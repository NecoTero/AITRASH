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5848E" w14:textId="77777777" w:rsidR="00A66D76" w:rsidRDefault="00C835C6">
      <w:pPr>
        <w:tabs>
          <w:tab w:val="left" w:pos="851"/>
          <w:tab w:val="left" w:pos="1134"/>
          <w:tab w:val="left" w:pos="1560"/>
        </w:tabs>
        <w:ind w:left="1134" w:right="28" w:hanging="1134"/>
        <w:jc w:val="right"/>
        <w:rPr>
          <w:rFonts w:cstheme="minorHAnsi"/>
          <w:caps/>
        </w:rPr>
      </w:pPr>
      <w:bookmarkStart w:id="0" w:name="_Toc466378837"/>
      <w:r>
        <w:rPr>
          <w:rFonts w:cstheme="minorHAnsi"/>
          <w:caps/>
        </w:rPr>
        <w:t xml:space="preserve"> </w:t>
      </w:r>
      <w:r>
        <w:rPr>
          <w:rFonts w:cstheme="minorHAnsi"/>
          <w:caps/>
          <w:lang w:val="en-US"/>
        </w:rPr>
        <w:t>BIM</w:t>
      </w:r>
      <w:r>
        <w:rPr>
          <w:rFonts w:cstheme="minorHAnsi"/>
          <w:caps/>
        </w:rPr>
        <w:t xml:space="preserve"> – информационное моделирование зданий и сооружений</w:t>
      </w:r>
    </w:p>
    <w:sdt>
      <w:sdtPr>
        <w:rPr>
          <w:rFonts w:cstheme="minorHAnsi"/>
          <w:caps/>
        </w:rPr>
        <w:id w:val="-366986310"/>
        <w:docPartObj>
          <w:docPartGallery w:val="Cover Pages"/>
          <w:docPartUnique/>
        </w:docPartObj>
      </w:sdtPr>
      <w:sdtContent>
        <w:p w14:paraId="721AEADD" w14:textId="77777777" w:rsidR="00A66D76" w:rsidRDefault="00C835C6">
          <w:pPr>
            <w:tabs>
              <w:tab w:val="left" w:pos="851"/>
              <w:tab w:val="left" w:pos="1134"/>
              <w:tab w:val="left" w:pos="1560"/>
            </w:tabs>
            <w:ind w:left="1134" w:right="28" w:hanging="1134"/>
            <w:jc w:val="right"/>
            <w:rPr>
              <w:rFonts w:eastAsia="Times New Roman" w:cstheme="minorHAnsi"/>
              <w:sz w:val="20"/>
              <w:szCs w:val="20"/>
            </w:rPr>
          </w:pPr>
          <w:r>
            <w:rPr>
              <w:rFonts w:cstheme="minorHAnsi"/>
              <w:caps/>
            </w:rPr>
            <w:tab/>
          </w:r>
          <w:r>
            <w:rPr>
              <w:rFonts w:cstheme="minorHAnsi"/>
              <w:caps/>
            </w:rPr>
            <w:tab/>
          </w:r>
          <w:r>
            <w:rPr>
              <w:rFonts w:cstheme="minorHAnsi"/>
              <w:caps/>
            </w:rPr>
            <w:tab/>
          </w:r>
          <w:r>
            <w:rPr>
              <w:rFonts w:cstheme="minorHAnsi"/>
              <w:caps/>
            </w:rPr>
            <w:tab/>
          </w:r>
          <w:r>
            <w:rPr>
              <w:rFonts w:eastAsia="Times New Roman" w:cstheme="minorHAnsi"/>
              <w:sz w:val="20"/>
              <w:szCs w:val="20"/>
            </w:rPr>
            <w:t>Приложение № __</w:t>
          </w:r>
        </w:p>
        <w:p w14:paraId="0DB111BB" w14:textId="77777777" w:rsidR="00A66D76" w:rsidRDefault="00C835C6">
          <w:pPr>
            <w:tabs>
              <w:tab w:val="left" w:pos="851"/>
              <w:tab w:val="left" w:pos="1134"/>
            </w:tabs>
            <w:ind w:left="1134" w:right="28" w:hanging="1134"/>
            <w:jc w:val="right"/>
            <w:rPr>
              <w:rFonts w:eastAsia="Times New Roman" w:cstheme="minorHAnsi"/>
              <w:sz w:val="20"/>
              <w:szCs w:val="20"/>
            </w:rPr>
          </w:pPr>
          <w:r>
            <w:rPr>
              <w:rFonts w:eastAsia="Times New Roman" w:cstheme="minorHAnsi"/>
              <w:sz w:val="20"/>
              <w:szCs w:val="20"/>
            </w:rPr>
            <w:t>к Договору № _____ от «__»_______ 20__ г.</w:t>
          </w:r>
        </w:p>
        <w:p w14:paraId="5D01E6B5" w14:textId="77777777" w:rsidR="00A66D76" w:rsidRDefault="00A66D76">
          <w:pPr>
            <w:ind w:left="1134"/>
            <w:rPr>
              <w:rFonts w:cstheme="minorHAnsi"/>
              <w:caps/>
            </w:rPr>
          </w:pPr>
        </w:p>
        <w:p w14:paraId="2CFC9B4D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28"/>
            </w:rPr>
          </w:pPr>
        </w:p>
        <w:p w14:paraId="71DEA1E0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28"/>
            </w:rPr>
          </w:pPr>
        </w:p>
        <w:p w14:paraId="04F50477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28"/>
            </w:rPr>
          </w:pPr>
        </w:p>
        <w:p w14:paraId="46B906E5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p w14:paraId="434A6BD6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p w14:paraId="1917D91F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tbl>
          <w:tblPr>
            <w:tblpPr w:leftFromText="187" w:rightFromText="187" w:vertAnchor="page" w:horzAnchor="margin" w:tblpXSpec="right" w:tblpY="4701"/>
            <w:tblW w:w="0" w:type="auto"/>
            <w:tblBorders>
              <w:top w:val="single" w:sz="36" w:space="0" w:color="FDC50A"/>
              <w:bottom w:val="single" w:sz="36" w:space="0" w:color="FDC50A"/>
              <w:insideH w:val="single" w:sz="36" w:space="0" w:color="FDC50A"/>
              <w:insideV w:val="single" w:sz="36" w:space="0" w:color="FFE82B"/>
            </w:tblBorders>
            <w:tblLayout w:type="fixed"/>
            <w:tblCellMar>
              <w:top w:w="360" w:type="dxa"/>
              <w:left w:w="115" w:type="dxa"/>
              <w:bottom w:w="360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6560"/>
          </w:tblGrid>
          <w:tr w:rsidR="00A66D76" w14:paraId="3999DBA7" w14:textId="77777777">
            <w:trPr>
              <w:cantSplit/>
              <w:trHeight w:val="569"/>
            </w:trPr>
            <w:tc>
              <w:tcPr>
                <w:tcW w:w="6560" w:type="dxa"/>
                <w:tcBorders>
                  <w:top w:val="single" w:sz="24" w:space="0" w:color="58B249"/>
                  <w:bottom w:val="single" w:sz="24" w:space="0" w:color="58B249"/>
                </w:tcBorders>
              </w:tcPr>
              <w:p w14:paraId="42F12EB6" w14:textId="77777777" w:rsidR="00A66D76" w:rsidRDefault="00C835C6">
                <w:pPr>
                  <w:pStyle w:val="aff0"/>
                  <w:spacing w:after="120"/>
                  <w:rPr>
                    <w:rFonts w:eastAsiaTheme="majorEastAsia" w:cstheme="minorHAnsi"/>
                    <w:sz w:val="36"/>
                    <w:szCs w:val="36"/>
                  </w:rPr>
                </w:pPr>
                <w:r>
                  <w:rPr>
                    <w:rFonts w:eastAsiaTheme="majorEastAsia" w:cstheme="minorHAnsi"/>
                    <w:sz w:val="36"/>
                    <w:szCs w:val="36"/>
                  </w:rPr>
                  <w:t>Информационные требования заказчика</w:t>
                </w:r>
              </w:p>
            </w:tc>
          </w:tr>
          <w:tr w:rsidR="00A66D76" w14:paraId="4A45DAED" w14:textId="77777777">
            <w:trPr>
              <w:cantSplit/>
              <w:trHeight w:val="349"/>
            </w:trPr>
            <w:tc>
              <w:tcPr>
                <w:tcW w:w="6560" w:type="dxa"/>
                <w:tcBorders>
                  <w:top w:val="single" w:sz="24" w:space="0" w:color="58B249"/>
                  <w:bottom w:val="single" w:sz="24" w:space="0" w:color="58B249"/>
                </w:tcBorders>
              </w:tcPr>
              <w:p w14:paraId="5E8C5FD8" w14:textId="77777777" w:rsidR="00A66D76" w:rsidRDefault="00C835C6">
                <w:pPr>
                  <w:pStyle w:val="aff0"/>
                  <w:spacing w:after="120"/>
                  <w:rPr>
                    <w:rFonts w:cstheme="minorHAnsi"/>
                    <w:sz w:val="36"/>
                    <w:szCs w:val="36"/>
                  </w:rPr>
                </w:pPr>
                <w:r>
                  <w:rPr>
                    <w:rFonts w:cstheme="minorHAnsi"/>
                    <w:sz w:val="36"/>
                    <w:szCs w:val="36"/>
                  </w:rPr>
                  <w:t>ОМ Девелопмент</w:t>
                </w:r>
              </w:p>
            </w:tc>
          </w:tr>
        </w:tbl>
        <w:p w14:paraId="74ECA0CB" w14:textId="77777777" w:rsidR="00A66D76" w:rsidRDefault="00A66D76">
          <w:pPr>
            <w:pStyle w:val="aff0"/>
            <w:spacing w:after="120"/>
            <w:jc w:val="center"/>
            <w:rPr>
              <w:rFonts w:cstheme="minorHAnsi"/>
              <w:spacing w:val="-1"/>
              <w:sz w:val="36"/>
              <w:szCs w:val="36"/>
            </w:rPr>
          </w:pPr>
        </w:p>
        <w:p w14:paraId="34E17EC3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p w14:paraId="49C8D1C9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p w14:paraId="3824E8C8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p w14:paraId="7B03158C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p w14:paraId="405E9458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p w14:paraId="076DD0CF" w14:textId="77777777" w:rsidR="00A66D76" w:rsidRDefault="00A66D76">
          <w:pPr>
            <w:pStyle w:val="aff0"/>
            <w:spacing w:after="120"/>
            <w:rPr>
              <w:rFonts w:cstheme="minorHAnsi"/>
              <w:spacing w:val="-1"/>
              <w:sz w:val="36"/>
              <w:szCs w:val="36"/>
            </w:rPr>
          </w:pPr>
        </w:p>
        <w:p w14:paraId="1AF04AB3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p w14:paraId="0F6E8308" w14:textId="77777777" w:rsidR="00A66D76" w:rsidRDefault="00C835C6">
          <w:pPr>
            <w:pStyle w:val="aff0"/>
            <w:tabs>
              <w:tab w:val="left" w:pos="218"/>
            </w:tabs>
            <w:spacing w:after="120"/>
            <w:rPr>
              <w:rFonts w:cstheme="minorHAnsi"/>
              <w:spacing w:val="-1"/>
              <w:sz w:val="36"/>
              <w:szCs w:val="36"/>
            </w:rPr>
          </w:pPr>
          <w:r>
            <w:rPr>
              <w:rFonts w:cstheme="minorHAnsi"/>
              <w:spacing w:val="-1"/>
              <w:sz w:val="36"/>
              <w:szCs w:val="36"/>
            </w:rPr>
            <w:tab/>
          </w:r>
        </w:p>
        <w:p w14:paraId="1DA580C2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36"/>
              <w:szCs w:val="36"/>
            </w:rPr>
          </w:pPr>
        </w:p>
        <w:p w14:paraId="71494473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28"/>
            </w:rPr>
          </w:pPr>
        </w:p>
        <w:p w14:paraId="22D3F5E7" w14:textId="77777777" w:rsidR="00A66D76" w:rsidRDefault="00A66D76">
          <w:pPr>
            <w:pStyle w:val="aff0"/>
            <w:spacing w:after="120"/>
            <w:jc w:val="right"/>
            <w:rPr>
              <w:rFonts w:cstheme="minorHAnsi"/>
              <w:spacing w:val="-1"/>
              <w:sz w:val="28"/>
            </w:rPr>
          </w:pPr>
        </w:p>
        <w:p w14:paraId="388D57CA" w14:textId="77777777" w:rsidR="00A66D76" w:rsidRDefault="00C835C6">
          <w:pPr>
            <w:pStyle w:val="aff0"/>
            <w:tabs>
              <w:tab w:val="left" w:pos="1792"/>
            </w:tabs>
            <w:spacing w:after="120"/>
            <w:rPr>
              <w:rFonts w:cstheme="minorHAnsi"/>
              <w:spacing w:val="-1"/>
              <w:sz w:val="28"/>
            </w:rPr>
          </w:pPr>
          <w:r>
            <w:rPr>
              <w:rFonts w:cstheme="minorHAnsi"/>
              <w:spacing w:val="-1"/>
              <w:sz w:val="28"/>
            </w:rPr>
            <w:tab/>
          </w:r>
        </w:p>
        <w:p w14:paraId="216DB50E" w14:textId="77777777" w:rsidR="00A66D76" w:rsidRDefault="00A66D76">
          <w:pPr>
            <w:pStyle w:val="aff0"/>
            <w:tabs>
              <w:tab w:val="left" w:pos="8477"/>
            </w:tabs>
            <w:spacing w:after="120"/>
            <w:rPr>
              <w:rFonts w:cstheme="minorHAnsi"/>
              <w:spacing w:val="-1"/>
            </w:rPr>
          </w:pPr>
        </w:p>
        <w:p w14:paraId="08C7974E" w14:textId="77777777" w:rsidR="00A66D76" w:rsidRDefault="00A66D76">
          <w:pPr>
            <w:jc w:val="right"/>
            <w:rPr>
              <w:lang w:eastAsia="ru-RU"/>
            </w:rPr>
          </w:pPr>
        </w:p>
        <w:p w14:paraId="6C044E2B" w14:textId="77777777" w:rsidR="00A66D76" w:rsidRDefault="00A66D76">
          <w:pPr>
            <w:pStyle w:val="aff0"/>
            <w:spacing w:after="120"/>
            <w:jc w:val="center"/>
            <w:rPr>
              <w:rFonts w:cstheme="minorHAnsi"/>
              <w:spacing w:val="-1"/>
            </w:rPr>
          </w:pPr>
        </w:p>
        <w:p w14:paraId="7C37C8B8" w14:textId="73C8306B" w:rsidR="00A66D76" w:rsidRDefault="00C835C6">
          <w:pPr>
            <w:pStyle w:val="aff0"/>
            <w:tabs>
              <w:tab w:val="center" w:pos="5233"/>
              <w:tab w:val="right" w:pos="10466"/>
            </w:tabs>
            <w:spacing w:after="120"/>
            <w:rPr>
              <w:rFonts w:cstheme="minorHAnsi"/>
              <w:spacing w:val="-1"/>
              <w:sz w:val="28"/>
            </w:rPr>
          </w:pPr>
          <w:r>
            <w:rPr>
              <w:rFonts w:cstheme="minorHAnsi"/>
              <w:spacing w:val="-1"/>
              <w:sz w:val="20"/>
            </w:rPr>
            <w:tab/>
          </w:r>
          <w:del w:id="1" w:author="D.Kambarov" w:date="2025-03-13T14:09:00Z">
            <w:r w:rsidDel="00CF2A18">
              <w:rPr>
                <w:rFonts w:cstheme="minorHAnsi"/>
                <w:spacing w:val="-1"/>
                <w:sz w:val="20"/>
              </w:rPr>
              <w:delText>Москва 2024</w:delText>
            </w:r>
          </w:del>
          <w:r>
            <w:rPr>
              <w:rFonts w:cstheme="minorHAnsi"/>
              <w:spacing w:val="-1"/>
              <w:sz w:val="28"/>
            </w:rPr>
            <w:tab/>
          </w:r>
        </w:p>
        <w:bookmarkStart w:id="2" w:name="_Toc192779627" w:displacedByCustomXml="next"/>
        <w:sdt>
          <w:sdtPr>
            <w:rPr>
              <w:rFonts w:eastAsiaTheme="minorHAnsi" w:cstheme="minorBidi"/>
              <w:b w:val="0"/>
              <w:bCs w:val="0"/>
              <w:caps w:val="0"/>
              <w:spacing w:val="0"/>
              <w:sz w:val="22"/>
              <w:szCs w:val="22"/>
            </w:rPr>
            <w:id w:val="1331484543"/>
            <w:docPartObj>
              <w:docPartGallery w:val="Table of Contents"/>
              <w:docPartUnique/>
            </w:docPartObj>
          </w:sdtPr>
          <w:sdtContent>
            <w:p w14:paraId="031C39DA" w14:textId="77777777" w:rsidR="00A66D76" w:rsidRDefault="00C835C6">
              <w:pPr>
                <w:pStyle w:val="OMDEV1"/>
                <w:spacing w:before="0" w:after="120" w:line="240" w:lineRule="auto"/>
              </w:pPr>
              <w:r>
                <w:t>Оглавление</w:t>
              </w:r>
              <w:bookmarkEnd w:id="2"/>
            </w:p>
            <w:p w14:paraId="711DD300" w14:textId="7B24B004" w:rsidR="008037B5" w:rsidRDefault="00C835C6">
              <w:pPr>
                <w:pStyle w:val="13"/>
                <w:rPr>
                  <w:rFonts w:eastAsiaTheme="minorEastAsia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r>
                <w:rPr>
                  <w:rFonts w:cstheme="minorHAnsi"/>
                </w:rPr>
                <w:fldChar w:fldCharType="begin"/>
              </w:r>
              <w:r>
                <w:rPr>
                  <w:rFonts w:cstheme="minorHAnsi"/>
                </w:rPr>
                <w:instrText xml:space="preserve"> TOC \o "1-3" \h \z \u </w:instrText>
              </w:r>
              <w:r>
                <w:rPr>
                  <w:rFonts w:cstheme="minorHAnsi"/>
                </w:rPr>
                <w:fldChar w:fldCharType="separate"/>
              </w:r>
              <w:hyperlink w:anchor="_Toc192779627" w:history="1">
                <w:r w:rsidR="008037B5" w:rsidRPr="004E4F8F">
                  <w:rPr>
                    <w:rStyle w:val="afc"/>
                    <w:noProof/>
                  </w:rPr>
                  <w:t>Оглавление</w:t>
                </w:r>
                <w:r w:rsidR="008037B5">
                  <w:rPr>
                    <w:noProof/>
                    <w:webHidden/>
                  </w:rPr>
                  <w:tab/>
                </w:r>
                <w:r w:rsidR="008037B5">
                  <w:rPr>
                    <w:noProof/>
                    <w:webHidden/>
                  </w:rPr>
                  <w:fldChar w:fldCharType="begin"/>
                </w:r>
                <w:r w:rsidR="008037B5">
                  <w:rPr>
                    <w:noProof/>
                    <w:webHidden/>
                  </w:rPr>
                  <w:instrText xml:space="preserve"> PAGEREF _Toc192779627 \h </w:instrText>
                </w:r>
                <w:r w:rsidR="008037B5">
                  <w:rPr>
                    <w:noProof/>
                    <w:webHidden/>
                  </w:rPr>
                </w:r>
                <w:r w:rsidR="008037B5">
                  <w:rPr>
                    <w:noProof/>
                    <w:webHidden/>
                  </w:rPr>
                  <w:fldChar w:fldCharType="separate"/>
                </w:r>
                <w:r w:rsidR="008037B5">
                  <w:rPr>
                    <w:noProof/>
                    <w:webHidden/>
                  </w:rPr>
                  <w:t>1</w:t>
                </w:r>
                <w:r w:rsidR="008037B5">
                  <w:rPr>
                    <w:noProof/>
                    <w:webHidden/>
                  </w:rPr>
                  <w:fldChar w:fldCharType="end"/>
                </w:r>
              </w:hyperlink>
            </w:p>
            <w:p w14:paraId="20349838" w14:textId="50FBD72B" w:rsidR="008037B5" w:rsidRDefault="008037B5">
              <w:pPr>
                <w:pStyle w:val="13"/>
                <w:tabs>
                  <w:tab w:val="left" w:pos="113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192779628" w:history="1">
                <w:r w:rsidRPr="004E4F8F">
                  <w:rPr>
                    <w:rStyle w:val="afc"/>
                    <w:noProof/>
                  </w:rPr>
                  <w:t>1.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ru-RU"/>
                    <w14:ligatures w14:val="standardContextual"/>
                  </w:rPr>
                  <w:tab/>
                </w:r>
                <w:r w:rsidRPr="004E4F8F">
                  <w:rPr>
                    <w:rStyle w:val="afc"/>
                    <w:noProof/>
                  </w:rPr>
                  <w:t>Основные положения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_Toc192779628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C06181" w14:textId="7F2DAB6F" w:rsidR="008037B5" w:rsidRDefault="008037B5">
              <w:pPr>
                <w:pStyle w:val="13"/>
                <w:tabs>
                  <w:tab w:val="left" w:pos="113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192779629" w:history="1">
                <w:r w:rsidRPr="004E4F8F">
                  <w:rPr>
                    <w:rStyle w:val="afc"/>
                    <w:noProof/>
                  </w:rPr>
                  <w:t>2.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ru-RU"/>
                    <w14:ligatures w14:val="standardContextual"/>
                  </w:rPr>
                  <w:tab/>
                </w:r>
                <w:r w:rsidRPr="004E4F8F">
                  <w:rPr>
                    <w:rStyle w:val="afc"/>
                    <w:noProof/>
                  </w:rPr>
                  <w:t>Обмен информацией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_Toc192779629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B695E71" w14:textId="34D60317" w:rsidR="008037B5" w:rsidRDefault="008037B5">
              <w:pPr>
                <w:pStyle w:val="13"/>
                <w:tabs>
                  <w:tab w:val="left" w:pos="113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192779630" w:history="1">
                <w:r w:rsidRPr="004E4F8F">
                  <w:rPr>
                    <w:rStyle w:val="afc"/>
                    <w:noProof/>
                  </w:rPr>
                  <w:t>3.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ru-RU"/>
                    <w14:ligatures w14:val="standardContextual"/>
                  </w:rPr>
                  <w:tab/>
                </w:r>
                <w:r w:rsidRPr="004E4F8F">
                  <w:rPr>
                    <w:rStyle w:val="afc"/>
                    <w:noProof/>
                  </w:rPr>
                  <w:t>Общие требования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_Toc192779630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458E0F4" w14:textId="1B35ADB5" w:rsidR="008037B5" w:rsidRDefault="008037B5">
              <w:pPr>
                <w:pStyle w:val="13"/>
                <w:tabs>
                  <w:tab w:val="left" w:pos="113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192779633" w:history="1">
                <w:r w:rsidRPr="004E4F8F">
                  <w:rPr>
                    <w:rStyle w:val="afc"/>
                    <w:noProof/>
                  </w:rPr>
                  <w:t>4.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ru-RU"/>
                    <w14:ligatures w14:val="standardContextual"/>
                  </w:rPr>
                  <w:tab/>
                </w:r>
                <w:r w:rsidRPr="004E4F8F">
                  <w:rPr>
                    <w:rStyle w:val="afc"/>
                    <w:noProof/>
                  </w:rPr>
                  <w:t>Требования к архитектурным моделям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_Toc192779633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BACA8E" w14:textId="20008F44" w:rsidR="008037B5" w:rsidRDefault="008037B5">
              <w:pPr>
                <w:pStyle w:val="13"/>
                <w:tabs>
                  <w:tab w:val="left" w:pos="113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192779634" w:history="1">
                <w:r w:rsidRPr="004E4F8F">
                  <w:rPr>
                    <w:rStyle w:val="afc"/>
                    <w:noProof/>
                  </w:rPr>
                  <w:t>5.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ru-RU"/>
                    <w14:ligatures w14:val="standardContextual"/>
                  </w:rPr>
                  <w:tab/>
                </w:r>
                <w:r w:rsidRPr="004E4F8F">
                  <w:rPr>
                    <w:rStyle w:val="afc"/>
                    <w:noProof/>
                  </w:rPr>
                  <w:t>Требования к конструктивным моделям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_Toc192779634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8F9823A" w14:textId="0C5D8F97" w:rsidR="008037B5" w:rsidRDefault="008037B5">
              <w:pPr>
                <w:pStyle w:val="13"/>
                <w:tabs>
                  <w:tab w:val="left" w:pos="113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192779635" w:history="1">
                <w:r w:rsidRPr="004E4F8F">
                  <w:rPr>
                    <w:rStyle w:val="afc"/>
                    <w:noProof/>
                  </w:rPr>
                  <w:t>6.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ru-RU"/>
                    <w14:ligatures w14:val="standardContextual"/>
                  </w:rPr>
                  <w:tab/>
                </w:r>
                <w:r w:rsidRPr="004E4F8F">
                  <w:rPr>
                    <w:rStyle w:val="afc"/>
                    <w:noProof/>
                  </w:rPr>
                  <w:t>Требования к инженерным моделям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_Toc192779635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705C058" w14:textId="1E6AB29C" w:rsidR="008037B5" w:rsidRDefault="008037B5">
              <w:pPr>
                <w:pStyle w:val="13"/>
                <w:tabs>
                  <w:tab w:val="left" w:pos="113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192779636" w:history="1">
                <w:r w:rsidRPr="004E4F8F">
                  <w:rPr>
                    <w:rStyle w:val="afc"/>
                    <w:noProof/>
                  </w:rPr>
                  <w:t>7.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ru-RU"/>
                    <w14:ligatures w14:val="standardContextual"/>
                  </w:rPr>
                  <w:tab/>
                </w:r>
                <w:r w:rsidRPr="004E4F8F">
                  <w:rPr>
                    <w:rStyle w:val="afc"/>
                    <w:noProof/>
                  </w:rPr>
                  <w:t xml:space="preserve">Плагин квартирографии </w:t>
                </w:r>
                <w:r w:rsidRPr="004E4F8F">
                  <w:rPr>
                    <w:rStyle w:val="afc"/>
                    <w:noProof/>
                    <w:lang w:val="en-US"/>
                  </w:rPr>
                  <w:t>OMDV</w:t>
                </w:r>
                <w:r w:rsidRPr="004E4F8F">
                  <w:rPr>
                    <w:rStyle w:val="afc"/>
                    <w:noProof/>
                  </w:rPr>
                  <w:t xml:space="preserve"> </w:t>
                </w:r>
                <w:r w:rsidRPr="004E4F8F">
                  <w:rPr>
                    <w:rStyle w:val="afc"/>
                    <w:noProof/>
                    <w:lang w:val="en-US"/>
                  </w:rPr>
                  <w:t>BUILDING</w:t>
                </w:r>
                <w:r w:rsidRPr="004E4F8F">
                  <w:rPr>
                    <w:rStyle w:val="afc"/>
                    <w:noProof/>
                  </w:rPr>
                  <w:t xml:space="preserve"> для </w:t>
                </w:r>
                <w:r w:rsidRPr="004E4F8F">
                  <w:rPr>
                    <w:rStyle w:val="afc"/>
                    <w:noProof/>
                    <w:lang w:val="en-US"/>
                  </w:rPr>
                  <w:t>Autodesk</w:t>
                </w:r>
                <w:r w:rsidRPr="004E4F8F">
                  <w:rPr>
                    <w:rStyle w:val="afc"/>
                    <w:noProof/>
                  </w:rPr>
                  <w:t xml:space="preserve"> </w:t>
                </w:r>
                <w:r w:rsidRPr="004E4F8F">
                  <w:rPr>
                    <w:rStyle w:val="afc"/>
                    <w:noProof/>
                    <w:lang w:val="en-US"/>
                  </w:rPr>
                  <w:t>Revit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_Toc192779636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2B09836" w14:textId="236AF830" w:rsidR="008037B5" w:rsidRDefault="008037B5">
              <w:pPr>
                <w:pStyle w:val="13"/>
                <w:tabs>
                  <w:tab w:val="left" w:pos="113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192779637" w:history="1">
                <w:r w:rsidRPr="004E4F8F">
                  <w:rPr>
                    <w:rStyle w:val="afc"/>
                    <w:noProof/>
                  </w:rPr>
                  <w:t>7.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ru-RU"/>
                    <w14:ligatures w14:val="standardContextual"/>
                  </w:rPr>
                  <w:tab/>
                </w:r>
                <w:r w:rsidRPr="004E4F8F">
                  <w:rPr>
                    <w:rStyle w:val="afc"/>
                    <w:noProof/>
                  </w:rPr>
                  <w:t xml:space="preserve">Разграничение разработки документации в </w:t>
                </w:r>
                <w:r w:rsidRPr="004E4F8F">
                  <w:rPr>
                    <w:rStyle w:val="afc"/>
                    <w:noProof/>
                    <w:lang w:val="en-US"/>
                  </w:rPr>
                  <w:t>BIM</w:t>
                </w:r>
                <w:r w:rsidRPr="004E4F8F">
                  <w:rPr>
                    <w:rStyle w:val="afc"/>
                    <w:noProof/>
                  </w:rPr>
                  <w:t>-Модели и других программных средах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_Toc192779637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BCBF17C" w14:textId="1C9B0457" w:rsidR="008037B5" w:rsidRDefault="008037B5">
              <w:pPr>
                <w:pStyle w:val="13"/>
                <w:tabs>
                  <w:tab w:val="left" w:pos="113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192779638" w:history="1">
                <w:r w:rsidRPr="004E4F8F">
                  <w:rPr>
                    <w:rStyle w:val="afc"/>
                    <w:noProof/>
                  </w:rPr>
                  <w:t>8.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ru-RU"/>
                    <w14:ligatures w14:val="standardContextual"/>
                  </w:rPr>
                  <w:tab/>
                </w:r>
                <w:r w:rsidRPr="004E4F8F">
                  <w:rPr>
                    <w:rStyle w:val="afc"/>
                    <w:noProof/>
                  </w:rPr>
                  <w:t>Терминология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_Toc192779638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EC8A299" w14:textId="77777777" w:rsidR="00A66D76" w:rsidRDefault="00C835C6" w:rsidP="00677ECD">
              <w:pPr>
                <w:rPr>
                  <w:sz w:val="6"/>
                  <w:szCs w:val="6"/>
                </w:rPr>
              </w:pPr>
              <w:r>
                <w:rPr>
                  <w:rFonts w:eastAsiaTheme="minorEastAsia"/>
                </w:rPr>
                <w:fldChar w:fldCharType="end"/>
              </w:r>
            </w:p>
          </w:sdtContent>
        </w:sdt>
        <w:p w14:paraId="7212BC18" w14:textId="77777777" w:rsidR="00A66D76" w:rsidRDefault="00C835C6">
          <w:pPr>
            <w:rPr>
              <w:rFonts w:eastAsia="Times New Roman" w:cstheme="minorHAnsi"/>
              <w:b/>
              <w:bCs/>
              <w:caps/>
              <w:spacing w:val="-1"/>
              <w:sz w:val="28"/>
              <w:szCs w:val="32"/>
            </w:rPr>
          </w:pPr>
          <w:r>
            <w:rPr>
              <w:rFonts w:eastAsiaTheme="minorEastAsia" w:cstheme="minorHAnsi"/>
              <w:b/>
              <w:bCs/>
              <w:caps/>
              <w:spacing w:val="-1"/>
              <w:sz w:val="28"/>
              <w:szCs w:val="32"/>
            </w:rPr>
            <w:br w:type="page" w:clear="all"/>
          </w:r>
        </w:p>
        <w:bookmarkEnd w:id="0" w:displacedByCustomXml="next"/>
      </w:sdtContent>
    </w:sdt>
    <w:p w14:paraId="53C6CFF1" w14:textId="77777777" w:rsidR="00A66D76" w:rsidRDefault="00A66D76">
      <w:pPr>
        <w:pStyle w:val="OMDEV"/>
        <w:spacing w:before="0" w:after="120" w:line="240" w:lineRule="auto"/>
        <w:ind w:left="567" w:hanging="567"/>
        <w:sectPr w:rsidR="00A66D76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/>
          <w:pgMar w:top="720" w:right="720" w:bottom="720" w:left="720" w:header="703" w:footer="709" w:gutter="0"/>
          <w:pgNumType w:start="0"/>
          <w:cols w:space="708"/>
          <w:titlePg/>
          <w:docGrid w:linePitch="360"/>
        </w:sectPr>
      </w:pPr>
    </w:p>
    <w:p w14:paraId="0D2427B2" w14:textId="77777777" w:rsidR="00A66D76" w:rsidRDefault="00C835C6" w:rsidP="00677ECD">
      <w:pPr>
        <w:pStyle w:val="OMDEV"/>
        <w:numPr>
          <w:ilvl w:val="0"/>
          <w:numId w:val="8"/>
        </w:numPr>
        <w:spacing w:before="0" w:after="120" w:line="240" w:lineRule="auto"/>
        <w:ind w:left="567" w:hanging="567"/>
      </w:pPr>
      <w:bookmarkStart w:id="22" w:name="_Toc192779628"/>
      <w:r>
        <w:rPr>
          <w:rFonts w:eastAsiaTheme="minorEastAsia" w:cstheme="minorBidi"/>
        </w:rPr>
        <w:t>Основные положения</w:t>
      </w:r>
      <w:bookmarkEnd w:id="22"/>
    </w:p>
    <w:p w14:paraId="3F1394A8" w14:textId="5F7184D1" w:rsidR="00A66D76" w:rsidRPr="00677ECD" w:rsidRDefault="00C835C6" w:rsidP="00677ECD">
      <w:pPr>
        <w:pStyle w:val="OMDV2"/>
        <w:rPr>
          <w:lang w:val="ru-RU"/>
          <w:rPrChange w:id="23" w:author="Дмитрий Камбаров" w:date="2026-04-15T13:31:00Z">
            <w:rPr/>
          </w:rPrChange>
        </w:rPr>
      </w:pPr>
      <w:r w:rsidRPr="00677ECD">
        <w:rPr>
          <w:lang w:val="ru-RU"/>
        </w:rPr>
        <w:t xml:space="preserve">В настоящем документе обозначены основные направления </w:t>
      </w:r>
      <w:r>
        <w:t>BIM</w:t>
      </w:r>
      <w:r w:rsidRPr="00677ECD">
        <w:rPr>
          <w:lang w:val="ru-RU"/>
        </w:rPr>
        <w:t xml:space="preserve"> моделирования, с учетом всех преимуществ, которые дает использование </w:t>
      </w:r>
      <w:r>
        <w:t>BIM</w:t>
      </w:r>
      <w:r w:rsidRPr="00677ECD">
        <w:rPr>
          <w:lang w:val="ru-RU"/>
        </w:rPr>
        <w:t xml:space="preserve"> и которые позволяют получить более высокую степень осознанного принятия решений с помощью визуальных и технических средств проектирования. Данные требования базируются на программных продуктах </w:t>
      </w:r>
      <w:r>
        <w:t>Autodesk</w:t>
      </w:r>
      <w:r w:rsidRPr="00677ECD">
        <w:rPr>
          <w:lang w:val="ru-RU"/>
        </w:rPr>
        <w:t xml:space="preserve"> </w:t>
      </w:r>
      <w:r>
        <w:t>Revit</w:t>
      </w:r>
      <w:r w:rsidRPr="00677ECD">
        <w:rPr>
          <w:lang w:val="ru-RU"/>
        </w:rPr>
        <w:t xml:space="preserve">, </w:t>
      </w:r>
      <w:r>
        <w:t>Autodesk</w:t>
      </w:r>
      <w:r w:rsidRPr="00677ECD">
        <w:rPr>
          <w:lang w:val="ru-RU"/>
        </w:rPr>
        <w:t xml:space="preserve"> </w:t>
      </w:r>
      <w:r>
        <w:t>AutoCAD</w:t>
      </w:r>
      <w:r w:rsidRPr="00677ECD">
        <w:rPr>
          <w:lang w:val="ru-RU"/>
        </w:rPr>
        <w:t xml:space="preserve"> и </w:t>
      </w:r>
      <w:r>
        <w:t>Autodesk</w:t>
      </w:r>
      <w:r w:rsidRPr="00677ECD">
        <w:rPr>
          <w:lang w:val="ru-RU"/>
        </w:rPr>
        <w:t xml:space="preserve"> </w:t>
      </w:r>
      <w:r>
        <w:t>Navisworks</w:t>
      </w:r>
      <w:r w:rsidRPr="00677ECD">
        <w:rPr>
          <w:lang w:val="ru-RU"/>
        </w:rPr>
        <w:t xml:space="preserve">. </w:t>
      </w:r>
      <w:ins w:id="24" w:author="D.Kambarov" w:date="2025-03-17T13:52:00Z">
        <w:r w:rsidR="00DD0F8D" w:rsidRPr="00DD0F8D">
          <w:rPr>
            <w:lang w:val="ru-RU"/>
          </w:rPr>
          <w:t>Допускается использование других программных средств при условии соответствия требованиям данного документа (см. раздел 8)</w:t>
        </w:r>
      </w:ins>
      <w:del w:id="25" w:author="D.Kambarov" w:date="2025-03-17T13:52:00Z">
        <w:r w:rsidR="00DD0F8D" w:rsidDel="00DD0F8D">
          <w:rPr>
            <w:lang w:val="ru-RU"/>
          </w:rPr>
          <w:delText>П</w:delText>
        </w:r>
        <w:r w:rsidR="00DD0F8D" w:rsidRPr="00DD0F8D" w:rsidDel="00DD0F8D">
          <w:rPr>
            <w:lang w:val="ru-RU"/>
          </w:rPr>
          <w:delText xml:space="preserve">ри этом требования не ограничивают применение других программных средств в процессе проектирования, если это не противоречит настоящим требованиям </w:delText>
        </w:r>
        <w:r w:rsidRPr="008037B5" w:rsidDel="00DD0F8D">
          <w:rPr>
            <w:lang w:val="ru-RU"/>
            <w:rPrChange w:id="26" w:author="D.Kambarov" w:date="2025-03-13T17:33:00Z">
              <w:rPr>
                <w:rFonts w:eastAsiaTheme="minorHAnsi"/>
                <w:lang w:val="ru-RU" w:eastAsia="en-US"/>
              </w:rPr>
            </w:rPrChange>
          </w:rPr>
          <w:delText>(см. раздел 8)</w:delText>
        </w:r>
      </w:del>
      <w:r w:rsidRPr="008037B5">
        <w:rPr>
          <w:lang w:val="ru-RU"/>
          <w:rPrChange w:id="27" w:author="D.Kambarov" w:date="2025-03-13T17:33:00Z">
            <w:rPr>
              <w:rFonts w:eastAsiaTheme="minorHAnsi"/>
              <w:lang w:val="ru-RU" w:eastAsia="en-US"/>
            </w:rPr>
          </w:rPrChange>
        </w:rPr>
        <w:t>;</w:t>
      </w:r>
    </w:p>
    <w:p w14:paraId="6D3AC553" w14:textId="77777777" w:rsidR="00A66D76" w:rsidRDefault="00C835C6" w:rsidP="00677ECD">
      <w:pPr>
        <w:pStyle w:val="OMDV2"/>
      </w:pPr>
      <w:proofErr w:type="spellStart"/>
      <w:r>
        <w:t>Задачи</w:t>
      </w:r>
      <w:proofErr w:type="spellEnd"/>
      <w:r>
        <w:t xml:space="preserve"> </w:t>
      </w:r>
      <w:proofErr w:type="spellStart"/>
      <w:r>
        <w:t>настоящего</w:t>
      </w:r>
      <w:proofErr w:type="spellEnd"/>
      <w:r>
        <w:t xml:space="preserve"> </w:t>
      </w:r>
      <w:proofErr w:type="spellStart"/>
      <w:r>
        <w:t>документа</w:t>
      </w:r>
      <w:proofErr w:type="spellEnd"/>
      <w:r>
        <w:t>:</w:t>
      </w:r>
    </w:p>
    <w:p w14:paraId="02B0E842" w14:textId="77777777" w:rsidR="00A66D76" w:rsidRDefault="00C835C6">
      <w:pPr>
        <w:pStyle w:val="af1"/>
        <w:numPr>
          <w:ilvl w:val="1"/>
          <w:numId w:val="43"/>
        </w:numPr>
        <w:tabs>
          <w:tab w:val="left" w:pos="709"/>
        </w:tabs>
        <w:ind w:left="567" w:hanging="425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Обеспечение единообразного BIM-моделирования среди всех участников процесса проектирования;</w:t>
      </w:r>
    </w:p>
    <w:p w14:paraId="57CADD0E" w14:textId="77777777" w:rsidR="00A66D76" w:rsidRDefault="00C835C6">
      <w:pPr>
        <w:pStyle w:val="af1"/>
        <w:numPr>
          <w:ilvl w:val="1"/>
          <w:numId w:val="43"/>
        </w:numPr>
        <w:tabs>
          <w:tab w:val="left" w:pos="709"/>
        </w:tabs>
        <w:ind w:left="567" w:hanging="425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Обеспечение возможности реализации процессов заказчика за счёт выполнения всех нижеизложенных требований;</w:t>
      </w:r>
    </w:p>
    <w:p w14:paraId="1C8F3AF5" w14:textId="77777777" w:rsidR="00A66D76" w:rsidRDefault="00C835C6">
      <w:pPr>
        <w:pStyle w:val="af1"/>
        <w:numPr>
          <w:ilvl w:val="1"/>
          <w:numId w:val="43"/>
        </w:numPr>
        <w:tabs>
          <w:tab w:val="left" w:pos="709"/>
        </w:tabs>
        <w:ind w:left="567" w:hanging="425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Обеспечение разработки моделей, пригодных для использования на всех стадиях жизненного цикла объекта (4</w:t>
      </w:r>
      <w:r>
        <w:rPr>
          <w:rFonts w:eastAsiaTheme="minorEastAsia" w:cstheme="minorHAnsi"/>
          <w:lang w:val="en-US" w:eastAsia="fr-FR"/>
        </w:rPr>
        <w:t>D</w:t>
      </w:r>
      <w:r>
        <w:rPr>
          <w:rFonts w:eastAsiaTheme="minorEastAsia" w:cstheme="minorHAnsi"/>
          <w:lang w:eastAsia="fr-FR"/>
        </w:rPr>
        <w:t xml:space="preserve"> / 5</w:t>
      </w:r>
      <w:r>
        <w:rPr>
          <w:rFonts w:eastAsiaTheme="minorEastAsia" w:cstheme="minorHAnsi"/>
          <w:lang w:val="en-US" w:eastAsia="fr-FR"/>
        </w:rPr>
        <w:t>D</w:t>
      </w:r>
      <w:r>
        <w:rPr>
          <w:rFonts w:eastAsiaTheme="minorEastAsia" w:cstheme="minorHAnsi"/>
          <w:lang w:eastAsia="fr-FR"/>
        </w:rPr>
        <w:t xml:space="preserve"> </w:t>
      </w:r>
      <w:r>
        <w:rPr>
          <w:rFonts w:eastAsiaTheme="minorEastAsia" w:cstheme="minorHAnsi"/>
          <w:lang w:val="en-US" w:eastAsia="fr-FR"/>
        </w:rPr>
        <w:t>BIM</w:t>
      </w:r>
      <w:r>
        <w:rPr>
          <w:rFonts w:eastAsiaTheme="minorEastAsia" w:cstheme="minorHAnsi"/>
          <w:lang w:eastAsia="fr-FR"/>
        </w:rPr>
        <w:t>) и в процессе эксплуатации.</w:t>
      </w:r>
    </w:p>
    <w:p w14:paraId="3DD57D74" w14:textId="77777777" w:rsidR="00A66D76" w:rsidRPr="00677ECD" w:rsidRDefault="00C835C6">
      <w:pPr>
        <w:pStyle w:val="OMDV2"/>
        <w:rPr>
          <w:lang w:val="ru-RU"/>
          <w:rPrChange w:id="28" w:author="Дмитрий Камбаров" w:date="2026-04-15T13:31:00Z">
            <w:rPr>
              <w:rFonts w:eastAsiaTheme="minorEastAsia"/>
              <w:lang w:eastAsia="fr-FR"/>
            </w:rPr>
          </w:rPrChange>
        </w:rPr>
        <w:pPrChange w:id="29" w:author="D.Kambarov" w:date="2025-03-13T14:06:00Z">
          <w:pPr>
            <w:pStyle w:val="af1"/>
            <w:numPr>
              <w:numId w:val="13"/>
            </w:numPr>
            <w:tabs>
              <w:tab w:val="left" w:pos="142"/>
            </w:tabs>
            <w:ind w:left="567" w:hanging="567"/>
            <w:contextualSpacing w:val="0"/>
          </w:pPr>
        </w:pPrChange>
      </w:pPr>
      <w:r w:rsidRPr="008037B5">
        <w:rPr>
          <w:lang w:val="ru-RU"/>
          <w:rPrChange w:id="30" w:author="D.Kambarov" w:date="2025-03-13T17:33:00Z">
            <w:rPr/>
          </w:rPrChange>
        </w:rPr>
        <w:t xml:space="preserve">Проектировщик несёт ответственность за все параметры, заполненные в модели. Вся информация, содержащаяся в передаваемой модели, включая данные о производителях и марках оборудования, считается актуальной и пригодной для использования Заказчиком (согласно требованиям данного документа к параметрам моделей соответствующих разделов); </w:t>
      </w:r>
    </w:p>
    <w:p w14:paraId="423AAAAD" w14:textId="77777777" w:rsidR="00A66D76" w:rsidRPr="00677ECD" w:rsidRDefault="00C835C6">
      <w:pPr>
        <w:pStyle w:val="OMDV2"/>
        <w:rPr>
          <w:lang w:val="ru-RU"/>
          <w:rPrChange w:id="31" w:author="Дмитрий Камбаров" w:date="2026-04-15T13:31:00Z">
            <w:rPr>
              <w:rFonts w:eastAsiaTheme="minorEastAsia"/>
              <w:lang w:eastAsia="fr-FR"/>
            </w:rPr>
          </w:rPrChange>
        </w:rPr>
        <w:pPrChange w:id="32" w:author="D.Kambarov" w:date="2025-03-13T14:06:00Z">
          <w:pPr>
            <w:pStyle w:val="af1"/>
            <w:numPr>
              <w:numId w:val="13"/>
            </w:numPr>
            <w:tabs>
              <w:tab w:val="left" w:pos="142"/>
            </w:tabs>
            <w:ind w:left="567" w:hanging="567"/>
            <w:contextualSpacing w:val="0"/>
          </w:pPr>
        </w:pPrChange>
      </w:pPr>
      <w:r>
        <w:rPr>
          <w:b/>
          <w:i/>
        </w:rPr>
        <w:t>BEP</w:t>
      </w:r>
      <w:r w:rsidRPr="008037B5">
        <w:rPr>
          <w:lang w:val="ru-RU"/>
          <w:rPrChange w:id="33" w:author="D.Kambarov" w:date="2025-03-13T17:33:00Z">
            <w:rPr/>
          </w:rPrChange>
        </w:rPr>
        <w:t xml:space="preserve"> формируется по шаблону Заказчика (здесь и далее: </w:t>
      </w:r>
      <w:r>
        <w:rPr>
          <w:b/>
          <w:i/>
        </w:rPr>
        <w:t>BEP</w:t>
      </w:r>
      <w:r w:rsidRPr="008037B5">
        <w:rPr>
          <w:lang w:val="ru-RU"/>
          <w:rPrChange w:id="34" w:author="D.Kambarov" w:date="2025-03-13T17:33:00Z">
            <w:rPr/>
          </w:rPrChange>
        </w:rPr>
        <w:t xml:space="preserve"> – План Выполнения </w:t>
      </w:r>
      <w:r>
        <w:t>BIM</w:t>
      </w:r>
      <w:r w:rsidRPr="008037B5">
        <w:rPr>
          <w:lang w:val="ru-RU"/>
          <w:rPrChange w:id="35" w:author="D.Kambarov" w:date="2025-03-13T17:33:00Z">
            <w:rPr/>
          </w:rPrChange>
        </w:rPr>
        <w:t>-проекта)</w:t>
      </w:r>
    </w:p>
    <w:p w14:paraId="5FB27906" w14:textId="77777777" w:rsidR="00A66D76" w:rsidRPr="00677ECD" w:rsidRDefault="00C835C6">
      <w:pPr>
        <w:pStyle w:val="OMDV2"/>
        <w:rPr>
          <w:lang w:val="ru-RU"/>
          <w:rPrChange w:id="36" w:author="Дмитрий Камбаров" w:date="2026-04-15T13:31:00Z">
            <w:rPr>
              <w:rFonts w:eastAsiaTheme="minorEastAsia"/>
              <w:lang w:eastAsia="fr-FR"/>
            </w:rPr>
          </w:rPrChange>
        </w:rPr>
        <w:pPrChange w:id="37" w:author="D.Kambarov" w:date="2025-03-13T14:06:00Z">
          <w:pPr>
            <w:pStyle w:val="af1"/>
            <w:numPr>
              <w:numId w:val="13"/>
            </w:numPr>
            <w:tabs>
              <w:tab w:val="left" w:pos="142"/>
            </w:tabs>
            <w:ind w:left="567" w:hanging="567"/>
            <w:contextualSpacing w:val="0"/>
          </w:pPr>
        </w:pPrChange>
      </w:pPr>
      <w:r w:rsidRPr="008037B5">
        <w:rPr>
          <w:lang w:val="ru-RU"/>
          <w:rPrChange w:id="38" w:author="D.Kambarov" w:date="2025-03-13T17:33:00Z">
            <w:rPr/>
          </w:rPrChange>
        </w:rPr>
        <w:t xml:space="preserve">Любые отступления от </w:t>
      </w:r>
      <w:r>
        <w:t>EIR</w:t>
      </w:r>
      <w:r w:rsidRPr="008037B5">
        <w:rPr>
          <w:lang w:val="ru-RU"/>
          <w:rPrChange w:id="39" w:author="D.Kambarov" w:date="2025-03-13T17:33:00Z">
            <w:rPr/>
          </w:rPrChange>
        </w:rPr>
        <w:t xml:space="preserve"> должны быть согласованы с Заказчиком и описаны на этапе подписания договора в </w:t>
      </w:r>
      <w:r w:rsidRPr="008037B5">
        <w:rPr>
          <w:i/>
          <w:iCs/>
          <w:lang w:val="ru-RU"/>
          <w:rPrChange w:id="40" w:author="D.Kambarov" w:date="2025-03-13T17:33:00Z">
            <w:rPr>
              <w:i/>
              <w:iCs/>
            </w:rPr>
          </w:rPrChange>
        </w:rPr>
        <w:t>Таблице 10.1</w:t>
      </w:r>
      <w:r w:rsidRPr="008037B5">
        <w:rPr>
          <w:lang w:val="ru-RU"/>
          <w:rPrChange w:id="41" w:author="D.Kambarov" w:date="2025-03-13T17:33:00Z">
            <w:rPr/>
          </w:rPrChange>
        </w:rPr>
        <w:t xml:space="preserve">, а также отображены в </w:t>
      </w:r>
      <w:r>
        <w:rPr>
          <w:b/>
          <w:i/>
        </w:rPr>
        <w:t>BEP</w:t>
      </w:r>
      <w:r w:rsidRPr="008037B5">
        <w:rPr>
          <w:lang w:val="ru-RU"/>
          <w:rPrChange w:id="42" w:author="D.Kambarov" w:date="2025-03-13T17:33:00Z">
            <w:rPr/>
          </w:rPrChange>
        </w:rPr>
        <w:t xml:space="preserve">; </w:t>
      </w:r>
    </w:p>
    <w:p w14:paraId="5CD9D4A3" w14:textId="77777777" w:rsidR="00A66D76" w:rsidRPr="00677ECD" w:rsidRDefault="00C835C6">
      <w:pPr>
        <w:pStyle w:val="OMDV2"/>
        <w:rPr>
          <w:lang w:val="ru-RU"/>
          <w:rPrChange w:id="43" w:author="Дмитрий Камбаров" w:date="2026-04-15T13:31:00Z">
            <w:rPr>
              <w:rFonts w:eastAsiaTheme="minorEastAsia"/>
              <w:lang w:eastAsia="fr-FR"/>
            </w:rPr>
          </w:rPrChange>
        </w:rPr>
        <w:pPrChange w:id="44" w:author="D.Kambarov" w:date="2025-03-13T14:06:00Z">
          <w:pPr>
            <w:pStyle w:val="af1"/>
            <w:numPr>
              <w:numId w:val="13"/>
            </w:numPr>
            <w:tabs>
              <w:tab w:val="left" w:pos="142"/>
            </w:tabs>
            <w:ind w:left="567" w:hanging="567"/>
            <w:contextualSpacing w:val="0"/>
          </w:pPr>
        </w:pPrChange>
      </w:pPr>
      <w:r w:rsidRPr="008037B5">
        <w:rPr>
          <w:lang w:val="ru-RU"/>
          <w:rPrChange w:id="45" w:author="D.Kambarov" w:date="2025-03-13T17:33:00Z">
            <w:rPr/>
          </w:rPrChange>
        </w:rPr>
        <w:t xml:space="preserve">Информационное моделирование осуществляется в ПО </w:t>
      </w:r>
      <w:r>
        <w:t>Autodesk</w:t>
      </w:r>
      <w:r w:rsidRPr="008037B5">
        <w:rPr>
          <w:lang w:val="ru-RU"/>
          <w:rPrChange w:id="46" w:author="D.Kambarov" w:date="2025-03-13T17:33:00Z">
            <w:rPr/>
          </w:rPrChange>
        </w:rPr>
        <w:t xml:space="preserve"> </w:t>
      </w:r>
      <w:r>
        <w:t>Revit</w:t>
      </w:r>
      <w:r w:rsidRPr="008037B5">
        <w:rPr>
          <w:lang w:val="ru-RU"/>
          <w:rPrChange w:id="47" w:author="D.Kambarov" w:date="2025-03-13T17:33:00Z">
            <w:rPr/>
          </w:rPrChange>
        </w:rPr>
        <w:t xml:space="preserve"> согласно п.8. Версия ПО согласовывается на этапе заключения договора и указывается в </w:t>
      </w:r>
      <w:r>
        <w:rPr>
          <w:b/>
        </w:rPr>
        <w:t>BEP</w:t>
      </w:r>
      <w:r w:rsidRPr="008037B5">
        <w:rPr>
          <w:lang w:val="ru-RU"/>
          <w:rPrChange w:id="48" w:author="D.Kambarov" w:date="2025-03-13T17:33:00Z">
            <w:rPr/>
          </w:rPrChange>
        </w:rPr>
        <w:t>;</w:t>
      </w:r>
    </w:p>
    <w:p w14:paraId="2BBF5BEA" w14:textId="77777777" w:rsidR="00A66D76" w:rsidRPr="00677ECD" w:rsidRDefault="00C835C6">
      <w:pPr>
        <w:pStyle w:val="OMDV2"/>
        <w:rPr>
          <w:lang w:val="ru-RU"/>
          <w:rPrChange w:id="49" w:author="Дмитрий Камбаров" w:date="2026-04-15T13:31:00Z">
            <w:rPr>
              <w:rFonts w:eastAsiaTheme="minorEastAsia"/>
              <w:lang w:eastAsia="fr-FR"/>
            </w:rPr>
          </w:rPrChange>
        </w:rPr>
        <w:pPrChange w:id="50" w:author="D.Kambarov" w:date="2025-03-13T14:06:00Z">
          <w:pPr>
            <w:pStyle w:val="af1"/>
            <w:numPr>
              <w:numId w:val="13"/>
            </w:numPr>
            <w:tabs>
              <w:tab w:val="left" w:pos="142"/>
            </w:tabs>
            <w:ind w:left="567" w:hanging="567"/>
            <w:contextualSpacing w:val="0"/>
          </w:pPr>
        </w:pPrChange>
      </w:pPr>
      <w:r w:rsidRPr="008037B5">
        <w:rPr>
          <w:lang w:val="ru-RU"/>
          <w:rPrChange w:id="51" w:author="D.Kambarov" w:date="2025-03-13T17:33:00Z">
            <w:rPr/>
          </w:rPrChange>
        </w:rPr>
        <w:t>Все элементы модели разрабатываются в масштабе 1:1, с использованием метрических единиц измерения;</w:t>
      </w:r>
    </w:p>
    <w:p w14:paraId="6735ECA8" w14:textId="6A2F4445" w:rsidR="00A66D76" w:rsidRPr="00677ECD" w:rsidRDefault="00C835C6">
      <w:pPr>
        <w:pStyle w:val="OMDV2"/>
        <w:rPr>
          <w:lang w:val="ru-RU"/>
          <w:rPrChange w:id="52" w:author="Дмитрий Камбаров" w:date="2026-04-15T13:31:00Z">
            <w:rPr>
              <w:rFonts w:eastAsiaTheme="minorEastAsia"/>
              <w:lang w:eastAsia="fr-FR"/>
            </w:rPr>
          </w:rPrChange>
        </w:rPr>
        <w:pPrChange w:id="53" w:author="D.Kambarov" w:date="2025-03-13T14:06:00Z">
          <w:pPr>
            <w:pStyle w:val="af1"/>
            <w:numPr>
              <w:numId w:val="13"/>
            </w:numPr>
            <w:tabs>
              <w:tab w:val="left" w:pos="142"/>
            </w:tabs>
            <w:ind w:left="567" w:hanging="567"/>
            <w:contextualSpacing w:val="0"/>
          </w:pPr>
        </w:pPrChange>
      </w:pPr>
      <w:r w:rsidRPr="008037B5">
        <w:rPr>
          <w:lang w:val="ru-RU"/>
          <w:rPrChange w:id="54" w:author="D.Kambarov" w:date="2025-03-13T17:33:00Z">
            <w:rPr/>
          </w:rPrChange>
        </w:rPr>
        <w:t>Для обеспечения достаточного уровня точности, во время моделирования применя</w:t>
      </w:r>
      <w:ins w:id="55" w:author="D.Kambarov" w:date="2025-03-17T13:53:00Z">
        <w:r w:rsidR="00DD0F8D">
          <w:rPr>
            <w:lang w:val="ru-RU"/>
          </w:rPr>
          <w:t>е</w:t>
        </w:r>
      </w:ins>
      <w:r w:rsidRPr="008037B5">
        <w:rPr>
          <w:lang w:val="ru-RU"/>
          <w:rPrChange w:id="56" w:author="D.Kambarov" w:date="2025-03-13T17:33:00Z">
            <w:rPr/>
          </w:rPrChange>
        </w:rPr>
        <w:t>тся миллиметр с одним десятичным знаком;</w:t>
      </w:r>
    </w:p>
    <w:p w14:paraId="1AC4E245" w14:textId="77777777" w:rsidR="00A66D76" w:rsidRPr="00677ECD" w:rsidRDefault="00C835C6">
      <w:pPr>
        <w:pStyle w:val="OMDV2"/>
        <w:rPr>
          <w:lang w:val="ru-RU"/>
          <w:rPrChange w:id="57" w:author="Дмитрий Камбаров" w:date="2026-04-15T13:31:00Z">
            <w:rPr>
              <w:rFonts w:eastAsiaTheme="minorEastAsia"/>
              <w:lang w:eastAsia="fr-FR"/>
            </w:rPr>
          </w:rPrChange>
        </w:rPr>
        <w:pPrChange w:id="58" w:author="D.Kambarov" w:date="2025-03-13T14:06:00Z">
          <w:pPr>
            <w:pStyle w:val="af1"/>
            <w:numPr>
              <w:numId w:val="13"/>
            </w:numPr>
            <w:tabs>
              <w:tab w:val="left" w:pos="142"/>
            </w:tabs>
            <w:ind w:left="567" w:hanging="567"/>
            <w:contextualSpacing w:val="0"/>
          </w:pPr>
        </w:pPrChange>
      </w:pPr>
      <w:r w:rsidRPr="008037B5">
        <w:rPr>
          <w:lang w:val="ru-RU"/>
          <w:rPrChange w:id="59" w:author="D.Kambarov" w:date="2025-03-13T17:33:00Z">
            <w:rPr/>
          </w:rPrChange>
        </w:rPr>
        <w:t xml:space="preserve">Подгружаемые </w:t>
      </w:r>
      <w:r>
        <w:t>CAD</w:t>
      </w:r>
      <w:r w:rsidRPr="008037B5">
        <w:rPr>
          <w:lang w:val="ru-RU"/>
          <w:rPrChange w:id="60" w:author="D.Kambarov" w:date="2025-03-13T17:33:00Z">
            <w:rPr/>
          </w:rPrChange>
        </w:rPr>
        <w:t xml:space="preserve">-файлы масштабируются в соответствующих единицах перед загрузкой в </w:t>
      </w:r>
      <w:r>
        <w:t>BIM</w:t>
      </w:r>
      <w:r w:rsidRPr="008037B5">
        <w:rPr>
          <w:lang w:val="ru-RU"/>
          <w:rPrChange w:id="61" w:author="D.Kambarov" w:date="2025-03-13T17:33:00Z">
            <w:rPr/>
          </w:rPrChange>
        </w:rPr>
        <w:t>-модель;</w:t>
      </w:r>
    </w:p>
    <w:p w14:paraId="0E292080" w14:textId="77777777" w:rsidR="00A66D76" w:rsidRDefault="00C835C6">
      <w:pPr>
        <w:pStyle w:val="OMDV2"/>
        <w:pPrChange w:id="62" w:author="D.Kambarov" w:date="2025-03-13T14:06:00Z">
          <w:pPr>
            <w:pStyle w:val="af1"/>
            <w:numPr>
              <w:numId w:val="13"/>
            </w:numPr>
            <w:tabs>
              <w:tab w:val="left" w:pos="142"/>
            </w:tabs>
            <w:ind w:left="567" w:hanging="567"/>
            <w:contextualSpacing w:val="0"/>
          </w:pPr>
        </w:pPrChange>
      </w:pPr>
      <w:r w:rsidRPr="008037B5">
        <w:rPr>
          <w:lang w:val="ru-RU"/>
          <w:rPrChange w:id="63" w:author="D.Kambarov" w:date="2025-03-13T17:33:00Z">
            <w:rPr/>
          </w:rPrChange>
        </w:rPr>
        <w:t>Уровень детализации и информатизации элементов на каждой стадии проектирования (</w:t>
      </w:r>
      <w:r>
        <w:t>LOD</w:t>
      </w:r>
      <w:r w:rsidRPr="008037B5">
        <w:rPr>
          <w:lang w:val="ru-RU"/>
          <w:rPrChange w:id="64" w:author="D.Kambarov" w:date="2025-03-13T17:33:00Z">
            <w:rPr/>
          </w:rPrChange>
        </w:rPr>
        <w:t>/</w:t>
      </w:r>
      <w:r>
        <w:t>LOI</w:t>
      </w:r>
      <w:r w:rsidRPr="008037B5">
        <w:rPr>
          <w:lang w:val="ru-RU"/>
          <w:rPrChange w:id="65" w:author="D.Kambarov" w:date="2025-03-13T17:33:00Z">
            <w:rPr/>
          </w:rPrChange>
        </w:rPr>
        <w:t xml:space="preserve">) см. </w:t>
      </w:r>
      <w:r>
        <w:t>Разделы 4-6;</w:t>
      </w:r>
    </w:p>
    <w:p w14:paraId="5AD08126" w14:textId="77777777" w:rsidR="00A66D76" w:rsidRPr="00677ECD" w:rsidRDefault="00C835C6">
      <w:pPr>
        <w:pStyle w:val="OMDV2"/>
        <w:rPr>
          <w:lang w:val="ru-RU"/>
          <w:rPrChange w:id="66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67" w:author="D.Kambarov" w:date="2025-03-13T14:06:00Z">
          <w:pPr>
            <w:pStyle w:val="af1"/>
            <w:numPr>
              <w:numId w:val="13"/>
            </w:numPr>
            <w:tabs>
              <w:tab w:val="left" w:pos="142"/>
            </w:tabs>
            <w:ind w:left="567" w:hanging="567"/>
            <w:contextualSpacing w:val="0"/>
          </w:pPr>
        </w:pPrChange>
      </w:pPr>
      <w:r w:rsidRPr="008037B5">
        <w:rPr>
          <w:lang w:val="ru-RU"/>
          <w:rPrChange w:id="68" w:author="D.Kambarov" w:date="2025-03-13T17:33:00Z">
            <w:rPr/>
          </w:rPrChange>
        </w:rPr>
        <w:t xml:space="preserve">На любой стадии проектирования допускается использование шаблонов проектировщика. При этом </w:t>
      </w:r>
      <w:r w:rsidRPr="008037B5">
        <w:rPr>
          <w:u w:val="single"/>
          <w:lang w:val="ru-RU"/>
          <w:rPrChange w:id="69" w:author="D.Kambarov" w:date="2025-03-13T17:33:00Z">
            <w:rPr>
              <w:u w:val="single"/>
            </w:rPr>
          </w:rPrChange>
        </w:rPr>
        <w:t>обязательно скопируйте</w:t>
      </w:r>
      <w:r w:rsidRPr="008037B5">
        <w:rPr>
          <w:lang w:val="ru-RU"/>
          <w:rPrChange w:id="70" w:author="D.Kambarov" w:date="2025-03-13T17:33:00Z">
            <w:rPr/>
          </w:rPrChange>
        </w:rPr>
        <w:t xml:space="preserve"> </w:t>
      </w:r>
      <w:r w:rsidRPr="008037B5">
        <w:rPr>
          <w:i/>
          <w:iCs/>
          <w:lang w:val="ru-RU"/>
          <w:rPrChange w:id="71" w:author="D.Kambarov" w:date="2025-03-13T17:33:00Z">
            <w:rPr>
              <w:i/>
              <w:iCs/>
            </w:rPr>
          </w:rPrChange>
        </w:rPr>
        <w:t>Параметры проекта</w:t>
      </w:r>
      <w:r w:rsidRPr="008037B5">
        <w:rPr>
          <w:lang w:val="ru-RU"/>
          <w:rPrChange w:id="72" w:author="D.Kambarov" w:date="2025-03-13T17:33:00Z">
            <w:rPr/>
          </w:rPrChange>
        </w:rPr>
        <w:t xml:space="preserve"> из шаблона, который</w:t>
      </w:r>
      <w:r w:rsidRPr="008037B5">
        <w:rPr>
          <w:b/>
          <w:bCs/>
          <w:lang w:val="ru-RU"/>
          <w:rPrChange w:id="73" w:author="D.Kambarov" w:date="2025-03-13T17:33:00Z">
            <w:rPr>
              <w:b/>
              <w:bCs/>
            </w:rPr>
          </w:rPrChange>
        </w:rPr>
        <w:t xml:space="preserve"> </w:t>
      </w:r>
      <w:r w:rsidRPr="008037B5">
        <w:rPr>
          <w:lang w:val="ru-RU"/>
          <w:rPrChange w:id="74" w:author="D.Kambarov" w:date="2025-03-13T17:33:00Z">
            <w:rPr/>
          </w:rPrChange>
        </w:rPr>
        <w:t xml:space="preserve">передаётся </w:t>
      </w:r>
      <w:r>
        <w:t>BIM</w:t>
      </w:r>
      <w:r w:rsidRPr="008037B5">
        <w:rPr>
          <w:lang w:val="ru-RU"/>
          <w:rPrChange w:id="75" w:author="D.Kambarov" w:date="2025-03-13T17:33:00Z">
            <w:rPr/>
          </w:rPrChange>
        </w:rPr>
        <w:t xml:space="preserve">-отделом ОМ Девелопмент по запросу со стороны Проектировщика, либо добавьте </w:t>
      </w:r>
      <w:r w:rsidRPr="008037B5">
        <w:rPr>
          <w:i/>
          <w:iCs/>
          <w:lang w:val="ru-RU"/>
          <w:rPrChange w:id="76" w:author="D.Kambarov" w:date="2025-03-13T17:33:00Z">
            <w:rPr>
              <w:i/>
              <w:iCs/>
            </w:rPr>
          </w:rPrChange>
        </w:rPr>
        <w:t xml:space="preserve">Параметры проекта </w:t>
      </w:r>
      <w:r w:rsidRPr="008037B5">
        <w:rPr>
          <w:lang w:val="ru-RU"/>
          <w:rPrChange w:id="77" w:author="D.Kambarov" w:date="2025-03-13T17:33:00Z">
            <w:rPr/>
          </w:rPrChange>
        </w:rPr>
        <w:t xml:space="preserve">из </w:t>
      </w:r>
      <w:r w:rsidRPr="008037B5">
        <w:rPr>
          <w:i/>
          <w:iCs/>
          <w:lang w:val="ru-RU"/>
          <w:rPrChange w:id="78" w:author="D.Kambarov" w:date="2025-03-13T17:33:00Z">
            <w:rPr>
              <w:i/>
              <w:iCs/>
            </w:rPr>
          </w:rPrChange>
        </w:rPr>
        <w:t xml:space="preserve">Файла Общих Параметров </w:t>
      </w:r>
      <w:r w:rsidRPr="008037B5">
        <w:rPr>
          <w:lang w:val="ru-RU"/>
          <w:rPrChange w:id="79" w:author="D.Kambarov" w:date="2025-03-13T17:33:00Z">
            <w:rPr/>
          </w:rPrChange>
        </w:rPr>
        <w:t>(далее</w:t>
      </w:r>
      <w:r w:rsidRPr="008037B5">
        <w:rPr>
          <w:i/>
          <w:iCs/>
          <w:lang w:val="ru-RU"/>
          <w:rPrChange w:id="80" w:author="D.Kambarov" w:date="2025-03-13T17:33:00Z">
            <w:rPr>
              <w:i/>
              <w:iCs/>
            </w:rPr>
          </w:rPrChange>
        </w:rPr>
        <w:t xml:space="preserve"> ФОП</w:t>
      </w:r>
      <w:r w:rsidRPr="008037B5">
        <w:rPr>
          <w:lang w:val="ru-RU"/>
          <w:rPrChange w:id="81" w:author="D.Kambarov" w:date="2025-03-13T17:33:00Z">
            <w:rPr/>
          </w:rPrChange>
        </w:rPr>
        <w:t>), который тоже передаётся;</w:t>
      </w:r>
    </w:p>
    <w:p w14:paraId="0BF786EB" w14:textId="77777777" w:rsidR="00A66D76" w:rsidRDefault="00C835C6">
      <w:pPr>
        <w:rPr>
          <w:lang w:eastAsia="fr-FR"/>
        </w:rPr>
        <w:pPrChange w:id="82" w:author="D.Kambarov" w:date="2025-03-13T14:02:00Z">
          <w:pPr>
            <w:pStyle w:val="af1"/>
            <w:tabs>
              <w:tab w:val="left" w:pos="142"/>
            </w:tabs>
            <w:ind w:left="567"/>
            <w:contextualSpacing w:val="0"/>
          </w:pPr>
        </w:pPrChange>
      </w:pPr>
      <w:r>
        <w:rPr>
          <w:lang w:eastAsia="fr-FR"/>
        </w:rPr>
        <w:t xml:space="preserve">Для упрощения работы с </w:t>
      </w:r>
      <w:r>
        <w:rPr>
          <w:i/>
          <w:lang w:eastAsia="fr-FR"/>
        </w:rPr>
        <w:t>Параметрами проекта</w:t>
      </w:r>
      <w:r>
        <w:rPr>
          <w:lang w:eastAsia="fr-FR"/>
        </w:rPr>
        <w:t xml:space="preserve">, полученными из </w:t>
      </w:r>
      <w:r>
        <w:rPr>
          <w:i/>
          <w:lang w:eastAsia="fr-FR"/>
        </w:rPr>
        <w:t>ФОП</w:t>
      </w:r>
      <w:r>
        <w:rPr>
          <w:lang w:eastAsia="fr-FR"/>
        </w:rPr>
        <w:t xml:space="preserve">, предусмотрено автоматическое или полуавтоматическое сопоставление параметров, используемых Проектировщиком. В </w:t>
      </w:r>
      <w:r>
        <w:rPr>
          <w:i/>
          <w:lang w:eastAsia="fr-FR"/>
        </w:rPr>
        <w:t xml:space="preserve">Приложении 1 </w:t>
      </w:r>
      <w:r>
        <w:rPr>
          <w:lang w:eastAsia="fr-FR"/>
        </w:rPr>
        <w:t xml:space="preserve">представлена таблица сопоставления параметров. В ней перечислены все </w:t>
      </w:r>
      <w:r>
        <w:rPr>
          <w:i/>
          <w:lang w:eastAsia="fr-FR"/>
        </w:rPr>
        <w:t>Общие параметры</w:t>
      </w:r>
      <w:r>
        <w:rPr>
          <w:lang w:eastAsia="fr-FR"/>
        </w:rPr>
        <w:t xml:space="preserve">, предоставляемые ОМ Девелопмент, и являющиеся обязательными для заполнения в соответствии с данными требованиями. Если Проектировщик, используя свои внутренние параметры, будет автоматически копировать данные в соответствующие параметры ОМ Девелопмент, то эти параметры следует записать в таблицу соответствия и представить её в </w:t>
      </w:r>
      <w:r>
        <w:rPr>
          <w:b/>
          <w:i/>
          <w:lang w:val="en-US" w:eastAsia="fr-FR"/>
        </w:rPr>
        <w:t>BEP</w:t>
      </w:r>
      <w:r>
        <w:rPr>
          <w:lang w:eastAsia="fr-FR"/>
        </w:rPr>
        <w:t>;</w:t>
      </w:r>
    </w:p>
    <w:p w14:paraId="31FF9F5E" w14:textId="77777777" w:rsidR="00A66D76" w:rsidRPr="00677ECD" w:rsidRDefault="00C835C6">
      <w:pPr>
        <w:pStyle w:val="OMDV2"/>
        <w:rPr>
          <w:lang w:val="ru-RU"/>
          <w:rPrChange w:id="83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84" w:author="D.Kambarov" w:date="2025-03-13T14:06:00Z">
          <w:pPr>
            <w:pStyle w:val="af1"/>
            <w:numPr>
              <w:numId w:val="13"/>
            </w:numPr>
            <w:tabs>
              <w:tab w:val="left" w:pos="142"/>
            </w:tabs>
            <w:ind w:left="567" w:hanging="567"/>
            <w:contextualSpacing w:val="0"/>
          </w:pPr>
        </w:pPrChange>
      </w:pPr>
      <w:r w:rsidRPr="008037B5">
        <w:rPr>
          <w:lang w:val="ru-RU"/>
          <w:rPrChange w:id="85" w:author="D.Kambarov" w:date="2025-03-13T17:33:00Z">
            <w:rPr/>
          </w:rPrChange>
        </w:rPr>
        <w:t xml:space="preserve">Правила по названию семейств, видов, листов и пр. в </w:t>
      </w:r>
      <w:r>
        <w:t>Revit</w:t>
      </w:r>
      <w:r w:rsidRPr="008037B5">
        <w:rPr>
          <w:lang w:val="ru-RU"/>
          <w:rPrChange w:id="86" w:author="D.Kambarov" w:date="2025-03-13T17:33:00Z">
            <w:rPr/>
          </w:rPrChange>
        </w:rPr>
        <w:t xml:space="preserve"> будут определены в </w:t>
      </w:r>
      <w:r>
        <w:rPr>
          <w:b/>
          <w:i/>
        </w:rPr>
        <w:t>BEP</w:t>
      </w:r>
      <w:r w:rsidRPr="008037B5">
        <w:rPr>
          <w:lang w:val="ru-RU"/>
          <w:rPrChange w:id="87" w:author="D.Kambarov" w:date="2025-03-13T17:33:00Z">
            <w:rPr/>
          </w:rPrChange>
        </w:rPr>
        <w:t>. Допускается определение названий по собственным правилам проектных организаций (с расшифровкой при выдаче);</w:t>
      </w:r>
    </w:p>
    <w:p w14:paraId="3691A341" w14:textId="77777777" w:rsidR="00A66D76" w:rsidRPr="00677ECD" w:rsidDel="008037B5" w:rsidRDefault="00C835C6">
      <w:pPr>
        <w:pStyle w:val="OMDV2"/>
        <w:rPr>
          <w:del w:id="88" w:author="D.Kambarov" w:date="2025-03-13T17:34:00Z"/>
          <w:lang w:val="ru-RU"/>
          <w:rPrChange w:id="89" w:author="Дмитрий Камбаров" w:date="2026-04-15T13:32:00Z">
            <w:rPr>
              <w:del w:id="90" w:author="D.Kambarov" w:date="2025-03-13T17:34:00Z"/>
              <w:rFonts w:eastAsiaTheme="minorEastAsia"/>
              <w:lang w:eastAsia="fr-FR"/>
            </w:rPr>
          </w:rPrChange>
        </w:rPr>
        <w:pPrChange w:id="91" w:author="D.Kambarov" w:date="2025-03-13T14:06:00Z">
          <w:pPr>
            <w:pStyle w:val="af1"/>
            <w:numPr>
              <w:numId w:val="13"/>
            </w:numPr>
            <w:tabs>
              <w:tab w:val="left" w:pos="142"/>
            </w:tabs>
            <w:ind w:left="567" w:hanging="567"/>
            <w:contextualSpacing w:val="0"/>
          </w:pPr>
        </w:pPrChange>
      </w:pPr>
      <w:r w:rsidRPr="00677ECD">
        <w:rPr>
          <w:lang w:val="ru-RU"/>
          <w:rPrChange w:id="92" w:author="Дмитрий Камбаров" w:date="2026-04-15T13:32:00Z">
            <w:rPr>
              <w:rFonts w:eastAsiaTheme="minorEastAsia"/>
              <w:lang w:eastAsia="fr-FR"/>
            </w:rPr>
          </w:rPrChange>
        </w:rPr>
        <w:t xml:space="preserve">Если какие-либо элементы из перечисленных в данных требованиях не входят в состав ТЗ на Проектирование, моделировать и заполнять параметры к ним не нужно. В случае расхождения требований ТЗ и </w:t>
      </w:r>
      <w:r>
        <w:t>EIR</w:t>
      </w:r>
      <w:r w:rsidRPr="00677ECD">
        <w:rPr>
          <w:lang w:val="ru-RU"/>
          <w:rPrChange w:id="93" w:author="Дмитрий Камбаров" w:date="2026-04-15T13:32:00Z">
            <w:rPr>
              <w:rFonts w:eastAsiaTheme="minorEastAsia"/>
              <w:lang w:eastAsia="fr-FR"/>
            </w:rPr>
          </w:rPrChange>
        </w:rPr>
        <w:t>, считать ТЗ на Проектирование основным документом.</w:t>
      </w:r>
    </w:p>
    <w:p w14:paraId="0C30C0BE" w14:textId="77777777" w:rsidR="00A66D76" w:rsidRPr="00677ECD" w:rsidDel="008037B5" w:rsidRDefault="00A66D76">
      <w:pPr>
        <w:pStyle w:val="OMDV2"/>
        <w:rPr>
          <w:del w:id="94" w:author="D.Kambarov" w:date="2025-03-13T17:34:00Z"/>
          <w:lang w:val="ru-RU"/>
          <w:rPrChange w:id="95" w:author="Дмитрий Камбаров" w:date="2026-04-15T13:32:00Z">
            <w:rPr>
              <w:del w:id="96" w:author="D.Kambarov" w:date="2025-03-13T17:34:00Z"/>
              <w:rFonts w:eastAsiaTheme="minorEastAsia"/>
              <w:lang w:eastAsia="fr-FR"/>
            </w:rPr>
          </w:rPrChange>
        </w:rPr>
        <w:pPrChange w:id="97" w:author="D.Kambarov" w:date="2025-03-13T17:34:00Z">
          <w:pPr>
            <w:pStyle w:val="af1"/>
            <w:tabs>
              <w:tab w:val="left" w:pos="142"/>
            </w:tabs>
            <w:ind w:left="567"/>
            <w:contextualSpacing w:val="0"/>
          </w:pPr>
        </w:pPrChange>
      </w:pPr>
    </w:p>
    <w:p w14:paraId="455F017B" w14:textId="77777777" w:rsidR="00A66D76" w:rsidRPr="00677ECD" w:rsidRDefault="00C835C6">
      <w:pPr>
        <w:pStyle w:val="OMDV2"/>
        <w:rPr>
          <w:rFonts w:cstheme="minorHAnsi"/>
          <w:lang w:val="ru-RU"/>
          <w:rPrChange w:id="98" w:author="Дмитрий Камбаров" w:date="2026-04-15T13:32:00Z">
            <w:rPr>
              <w:rFonts w:asciiTheme="minorHAnsi" w:hAnsiTheme="minorHAnsi" w:cstheme="minorHAnsi"/>
              <w:color w:val="auto"/>
              <w:lang w:eastAsia="fr-FR"/>
            </w:rPr>
          </w:rPrChange>
        </w:rPr>
        <w:pPrChange w:id="99" w:author="D.Kambarov" w:date="2025-03-13T17:34:00Z">
          <w:pPr>
            <w:pStyle w:val="Default"/>
            <w:spacing w:after="120" w:line="240" w:lineRule="auto"/>
            <w:ind w:firstLine="142"/>
          </w:pPr>
        </w:pPrChange>
      </w:pPr>
      <w:r w:rsidRPr="006A3917">
        <w:rPr>
          <w:rFonts w:cstheme="minorHAnsi"/>
          <w:lang w:val="ru-RU"/>
          <w:rPrChange w:id="100" w:author="D.Kambarov" w:date="2025-03-17T13:40:00Z">
            <w:rPr>
              <w:rFonts w:cstheme="minorHAnsi"/>
            </w:rPr>
          </w:rPrChange>
        </w:rPr>
        <w:br w:type="page" w:clear="all"/>
      </w:r>
    </w:p>
    <w:p w14:paraId="68C897F5" w14:textId="77777777" w:rsidR="00A66D76" w:rsidRDefault="00C835C6">
      <w:pPr>
        <w:pStyle w:val="OMDEV"/>
        <w:pPrChange w:id="101" w:author="D.Kambarov" w:date="2025-03-13T14:14:00Z">
          <w:pPr>
            <w:pStyle w:val="OMDEV"/>
            <w:numPr>
              <w:numId w:val="14"/>
            </w:numPr>
            <w:spacing w:before="0" w:after="120" w:line="240" w:lineRule="auto"/>
            <w:ind w:left="567" w:hanging="567"/>
          </w:pPr>
        </w:pPrChange>
      </w:pPr>
      <w:bookmarkStart w:id="102" w:name="_Toc192779629"/>
      <w:r>
        <w:rPr>
          <w:rFonts w:eastAsiaTheme="minorEastAsia"/>
        </w:rPr>
        <w:t>Обмен информацией</w:t>
      </w:r>
      <w:bookmarkEnd w:id="102"/>
    </w:p>
    <w:p w14:paraId="727A8EC2" w14:textId="3E3954A4" w:rsidR="00A66D76" w:rsidRPr="00677ECD" w:rsidRDefault="00C835C6">
      <w:pPr>
        <w:pStyle w:val="OMDV2"/>
        <w:numPr>
          <w:ilvl w:val="1"/>
          <w:numId w:val="55"/>
        </w:numPr>
        <w:rPr>
          <w:lang w:val="ru-RU"/>
          <w:rPrChange w:id="103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04" w:author="D.Kambarov" w:date="2025-03-13T14:15:00Z">
          <w:pPr>
            <w:pStyle w:val="af1"/>
            <w:numPr>
              <w:ilvl w:val="1"/>
              <w:numId w:val="16"/>
            </w:numPr>
            <w:ind w:left="567" w:hanging="567"/>
            <w:contextualSpacing w:val="0"/>
          </w:pPr>
        </w:pPrChange>
      </w:pPr>
      <w:r w:rsidRPr="00CF2A18">
        <w:rPr>
          <w:lang w:val="ru-RU"/>
          <w:rPrChange w:id="105" w:author="D.Kambarov" w:date="2025-03-13T14:15:00Z">
            <w:rPr/>
          </w:rPrChange>
        </w:rPr>
        <w:t xml:space="preserve">Репозиторий Заказчика представляет облачное хранилище </w:t>
      </w:r>
      <w:r>
        <w:t>Sarex</w:t>
      </w:r>
      <w:r w:rsidRPr="00CF2A18">
        <w:rPr>
          <w:lang w:val="ru-RU"/>
          <w:rPrChange w:id="106" w:author="D.Kambarov" w:date="2025-03-13T14:15:00Z">
            <w:rPr/>
          </w:rPrChange>
        </w:rPr>
        <w:t xml:space="preserve">. </w:t>
      </w:r>
      <w:r w:rsidRPr="008037B5">
        <w:rPr>
          <w:lang w:val="ru-RU"/>
          <w:rPrChange w:id="107" w:author="D.Kambarov" w:date="2025-03-13T17:33:00Z">
            <w:rPr/>
          </w:rPrChange>
        </w:rPr>
        <w:t xml:space="preserve">Доступ к </w:t>
      </w:r>
      <w:r>
        <w:t>Sarex</w:t>
      </w:r>
      <w:r w:rsidRPr="008037B5">
        <w:rPr>
          <w:lang w:val="ru-RU"/>
          <w:rPrChange w:id="108" w:author="D.Kambarov" w:date="2025-03-13T17:33:00Z">
            <w:rPr/>
          </w:rPrChange>
        </w:rPr>
        <w:t xml:space="preserve"> предоставляется </w:t>
      </w:r>
      <w:r>
        <w:t>BIM</w:t>
      </w:r>
      <w:r w:rsidRPr="008037B5">
        <w:rPr>
          <w:lang w:val="ru-RU"/>
          <w:rPrChange w:id="109" w:author="D.Kambarov" w:date="2025-03-13T17:33:00Z">
            <w:rPr/>
          </w:rPrChange>
        </w:rPr>
        <w:t xml:space="preserve">-отделом ОМ Девелопмент по запросу Проектировщика следующим лицам: </w:t>
      </w:r>
      <w:r w:rsidRPr="008037B5">
        <w:rPr>
          <w:b/>
          <w:lang w:val="ru-RU"/>
          <w:rPrChange w:id="110" w:author="D.Kambarov" w:date="2025-03-13T17:33:00Z">
            <w:rPr>
              <w:b/>
            </w:rPr>
          </w:rPrChange>
        </w:rPr>
        <w:t>ГИП</w:t>
      </w:r>
      <w:r w:rsidRPr="008037B5">
        <w:rPr>
          <w:lang w:val="ru-RU"/>
          <w:rPrChange w:id="111" w:author="D.Kambarov" w:date="2025-03-13T17:33:00Z">
            <w:rPr/>
          </w:rPrChange>
        </w:rPr>
        <w:t xml:space="preserve">, </w:t>
      </w:r>
      <w:r w:rsidRPr="008037B5">
        <w:rPr>
          <w:b/>
          <w:lang w:val="ru-RU"/>
          <w:rPrChange w:id="112" w:author="D.Kambarov" w:date="2025-03-13T17:33:00Z">
            <w:rPr>
              <w:b/>
            </w:rPr>
          </w:rPrChange>
        </w:rPr>
        <w:t xml:space="preserve">ГАП, Главный Конструктор, Руководитель Проекта, </w:t>
      </w:r>
      <w:r w:rsidRPr="00CF2A18">
        <w:rPr>
          <w:b/>
        </w:rPr>
        <w:t>BIM</w:t>
      </w:r>
      <w:r w:rsidRPr="008037B5">
        <w:rPr>
          <w:b/>
          <w:lang w:val="ru-RU"/>
          <w:rPrChange w:id="113" w:author="D.Kambarov" w:date="2025-03-13T17:33:00Z">
            <w:rPr>
              <w:b/>
            </w:rPr>
          </w:rPrChange>
        </w:rPr>
        <w:t xml:space="preserve">-менеджер, </w:t>
      </w:r>
      <w:r w:rsidRPr="00CF2A18">
        <w:rPr>
          <w:b/>
        </w:rPr>
        <w:t>BIM</w:t>
      </w:r>
      <w:r w:rsidRPr="008037B5">
        <w:rPr>
          <w:b/>
          <w:lang w:val="ru-RU"/>
          <w:rPrChange w:id="114" w:author="D.Kambarov" w:date="2025-03-13T17:33:00Z">
            <w:rPr>
              <w:b/>
            </w:rPr>
          </w:rPrChange>
        </w:rPr>
        <w:t>-координатор. При необходимости и по согласованию с ГИПом со стороны ОМ Девелопмент доступ может быт</w:t>
      </w:r>
      <w:r w:rsidR="00DD0F8D">
        <w:rPr>
          <w:b/>
          <w:lang w:val="ru-RU"/>
        </w:rPr>
        <w:t>ь</w:t>
      </w:r>
      <w:r w:rsidRPr="008037B5">
        <w:rPr>
          <w:b/>
          <w:lang w:val="ru-RU"/>
          <w:rPrChange w:id="115" w:author="D.Kambarov" w:date="2025-03-13T17:33:00Z">
            <w:rPr>
              <w:b/>
            </w:rPr>
          </w:rPrChange>
        </w:rPr>
        <w:t xml:space="preserve"> предоставлен большему количеству специалистов проектировщика;</w:t>
      </w:r>
    </w:p>
    <w:p w14:paraId="62C392DF" w14:textId="600CAEDB" w:rsidR="00A66D76" w:rsidRPr="00677ECD" w:rsidRDefault="00C835C6">
      <w:pPr>
        <w:pStyle w:val="OMDV2"/>
        <w:rPr>
          <w:lang w:val="ru-RU"/>
          <w:rPrChange w:id="116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17" w:author="D.Kambarov" w:date="2025-03-13T14:15:00Z">
          <w:pPr>
            <w:pStyle w:val="af1"/>
            <w:numPr>
              <w:ilvl w:val="1"/>
              <w:numId w:val="16"/>
            </w:numPr>
            <w:ind w:left="567" w:hanging="567"/>
            <w:contextualSpacing w:val="0"/>
          </w:pPr>
        </w:pPrChange>
      </w:pPr>
      <w:r w:rsidRPr="00CF2A18">
        <w:rPr>
          <w:lang w:val="ru-RU"/>
          <w:rPrChange w:id="118" w:author="D.Kambarov" w:date="2025-03-13T14:11:00Z">
            <w:rPr/>
          </w:rPrChange>
        </w:rPr>
        <w:t xml:space="preserve">В </w:t>
      </w:r>
      <w:r>
        <w:t>Sarex</w:t>
      </w:r>
      <w:r w:rsidRPr="00CF2A18">
        <w:rPr>
          <w:lang w:val="ru-RU"/>
          <w:rPrChange w:id="119" w:author="D.Kambarov" w:date="2025-03-13T14:11:00Z">
            <w:rPr/>
          </w:rPrChange>
        </w:rPr>
        <w:t xml:space="preserve"> необходимо загружать документацию в следующих форматах: </w:t>
      </w:r>
      <w:r>
        <w:t>DWG</w:t>
      </w:r>
      <w:r w:rsidRPr="00CF2A18">
        <w:rPr>
          <w:lang w:val="ru-RU"/>
          <w:rPrChange w:id="120" w:author="D.Kambarov" w:date="2025-03-13T14:11:00Z">
            <w:rPr/>
          </w:rPrChange>
        </w:rPr>
        <w:t xml:space="preserve">, </w:t>
      </w:r>
      <w:r>
        <w:t>DOC</w:t>
      </w:r>
      <w:r w:rsidRPr="00CF2A18">
        <w:rPr>
          <w:lang w:val="ru-RU"/>
          <w:rPrChange w:id="121" w:author="D.Kambarov" w:date="2025-03-13T14:11:00Z">
            <w:rPr/>
          </w:rPrChange>
        </w:rPr>
        <w:t xml:space="preserve">, </w:t>
      </w:r>
      <w:r>
        <w:t>XLS</w:t>
      </w:r>
      <w:r w:rsidRPr="00CF2A18">
        <w:rPr>
          <w:lang w:val="ru-RU"/>
          <w:rPrChange w:id="122" w:author="D.Kambarov" w:date="2025-03-13T14:11:00Z">
            <w:rPr/>
          </w:rPrChange>
        </w:rPr>
        <w:t xml:space="preserve">, </w:t>
      </w:r>
      <w:r>
        <w:t>PDF</w:t>
      </w:r>
      <w:r w:rsidRPr="00CF2A18">
        <w:rPr>
          <w:lang w:val="ru-RU"/>
          <w:rPrChange w:id="123" w:author="D.Kambarov" w:date="2025-03-13T14:11:00Z">
            <w:rPr/>
          </w:rPrChange>
        </w:rPr>
        <w:t xml:space="preserve">, </w:t>
      </w:r>
      <w:r>
        <w:t>JPG</w:t>
      </w:r>
      <w:r w:rsidRPr="00CF2A18">
        <w:rPr>
          <w:lang w:val="ru-RU"/>
          <w:rPrChange w:id="124" w:author="D.Kambarov" w:date="2025-03-13T14:11:00Z">
            <w:rPr/>
          </w:rPrChange>
        </w:rPr>
        <w:t xml:space="preserve">, </w:t>
      </w:r>
      <w:r>
        <w:t>RV</w:t>
      </w:r>
      <w:ins w:id="125" w:author="D.Kambarov" w:date="2025-03-13T14:14:00Z">
        <w:r w:rsidR="00CF2A18">
          <w:t>T</w:t>
        </w:r>
        <w:r w:rsidR="00CF2A18" w:rsidRPr="00CF2A18">
          <w:rPr>
            <w:lang w:val="ru-RU"/>
            <w:rPrChange w:id="126" w:author="D.Kambarov" w:date="2025-03-13T14:14:00Z">
              <w:rPr/>
            </w:rPrChange>
          </w:rPr>
          <w:t>)</w:t>
        </w:r>
      </w:ins>
      <w:del w:id="127" w:author="D.Kambarov" w:date="2025-03-13T14:14:00Z">
        <w:r w:rsidDel="00CF2A18">
          <w:delText>T</w:delText>
        </w:r>
        <w:r w:rsidRPr="00CF2A18" w:rsidDel="00CF2A18">
          <w:rPr>
            <w:lang w:val="ru-RU"/>
            <w:rPrChange w:id="128" w:author="D.Kambarov" w:date="2025-03-13T14:11:00Z">
              <w:rPr/>
            </w:rPrChange>
          </w:rPr>
          <w:delText xml:space="preserve">, </w:delText>
        </w:r>
        <w:r w:rsidDel="00CF2A18">
          <w:delText>S</w:delText>
        </w:r>
        <w:r w:rsidRPr="00CF2A18" w:rsidDel="00CF2A18">
          <w:rPr>
            <w:lang w:val="ru-RU"/>
            <w:rPrChange w:id="129" w:author="D.Kambarov" w:date="2025-03-13T14:11:00Z">
              <w:rPr/>
            </w:rPrChange>
          </w:rPr>
          <w:delText>3</w:delText>
        </w:r>
        <w:r w:rsidDel="00CF2A18">
          <w:delText>D</w:delText>
        </w:r>
        <w:r w:rsidRPr="00CF2A18" w:rsidDel="00CF2A18">
          <w:rPr>
            <w:lang w:val="ru-RU"/>
            <w:rPrChange w:id="130" w:author="D.Kambarov" w:date="2025-03-13T14:11:00Z">
              <w:rPr/>
            </w:rPrChange>
          </w:rPr>
          <w:delText xml:space="preserve"> (внутренний формат платформы </w:delText>
        </w:r>
        <w:r w:rsidDel="00CF2A18">
          <w:delText>Sarex</w:delText>
        </w:r>
        <w:r w:rsidRPr="00CF2A18" w:rsidDel="00CF2A18">
          <w:rPr>
            <w:lang w:val="ru-RU"/>
            <w:rPrChange w:id="131" w:author="D.Kambarov" w:date="2025-03-13T14:11:00Z">
              <w:rPr/>
            </w:rPrChange>
          </w:rPr>
          <w:delText xml:space="preserve">, плагин для экспорта из </w:delText>
        </w:r>
        <w:r w:rsidDel="00CF2A18">
          <w:delText>NWD</w:delText>
        </w:r>
        <w:r w:rsidRPr="00CF2A18" w:rsidDel="00CF2A18">
          <w:rPr>
            <w:lang w:val="ru-RU"/>
            <w:rPrChange w:id="132" w:author="D.Kambarov" w:date="2025-03-13T14:11:00Z">
              <w:rPr/>
            </w:rPrChange>
          </w:rPr>
          <w:delText xml:space="preserve"> передаётся отдельно)</w:delText>
        </w:r>
      </w:del>
      <w:r w:rsidRPr="00CF2A18">
        <w:rPr>
          <w:lang w:val="ru-RU"/>
          <w:rPrChange w:id="133" w:author="D.Kambarov" w:date="2025-03-13T14:11:00Z">
            <w:rPr/>
          </w:rPrChange>
        </w:rPr>
        <w:t xml:space="preserve">. </w:t>
      </w:r>
      <w:r w:rsidRPr="008037B5">
        <w:rPr>
          <w:u w:val="single"/>
          <w:lang w:val="ru-RU"/>
          <w:rPrChange w:id="134" w:author="D.Kambarov" w:date="2025-03-13T17:33:00Z">
            <w:rPr>
              <w:u w:val="single"/>
            </w:rPr>
          </w:rPrChange>
        </w:rPr>
        <w:t xml:space="preserve">Передача информации в архивах форматов </w:t>
      </w:r>
      <w:r>
        <w:rPr>
          <w:u w:val="single"/>
        </w:rPr>
        <w:t>ZIP</w:t>
      </w:r>
      <w:r w:rsidRPr="008037B5">
        <w:rPr>
          <w:u w:val="single"/>
          <w:lang w:val="ru-RU"/>
          <w:rPrChange w:id="135" w:author="D.Kambarov" w:date="2025-03-13T17:33:00Z">
            <w:rPr>
              <w:u w:val="single"/>
            </w:rPr>
          </w:rPrChange>
        </w:rPr>
        <w:t xml:space="preserve">, </w:t>
      </w:r>
      <w:r>
        <w:rPr>
          <w:u w:val="single"/>
        </w:rPr>
        <w:t>RAR</w:t>
      </w:r>
      <w:r w:rsidRPr="008037B5">
        <w:rPr>
          <w:u w:val="single"/>
          <w:lang w:val="ru-RU"/>
          <w:rPrChange w:id="136" w:author="D.Kambarov" w:date="2025-03-13T17:33:00Z">
            <w:rPr>
              <w:u w:val="single"/>
            </w:rPr>
          </w:rPrChange>
        </w:rPr>
        <w:t xml:space="preserve"> и других допускается только по согласованию с </w:t>
      </w:r>
      <w:r>
        <w:rPr>
          <w:u w:val="single"/>
        </w:rPr>
        <w:t>BIM</w:t>
      </w:r>
      <w:r w:rsidRPr="008037B5">
        <w:rPr>
          <w:u w:val="single"/>
          <w:lang w:val="ru-RU"/>
          <w:rPrChange w:id="137" w:author="D.Kambarov" w:date="2025-03-13T17:33:00Z">
            <w:rPr>
              <w:u w:val="single"/>
            </w:rPr>
          </w:rPrChange>
        </w:rPr>
        <w:t>-координатором проекта</w:t>
      </w:r>
      <w:r w:rsidRPr="008037B5">
        <w:rPr>
          <w:lang w:val="ru-RU"/>
          <w:rPrChange w:id="138" w:author="D.Kambarov" w:date="2025-03-13T17:33:00Z">
            <w:rPr/>
          </w:rPrChange>
        </w:rPr>
        <w:t>. Любая переписка по электронной почте, которая подразумевает передачу файлов (как со стороны проектировщиков, так и со стороны ОМ Девелопмент),</w:t>
      </w:r>
      <w:r w:rsidRPr="008037B5">
        <w:rPr>
          <w:b/>
          <w:lang w:val="ru-RU"/>
          <w:rPrChange w:id="139" w:author="D.Kambarov" w:date="2025-03-13T17:33:00Z">
            <w:rPr>
              <w:b/>
            </w:rPr>
          </w:rPrChange>
        </w:rPr>
        <w:t xml:space="preserve"> должна сопровождаться не прикреплением файлов к письму, </w:t>
      </w:r>
      <w:r w:rsidRPr="008037B5">
        <w:rPr>
          <w:b/>
          <w:u w:val="single"/>
          <w:lang w:val="ru-RU"/>
          <w:rPrChange w:id="140" w:author="D.Kambarov" w:date="2025-03-13T17:33:00Z">
            <w:rPr>
              <w:b/>
              <w:u w:val="single"/>
            </w:rPr>
          </w:rPrChange>
        </w:rPr>
        <w:t xml:space="preserve">а добавлением ссылки на файл (в тело письма), выложенный в </w:t>
      </w:r>
      <w:r>
        <w:rPr>
          <w:b/>
          <w:u w:val="single"/>
        </w:rPr>
        <w:t>Sarex</w:t>
      </w:r>
      <w:r w:rsidRPr="008037B5">
        <w:rPr>
          <w:b/>
          <w:u w:val="single"/>
          <w:lang w:val="ru-RU"/>
          <w:rPrChange w:id="141" w:author="D.Kambarov" w:date="2025-03-13T17:33:00Z">
            <w:rPr>
              <w:b/>
              <w:u w:val="single"/>
            </w:rPr>
          </w:rPrChange>
        </w:rPr>
        <w:t>;</w:t>
      </w:r>
    </w:p>
    <w:p w14:paraId="03E67285" w14:textId="42F062D4" w:rsidR="00A66D76" w:rsidRPr="00677ECD" w:rsidRDefault="0016087B">
      <w:pPr>
        <w:pStyle w:val="OMDV2"/>
        <w:rPr>
          <w:lang w:val="ru-RU"/>
          <w:rPrChange w:id="142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43" w:author="D.Kambarov" w:date="2025-03-13T14:15:00Z">
          <w:pPr>
            <w:pStyle w:val="af1"/>
            <w:numPr>
              <w:ilvl w:val="1"/>
              <w:numId w:val="16"/>
            </w:numPr>
            <w:ind w:left="567" w:hanging="567"/>
            <w:contextualSpacing w:val="0"/>
          </w:pPr>
        </w:pPrChange>
      </w:pPr>
      <w:ins w:id="144" w:author="D.Kambarov" w:date="2025-03-17T14:04:00Z">
        <w:r w:rsidRPr="0016087B">
          <w:rPr>
            <w:lang w:val="ru-RU"/>
          </w:rPr>
          <w:t>Согласование проектной и рабочей документации профильными специалистами ОМ Девелопмент включает промежуточную проверку информационной модели Заказчиком</w:t>
        </w:r>
      </w:ins>
      <w:del w:id="145" w:author="D.Kambarov" w:date="2025-03-17T14:04:00Z">
        <w:r w:rsidR="00C835C6" w:rsidRPr="008037B5" w:rsidDel="0016087B">
          <w:rPr>
            <w:lang w:val="ru-RU"/>
            <w:rPrChange w:id="146" w:author="D.Kambarov" w:date="2025-03-13T17:33:00Z">
              <w:rPr/>
            </w:rPrChange>
          </w:rPr>
          <w:delText>Согласование проектной и рабочей документации профильными специалистами ОМ Девелопмент по каждому разделу включает в себя промежуточное согласование информационной модели Заказчиком</w:delText>
        </w:r>
      </w:del>
      <w:r w:rsidR="00C835C6" w:rsidRPr="008037B5">
        <w:rPr>
          <w:lang w:val="ru-RU"/>
          <w:rPrChange w:id="147" w:author="D.Kambarov" w:date="2025-03-13T17:33:00Z">
            <w:rPr/>
          </w:rPrChange>
        </w:rPr>
        <w:t xml:space="preserve">. Если раздел разрабатывается в </w:t>
      </w:r>
      <w:r w:rsidR="00C835C6">
        <w:t>BIM</w:t>
      </w:r>
      <w:r w:rsidR="00C835C6" w:rsidRPr="008037B5">
        <w:rPr>
          <w:lang w:val="ru-RU"/>
          <w:rPrChange w:id="148" w:author="D.Kambarov" w:date="2025-03-13T17:33:00Z">
            <w:rPr/>
          </w:rPrChange>
        </w:rPr>
        <w:t xml:space="preserve">-модели, то </w:t>
      </w:r>
      <w:r w:rsidR="00C835C6">
        <w:t>PDF</w:t>
      </w:r>
      <w:r w:rsidR="00C835C6" w:rsidRPr="008037B5">
        <w:rPr>
          <w:lang w:val="ru-RU"/>
          <w:rPrChange w:id="149" w:author="D.Kambarov" w:date="2025-03-13T17:33:00Z">
            <w:rPr/>
          </w:rPrChange>
        </w:rPr>
        <w:t xml:space="preserve">-альбом не может быть принят без проверки </w:t>
      </w:r>
      <w:r w:rsidR="00C835C6">
        <w:t>RVT</w:t>
      </w:r>
      <w:r w:rsidR="00C835C6" w:rsidRPr="008037B5">
        <w:rPr>
          <w:lang w:val="ru-RU"/>
          <w:rPrChange w:id="150" w:author="D.Kambarov" w:date="2025-03-13T17:33:00Z">
            <w:rPr/>
          </w:rPrChange>
        </w:rPr>
        <w:t>-файла;</w:t>
      </w:r>
    </w:p>
    <w:p w14:paraId="3AC4154F" w14:textId="77777777" w:rsidR="00A66D76" w:rsidRPr="00677ECD" w:rsidRDefault="00C835C6">
      <w:pPr>
        <w:pStyle w:val="OMDV2"/>
        <w:rPr>
          <w:lang w:val="ru-RU"/>
          <w:rPrChange w:id="151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52" w:author="D.Kambarov" w:date="2025-03-13T14:15:00Z">
          <w:pPr>
            <w:pStyle w:val="af1"/>
            <w:numPr>
              <w:ilvl w:val="1"/>
              <w:numId w:val="16"/>
            </w:numPr>
            <w:ind w:left="567" w:hanging="567"/>
            <w:contextualSpacing w:val="0"/>
          </w:pPr>
        </w:pPrChange>
      </w:pPr>
      <w:r w:rsidRPr="008037B5">
        <w:rPr>
          <w:b/>
          <w:lang w:val="ru-RU"/>
          <w:rPrChange w:id="153" w:author="D.Kambarov" w:date="2025-03-13T17:33:00Z">
            <w:rPr>
              <w:b/>
            </w:rPr>
          </w:rPrChange>
        </w:rPr>
        <w:t xml:space="preserve">После первичной загрузки любого файла в </w:t>
      </w:r>
      <w:r>
        <w:rPr>
          <w:b/>
        </w:rPr>
        <w:t>Sarex</w:t>
      </w:r>
      <w:r w:rsidRPr="008037B5">
        <w:rPr>
          <w:b/>
          <w:lang w:val="ru-RU"/>
          <w:rPrChange w:id="154" w:author="D.Kambarov" w:date="2025-03-13T17:33:00Z">
            <w:rPr>
              <w:b/>
            </w:rPr>
          </w:rPrChange>
        </w:rPr>
        <w:t>,</w:t>
      </w:r>
      <w:r w:rsidRPr="008037B5">
        <w:rPr>
          <w:lang w:val="ru-RU"/>
          <w:rPrChange w:id="155" w:author="D.Kambarov" w:date="2025-03-13T17:33:00Z">
            <w:rPr/>
          </w:rPrChange>
        </w:rPr>
        <w:t xml:space="preserve"> </w:t>
      </w:r>
      <w:r w:rsidRPr="008037B5">
        <w:rPr>
          <w:b/>
          <w:lang w:val="ru-RU"/>
          <w:rPrChange w:id="156" w:author="D.Kambarov" w:date="2025-03-13T17:33:00Z">
            <w:rPr>
              <w:b/>
            </w:rPr>
          </w:rPrChange>
        </w:rPr>
        <w:t>запрещается изменять его имя в дальнейшем</w:t>
      </w:r>
      <w:r w:rsidRPr="008037B5">
        <w:rPr>
          <w:lang w:val="ru-RU"/>
          <w:rPrChange w:id="157" w:author="D.Kambarov" w:date="2025-03-13T17:33:00Z">
            <w:rPr/>
          </w:rPrChange>
        </w:rPr>
        <w:t xml:space="preserve">. Требование связано с автоматическим сохранением истории версий файлов любого типа. Если в имени была допущена ошибка (либо есть любая другая причина для изменения имени), обратитесь к </w:t>
      </w:r>
      <w:r>
        <w:t>BIM</w:t>
      </w:r>
      <w:r w:rsidRPr="008037B5">
        <w:rPr>
          <w:lang w:val="ru-RU"/>
          <w:rPrChange w:id="158" w:author="D.Kambarov" w:date="2025-03-13T17:33:00Z">
            <w:rPr/>
          </w:rPrChange>
        </w:rPr>
        <w:t>-координатору проекта со стороны ОМ Девелопмент для удаления файла и загрузки нового с корректным именем;</w:t>
      </w:r>
    </w:p>
    <w:p w14:paraId="0F724BFF" w14:textId="77777777" w:rsidR="00A66D76" w:rsidRPr="00677ECD" w:rsidRDefault="00C835C6">
      <w:pPr>
        <w:pStyle w:val="OMDV2"/>
        <w:rPr>
          <w:lang w:val="ru-RU"/>
          <w:rPrChange w:id="159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60" w:author="D.Kambarov" w:date="2025-03-13T14:15:00Z">
          <w:pPr>
            <w:pStyle w:val="af1"/>
            <w:numPr>
              <w:ilvl w:val="1"/>
              <w:numId w:val="16"/>
            </w:numPr>
            <w:ind w:left="567" w:hanging="567"/>
            <w:contextualSpacing w:val="0"/>
          </w:pPr>
        </w:pPrChange>
      </w:pPr>
      <w:r w:rsidRPr="008037B5">
        <w:rPr>
          <w:lang w:val="ru-RU"/>
          <w:rPrChange w:id="161" w:author="D.Kambarov" w:date="2025-03-13T17:33:00Z">
            <w:rPr/>
          </w:rPrChange>
        </w:rPr>
        <w:t xml:space="preserve">На стадии </w:t>
      </w:r>
      <w:r w:rsidRPr="008037B5">
        <w:rPr>
          <w:b/>
          <w:lang w:val="ru-RU"/>
          <w:rPrChange w:id="162" w:author="D.Kambarov" w:date="2025-03-13T17:33:00Z">
            <w:rPr>
              <w:b/>
            </w:rPr>
          </w:rPrChange>
        </w:rPr>
        <w:t>П</w:t>
      </w:r>
      <w:r w:rsidRPr="008037B5">
        <w:rPr>
          <w:lang w:val="ru-RU"/>
          <w:rPrChange w:id="163" w:author="D.Kambarov" w:date="2025-03-13T17:33:00Z">
            <w:rPr/>
          </w:rPrChange>
        </w:rPr>
        <w:t xml:space="preserve"> в вышеуказанном каталоге по умолчанию создана структура, соответствующая Постановлению Правительства РФ №87 в последней редакции. Дополнительные папки создаются ГИПом/</w:t>
      </w:r>
      <w:r>
        <w:t>BIM</w:t>
      </w:r>
      <w:r w:rsidRPr="008037B5">
        <w:rPr>
          <w:lang w:val="ru-RU"/>
          <w:rPrChange w:id="164" w:author="D.Kambarov" w:date="2025-03-13T17:33:00Z">
            <w:rPr/>
          </w:rPrChange>
        </w:rPr>
        <w:t>-менеджером по запросу Проектировщика;</w:t>
      </w:r>
    </w:p>
    <w:p w14:paraId="2EDA3660" w14:textId="77777777" w:rsidR="00A66D76" w:rsidRPr="00677ECD" w:rsidRDefault="00C835C6">
      <w:pPr>
        <w:pStyle w:val="OMDV2"/>
        <w:rPr>
          <w:lang w:val="ru-RU"/>
          <w:rPrChange w:id="165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66" w:author="D.Kambarov" w:date="2025-03-13T14:15:00Z">
          <w:pPr>
            <w:pStyle w:val="af1"/>
            <w:numPr>
              <w:ilvl w:val="1"/>
              <w:numId w:val="16"/>
            </w:numPr>
            <w:ind w:left="567" w:hanging="567"/>
            <w:contextualSpacing w:val="0"/>
          </w:pPr>
        </w:pPrChange>
      </w:pPr>
      <w:r w:rsidRPr="008037B5">
        <w:rPr>
          <w:lang w:val="ru-RU"/>
          <w:rPrChange w:id="167" w:author="D.Kambarov" w:date="2025-03-13T17:33:00Z">
            <w:rPr/>
          </w:rPrChange>
        </w:rPr>
        <w:t xml:space="preserve">На стадии </w:t>
      </w:r>
      <w:r w:rsidRPr="008037B5">
        <w:rPr>
          <w:b/>
          <w:lang w:val="ru-RU"/>
          <w:rPrChange w:id="168" w:author="D.Kambarov" w:date="2025-03-13T17:33:00Z">
            <w:rPr>
              <w:b/>
            </w:rPr>
          </w:rPrChange>
        </w:rPr>
        <w:t>РД</w:t>
      </w:r>
      <w:r w:rsidRPr="008037B5">
        <w:rPr>
          <w:lang w:val="ru-RU"/>
          <w:rPrChange w:id="169" w:author="D.Kambarov" w:date="2025-03-13T17:33:00Z">
            <w:rPr/>
          </w:rPrChange>
        </w:rPr>
        <w:t xml:space="preserve"> в вышеуказанном каталоге </w:t>
      </w:r>
      <w:r>
        <w:t>BIM</w:t>
      </w:r>
      <w:r w:rsidRPr="008037B5">
        <w:rPr>
          <w:lang w:val="ru-RU"/>
          <w:rPrChange w:id="170" w:author="D.Kambarov" w:date="2025-03-13T17:33:00Z">
            <w:rPr/>
          </w:rPrChange>
        </w:rPr>
        <w:t xml:space="preserve">-координатором проекта создаётся аналогичная структура, утвержденная в соответствии с составом документации. По запросу Проектировщика в процессе проектирования дополнительные папки также могут создаваться </w:t>
      </w:r>
      <w:r>
        <w:t>BIM</w:t>
      </w:r>
      <w:r w:rsidRPr="008037B5">
        <w:rPr>
          <w:lang w:val="ru-RU"/>
          <w:rPrChange w:id="171" w:author="D.Kambarov" w:date="2025-03-13T17:33:00Z">
            <w:rPr/>
          </w:rPrChange>
        </w:rPr>
        <w:t>-менеджером;</w:t>
      </w:r>
    </w:p>
    <w:p w14:paraId="0464D852" w14:textId="77777777" w:rsidR="00A66D76" w:rsidRPr="00677ECD" w:rsidRDefault="00C835C6">
      <w:pPr>
        <w:pStyle w:val="OMDV2"/>
        <w:rPr>
          <w:lang w:val="ru-RU"/>
          <w:rPrChange w:id="172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73" w:author="D.Kambarov" w:date="2025-03-13T14:15:00Z">
          <w:pPr>
            <w:pStyle w:val="af1"/>
            <w:numPr>
              <w:ilvl w:val="1"/>
              <w:numId w:val="16"/>
            </w:numPr>
            <w:ind w:left="567" w:hanging="567"/>
            <w:contextualSpacing w:val="0"/>
          </w:pPr>
        </w:pPrChange>
      </w:pPr>
      <w:r w:rsidRPr="008037B5">
        <w:rPr>
          <w:lang w:val="ru-RU"/>
          <w:rPrChange w:id="174" w:author="D.Kambarov" w:date="2025-03-13T17:33:00Z">
            <w:rPr/>
          </w:rPrChange>
        </w:rPr>
        <w:t xml:space="preserve">Ниже перечислены этапы передачи модели. Подробный список этапов передачи </w:t>
      </w:r>
      <w:r>
        <w:t>BIM</w:t>
      </w:r>
      <w:r w:rsidRPr="008037B5">
        <w:rPr>
          <w:lang w:val="ru-RU"/>
          <w:rPrChange w:id="175" w:author="D.Kambarov" w:date="2025-03-13T17:33:00Z">
            <w:rPr/>
          </w:rPrChange>
        </w:rPr>
        <w:t xml:space="preserve">-модели и список требований к каждому этапу согласуется в </w:t>
      </w:r>
      <w:r>
        <w:rPr>
          <w:b/>
        </w:rPr>
        <w:t>BEP</w:t>
      </w:r>
      <w:r w:rsidRPr="008037B5">
        <w:rPr>
          <w:lang w:val="ru-RU"/>
          <w:rPrChange w:id="176" w:author="D.Kambarov" w:date="2025-03-13T17:33:00Z">
            <w:rPr/>
          </w:rPrChange>
        </w:rPr>
        <w:t>.</w:t>
      </w:r>
    </w:p>
    <w:p w14:paraId="2BCB744B" w14:textId="77777777" w:rsidR="00A66D76" w:rsidRPr="00677ECD" w:rsidRDefault="00C835C6">
      <w:pPr>
        <w:pStyle w:val="OMDV3"/>
        <w:rPr>
          <w:lang w:val="ru-RU"/>
          <w:rPrChange w:id="177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78" w:author="D.Kambarov" w:date="2025-03-13T16:31:00Z">
          <w:pPr>
            <w:pStyle w:val="af1"/>
            <w:numPr>
              <w:ilvl w:val="2"/>
              <w:numId w:val="16"/>
            </w:numPr>
            <w:ind w:left="709" w:hanging="709"/>
            <w:contextualSpacing w:val="0"/>
          </w:pPr>
        </w:pPrChange>
      </w:pPr>
      <w:r w:rsidRPr="008037B5">
        <w:rPr>
          <w:lang w:val="ru-RU"/>
          <w:rPrChange w:id="179" w:author="D.Kambarov" w:date="2025-03-13T17:33:00Z">
            <w:rPr/>
          </w:rPrChange>
        </w:rPr>
        <w:t xml:space="preserve">На всех стадиях проекта до начала перечисленных ниже этапов для промежуточных проверок модели нужно передать Заказчику в репозиторий </w:t>
      </w:r>
      <w:r w:rsidRPr="00CF2A18">
        <w:t>Sarex</w:t>
      </w:r>
      <w:r w:rsidRPr="008037B5">
        <w:rPr>
          <w:lang w:val="ru-RU"/>
          <w:rPrChange w:id="180" w:author="D.Kambarov" w:date="2025-03-13T17:33:00Z">
            <w:rPr/>
          </w:rPrChange>
        </w:rPr>
        <w:t xml:space="preserve">: первый раз в срок </w:t>
      </w:r>
      <w:r w:rsidRPr="008037B5">
        <w:rPr>
          <w:u w:val="single"/>
          <w:lang w:val="ru-RU"/>
          <w:rPrChange w:id="181" w:author="D.Kambarov" w:date="2025-03-13T17:33:00Z">
            <w:rPr>
              <w:u w:val="single"/>
            </w:rPr>
          </w:rPrChange>
        </w:rPr>
        <w:t>не позднее чем четыре календарные недели</w:t>
      </w:r>
      <w:r w:rsidRPr="008037B5">
        <w:rPr>
          <w:lang w:val="ru-RU"/>
          <w:rPrChange w:id="182" w:author="D.Kambarov" w:date="2025-03-13T17:33:00Z">
            <w:rPr/>
          </w:rPrChange>
        </w:rPr>
        <w:t xml:space="preserve"> от даты начала проектирования стадии по Договору (согласно графику выполнения работ); Последующие выгрузки производить с периодичностью </w:t>
      </w:r>
      <w:r w:rsidRPr="008037B5">
        <w:rPr>
          <w:u w:val="single"/>
          <w:lang w:val="ru-RU"/>
          <w:rPrChange w:id="183" w:author="D.Kambarov" w:date="2025-03-13T17:33:00Z">
            <w:rPr>
              <w:u w:val="single"/>
            </w:rPr>
          </w:rPrChange>
        </w:rPr>
        <w:t>один раз в две рабочие недели и по запросу Заказчика.</w:t>
      </w:r>
      <w:r w:rsidRPr="008037B5">
        <w:rPr>
          <w:lang w:val="ru-RU"/>
          <w:rPrChange w:id="184" w:author="D.Kambarov" w:date="2025-03-13T17:33:00Z">
            <w:rPr/>
          </w:rPrChange>
        </w:rPr>
        <w:t xml:space="preserve"> Данные выгрузки необходимы только лишь для ознакомления с ходом ведения работ над проектом и не обязывают Проектировщика выполнять все требования по объёму моделирования.</w:t>
      </w:r>
    </w:p>
    <w:p w14:paraId="3739250F" w14:textId="77777777" w:rsidR="00A66D76" w:rsidRDefault="00C835C6">
      <w:pPr>
        <w:ind w:left="709"/>
        <w:rPr>
          <w:lang w:eastAsia="fr-FR"/>
        </w:rPr>
        <w:pPrChange w:id="185" w:author="D.Kambarov" w:date="2025-03-13T14:16:00Z">
          <w:pPr>
            <w:pStyle w:val="af1"/>
            <w:ind w:left="567"/>
            <w:contextualSpacing w:val="0"/>
          </w:pPr>
        </w:pPrChange>
      </w:pPr>
      <w:r>
        <w:rPr>
          <w:lang w:eastAsia="fr-FR"/>
        </w:rPr>
        <w:t xml:space="preserve">Примечание: В случае, если график выдачи модели по описанным ниже этапам совпадает с текущим требованием, дублировать загрузку модели в репозиторий не нужно. </w:t>
      </w:r>
    </w:p>
    <w:p w14:paraId="264F72B0" w14:textId="2E0C5E0B" w:rsidR="00A66D76" w:rsidRPr="00677ECD" w:rsidRDefault="00C835C6">
      <w:pPr>
        <w:pStyle w:val="OMDV3"/>
        <w:rPr>
          <w:color w:val="000000" w:themeColor="text1"/>
          <w:lang w:val="ru-RU"/>
          <w:rPrChange w:id="186" w:author="Дмитрий Камбаров" w:date="2026-04-15T13:32:00Z">
            <w:rPr>
              <w:rFonts w:eastAsiaTheme="minorEastAsia"/>
              <w:color w:val="000000" w:themeColor="text1"/>
              <w:lang w:eastAsia="fr-FR"/>
            </w:rPr>
          </w:rPrChange>
        </w:rPr>
        <w:pPrChange w:id="187" w:author="D.Kambarov" w:date="2025-03-13T16:31:00Z">
          <w:pPr>
            <w:pStyle w:val="af1"/>
            <w:numPr>
              <w:ilvl w:val="2"/>
              <w:numId w:val="16"/>
            </w:numPr>
            <w:ind w:left="709" w:hanging="709"/>
            <w:contextualSpacing w:val="0"/>
          </w:pPr>
        </w:pPrChange>
      </w:pPr>
      <w:r w:rsidRPr="00CF2A18">
        <w:rPr>
          <w:b/>
          <w:bCs/>
        </w:rPr>
        <w:t>BIM</w:t>
      </w:r>
      <w:r w:rsidRPr="008037B5">
        <w:rPr>
          <w:b/>
          <w:bCs/>
          <w:lang w:val="ru-RU"/>
          <w:rPrChange w:id="188" w:author="D.Kambarov" w:date="2025-03-13T17:33:00Z">
            <w:rPr>
              <w:b/>
              <w:bCs/>
            </w:rPr>
          </w:rPrChange>
        </w:rPr>
        <w:t xml:space="preserve"> (</w:t>
      </w:r>
      <w:ins w:id="189" w:author="D.Kambarov" w:date="2025-03-13T11:12:00Z">
        <w:r w:rsidR="004938CA" w:rsidRPr="008037B5">
          <w:rPr>
            <w:b/>
            <w:bCs/>
            <w:lang w:val="ru-RU"/>
            <w:rPrChange w:id="190" w:author="D.Kambarov" w:date="2025-03-13T17:33:00Z">
              <w:rPr>
                <w:b/>
                <w:bCs/>
              </w:rPr>
            </w:rPrChange>
          </w:rPr>
          <w:t>КК</w:t>
        </w:r>
      </w:ins>
      <w:del w:id="191" w:author="D.Kambarov" w:date="2025-03-13T11:12:00Z">
        <w:r w:rsidRPr="008037B5" w:rsidDel="004938CA">
          <w:rPr>
            <w:b/>
            <w:bCs/>
            <w:lang w:val="ru-RU"/>
            <w:rPrChange w:id="192" w:author="D.Kambarov" w:date="2025-03-13T17:33:00Z">
              <w:rPr>
                <w:b/>
                <w:bCs/>
              </w:rPr>
            </w:rPrChange>
          </w:rPr>
          <w:delText>АГК</w:delText>
        </w:r>
      </w:del>
      <w:r w:rsidRPr="008037B5">
        <w:rPr>
          <w:b/>
          <w:bCs/>
          <w:lang w:val="ru-RU"/>
          <w:rPrChange w:id="193" w:author="D.Kambarov" w:date="2025-03-13T17:33:00Z">
            <w:rPr>
              <w:b/>
              <w:bCs/>
            </w:rPr>
          </w:rPrChange>
        </w:rPr>
        <w:t xml:space="preserve">-1) – </w:t>
      </w:r>
      <w:r w:rsidRPr="008037B5">
        <w:rPr>
          <w:lang w:val="ru-RU"/>
          <w:rPrChange w:id="194" w:author="D.Kambarov" w:date="2025-03-13T17:33:00Z">
            <w:rPr/>
          </w:rPrChange>
        </w:rPr>
        <w:t xml:space="preserve">на этапе разработки концептуальных решений стадии АГК информационная модель должна передаваться заказчику при каждом изменении площадных и количественных показателей помещений, а также технико-экономических показателей. </w:t>
      </w:r>
    </w:p>
    <w:p w14:paraId="50EF934B" w14:textId="5034C451" w:rsidR="00A66D76" w:rsidRPr="00677ECD" w:rsidRDefault="00C835C6">
      <w:pPr>
        <w:pStyle w:val="OMDV3"/>
        <w:rPr>
          <w:color w:val="000000" w:themeColor="text1"/>
          <w:lang w:val="ru-RU"/>
          <w:rPrChange w:id="195" w:author="Дмитрий Камбаров" w:date="2026-04-15T13:32:00Z">
            <w:rPr>
              <w:rFonts w:eastAsiaTheme="minorEastAsia"/>
              <w:color w:val="000000" w:themeColor="text1"/>
              <w:lang w:eastAsia="fr-FR"/>
            </w:rPr>
          </w:rPrChange>
        </w:rPr>
        <w:pPrChange w:id="196" w:author="D.Kambarov" w:date="2025-03-13T16:31:00Z">
          <w:pPr>
            <w:pStyle w:val="af1"/>
            <w:numPr>
              <w:ilvl w:val="2"/>
              <w:numId w:val="16"/>
            </w:numPr>
            <w:ind w:left="709" w:hanging="709"/>
            <w:contextualSpacing w:val="0"/>
          </w:pPr>
        </w:pPrChange>
      </w:pPr>
      <w:r w:rsidRPr="00CF2A18">
        <w:rPr>
          <w:b/>
          <w:bCs/>
        </w:rPr>
        <w:t>BIM</w:t>
      </w:r>
      <w:r w:rsidRPr="008037B5">
        <w:rPr>
          <w:b/>
          <w:bCs/>
          <w:lang w:val="ru-RU"/>
          <w:rPrChange w:id="197" w:author="D.Kambarov" w:date="2025-03-13T17:33:00Z">
            <w:rPr>
              <w:b/>
              <w:bCs/>
            </w:rPr>
          </w:rPrChange>
        </w:rPr>
        <w:t xml:space="preserve"> (</w:t>
      </w:r>
      <w:ins w:id="198" w:author="D.Kambarov" w:date="2025-03-13T11:12:00Z">
        <w:r w:rsidR="004938CA" w:rsidRPr="008037B5">
          <w:rPr>
            <w:b/>
            <w:bCs/>
            <w:lang w:val="ru-RU"/>
            <w:rPrChange w:id="199" w:author="D.Kambarov" w:date="2025-03-13T17:33:00Z">
              <w:rPr>
                <w:b/>
                <w:bCs/>
              </w:rPr>
            </w:rPrChange>
          </w:rPr>
          <w:t>КК</w:t>
        </w:r>
      </w:ins>
      <w:del w:id="200" w:author="D.Kambarov" w:date="2025-03-13T11:12:00Z">
        <w:r w:rsidRPr="008037B5" w:rsidDel="004938CA">
          <w:rPr>
            <w:b/>
            <w:bCs/>
            <w:lang w:val="ru-RU"/>
            <w:rPrChange w:id="201" w:author="D.Kambarov" w:date="2025-03-13T17:33:00Z">
              <w:rPr>
                <w:b/>
                <w:bCs/>
              </w:rPr>
            </w:rPrChange>
          </w:rPr>
          <w:delText>АГК</w:delText>
        </w:r>
      </w:del>
      <w:r w:rsidRPr="008037B5">
        <w:rPr>
          <w:b/>
          <w:bCs/>
          <w:lang w:val="ru-RU"/>
          <w:rPrChange w:id="202" w:author="D.Kambarov" w:date="2025-03-13T17:33:00Z">
            <w:rPr>
              <w:b/>
              <w:bCs/>
            </w:rPr>
          </w:rPrChange>
        </w:rPr>
        <w:t xml:space="preserve">-Итог) – </w:t>
      </w:r>
      <w:r w:rsidRPr="008037B5">
        <w:rPr>
          <w:lang w:val="ru-RU"/>
          <w:rPrChange w:id="203" w:author="D.Kambarov" w:date="2025-03-13T17:33:00Z">
            <w:rPr/>
          </w:rPrChange>
        </w:rPr>
        <w:t xml:space="preserve">модель передаётся Заказчику как итоговый материал стадии АГК с прочими графическими материалами по итогу завершения этапа (согласно </w:t>
      </w:r>
      <w:r w:rsidRPr="008037B5">
        <w:rPr>
          <w:i/>
          <w:iCs/>
          <w:lang w:val="ru-RU"/>
          <w:rPrChange w:id="204" w:author="D.Kambarov" w:date="2025-03-13T17:33:00Z">
            <w:rPr>
              <w:i/>
              <w:iCs/>
            </w:rPr>
          </w:rPrChange>
        </w:rPr>
        <w:t>Графику выполнения работ</w:t>
      </w:r>
      <w:r w:rsidRPr="008037B5">
        <w:rPr>
          <w:lang w:val="ru-RU"/>
          <w:rPrChange w:id="205" w:author="D.Kambarov" w:date="2025-03-13T17:33:00Z">
            <w:rPr/>
          </w:rPrChange>
        </w:rPr>
        <w:t>).</w:t>
      </w:r>
    </w:p>
    <w:p w14:paraId="11F2776B" w14:textId="77777777" w:rsidR="00A66D76" w:rsidRPr="00677ECD" w:rsidRDefault="00C835C6">
      <w:pPr>
        <w:pStyle w:val="OMDV3"/>
        <w:rPr>
          <w:lang w:val="ru-RU"/>
          <w:rPrChange w:id="206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207" w:author="D.Kambarov" w:date="2025-03-13T16:31:00Z">
          <w:pPr>
            <w:pStyle w:val="af1"/>
            <w:numPr>
              <w:ilvl w:val="2"/>
              <w:numId w:val="16"/>
            </w:numPr>
            <w:ind w:left="709" w:hanging="709"/>
            <w:contextualSpacing w:val="0"/>
          </w:pPr>
        </w:pPrChange>
      </w:pPr>
      <w:r w:rsidRPr="00CF2A18">
        <w:rPr>
          <w:b/>
          <w:bCs/>
        </w:rPr>
        <w:t>BIM</w:t>
      </w:r>
      <w:r w:rsidRPr="008037B5">
        <w:rPr>
          <w:b/>
          <w:bCs/>
          <w:lang w:val="ru-RU"/>
          <w:rPrChange w:id="208" w:author="D.Kambarov" w:date="2025-03-13T17:33:00Z">
            <w:rPr>
              <w:b/>
              <w:bCs/>
            </w:rPr>
          </w:rPrChange>
        </w:rPr>
        <w:t xml:space="preserve"> (ПД-1) – </w:t>
      </w:r>
      <w:r w:rsidRPr="008037B5">
        <w:rPr>
          <w:lang w:val="ru-RU"/>
          <w:rPrChange w:id="209" w:author="D.Kambarov" w:date="2025-03-13T17:33:00Z">
            <w:rPr/>
          </w:rPrChange>
        </w:rPr>
        <w:t xml:space="preserve">модель передается заказчику на стадии Проект за 1 (один) рабочий день до захода в экспертизу. </w:t>
      </w:r>
    </w:p>
    <w:p w14:paraId="1DDC0F2D" w14:textId="77777777" w:rsidR="00A66D76" w:rsidRPr="00677ECD" w:rsidRDefault="00C835C6">
      <w:pPr>
        <w:pStyle w:val="OMDV3"/>
        <w:rPr>
          <w:lang w:val="ru-RU"/>
          <w:rPrChange w:id="210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211" w:author="D.Kambarov" w:date="2025-03-13T16:31:00Z">
          <w:pPr>
            <w:pStyle w:val="af1"/>
            <w:numPr>
              <w:ilvl w:val="2"/>
              <w:numId w:val="16"/>
            </w:numPr>
            <w:ind w:left="709" w:hanging="709"/>
            <w:contextualSpacing w:val="0"/>
          </w:pPr>
        </w:pPrChange>
      </w:pPr>
      <w:r w:rsidRPr="00CF2A18">
        <w:rPr>
          <w:b/>
          <w:bCs/>
        </w:rPr>
        <w:t>BIM</w:t>
      </w:r>
      <w:r w:rsidRPr="008037B5">
        <w:rPr>
          <w:b/>
          <w:bCs/>
          <w:lang w:val="ru-RU"/>
          <w:rPrChange w:id="212" w:author="D.Kambarov" w:date="2025-03-13T17:33:00Z">
            <w:rPr>
              <w:b/>
              <w:bCs/>
            </w:rPr>
          </w:rPrChange>
        </w:rPr>
        <w:t xml:space="preserve"> (ПД-2)</w:t>
      </w:r>
      <w:r w:rsidRPr="008037B5">
        <w:rPr>
          <w:lang w:val="ru-RU"/>
          <w:rPrChange w:id="213" w:author="D.Kambarov" w:date="2025-03-13T17:33:00Z">
            <w:rPr/>
          </w:rPrChange>
        </w:rPr>
        <w:t xml:space="preserve"> – модель передается на стадии Проект в течение 3 (трёх) рабочих дней после выхода из экспертизы</w:t>
      </w:r>
    </w:p>
    <w:p w14:paraId="1E3EF9E1" w14:textId="227BDAC7" w:rsidR="00A66D76" w:rsidRPr="00677ECD" w:rsidRDefault="00C835C6">
      <w:pPr>
        <w:pStyle w:val="OMDV3"/>
        <w:rPr>
          <w:lang w:val="ru-RU"/>
          <w:rPrChange w:id="214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215" w:author="D.Kambarov" w:date="2025-03-13T16:31:00Z">
          <w:pPr>
            <w:pStyle w:val="af1"/>
            <w:numPr>
              <w:ilvl w:val="2"/>
              <w:numId w:val="16"/>
            </w:numPr>
            <w:ind w:left="709" w:hanging="709"/>
            <w:contextualSpacing w:val="0"/>
          </w:pPr>
        </w:pPrChange>
      </w:pPr>
      <w:del w:id="216" w:author="D.Kambarov" w:date="2025-03-13T14:16:00Z">
        <w:r w:rsidRPr="008037B5" w:rsidDel="00CF2A18">
          <w:rPr>
            <w:b/>
            <w:bCs/>
            <w:lang w:val="ru-RU"/>
            <w:rPrChange w:id="217" w:author="D.Kambarov" w:date="2025-03-13T17:33:00Z">
              <w:rPr>
                <w:b/>
                <w:bCs/>
              </w:rPr>
            </w:rPrChange>
          </w:rPr>
          <w:delText xml:space="preserve"> </w:delText>
        </w:r>
      </w:del>
      <w:r w:rsidRPr="00CF2A18">
        <w:rPr>
          <w:b/>
          <w:bCs/>
        </w:rPr>
        <w:t>BIM</w:t>
      </w:r>
      <w:r w:rsidRPr="008037B5">
        <w:rPr>
          <w:b/>
          <w:bCs/>
          <w:lang w:val="ru-RU"/>
          <w:rPrChange w:id="218" w:author="D.Kambarov" w:date="2025-03-13T17:33:00Z">
            <w:rPr>
              <w:b/>
              <w:bCs/>
            </w:rPr>
          </w:rPrChange>
        </w:rPr>
        <w:t xml:space="preserve"> (П-Итог) </w:t>
      </w:r>
      <w:r w:rsidRPr="008037B5">
        <w:rPr>
          <w:lang w:val="ru-RU"/>
          <w:rPrChange w:id="219" w:author="D.Kambarov" w:date="2025-03-13T17:33:00Z">
            <w:rPr/>
          </w:rPrChange>
        </w:rPr>
        <w:t>– модель передаётся на стадии Проект за 5 (пять) рабочих дней до полного завершения работ по стадии Проект (</w:t>
      </w:r>
      <w:r w:rsidRPr="008037B5">
        <w:rPr>
          <w:i/>
          <w:iCs/>
          <w:lang w:val="ru-RU"/>
          <w:rPrChange w:id="220" w:author="D.Kambarov" w:date="2025-03-13T17:33:00Z">
            <w:rPr>
              <w:i/>
              <w:iCs/>
            </w:rPr>
          </w:rPrChange>
        </w:rPr>
        <w:t>согласно Договору и Графику выполнения работ)</w:t>
      </w:r>
      <w:r w:rsidRPr="008037B5">
        <w:rPr>
          <w:lang w:val="ru-RU"/>
          <w:rPrChange w:id="221" w:author="D.Kambarov" w:date="2025-03-13T17:33:00Z">
            <w:rPr/>
          </w:rPrChange>
        </w:rPr>
        <w:t xml:space="preserve">. Итоговая модель по этапу в формате </w:t>
      </w:r>
      <w:r w:rsidRPr="00CF2A18">
        <w:rPr>
          <w:b/>
        </w:rPr>
        <w:t>RVT</w:t>
      </w:r>
      <w:r w:rsidRPr="008037B5">
        <w:rPr>
          <w:lang w:val="ru-RU"/>
          <w:rPrChange w:id="222" w:author="D.Kambarov" w:date="2025-03-13T17:33:00Z">
            <w:rPr/>
          </w:rPrChange>
        </w:rPr>
        <w:t xml:space="preserve"> должна быть выгружена для итогового согласования в </w:t>
      </w:r>
      <w:r w:rsidRPr="00CF2A18">
        <w:t>Sarex</w:t>
      </w:r>
      <w:r w:rsidRPr="008037B5">
        <w:rPr>
          <w:lang w:val="ru-RU"/>
          <w:rPrChange w:id="223" w:author="D.Kambarov" w:date="2025-03-13T17:33:00Z">
            <w:rPr/>
          </w:rPrChange>
        </w:rPr>
        <w:t xml:space="preserve"> и запущена на согласование внутренним инструментарием. Этап будет считаться принятым Заказчиком при положительном согласовании модели. В ином случае Проектировщику будут направлены замечания по доработке модели с указанием их срока устранения.</w:t>
      </w:r>
    </w:p>
    <w:p w14:paraId="7104FFFB" w14:textId="77777777" w:rsidR="00A66D76" w:rsidRPr="00677ECD" w:rsidRDefault="00C835C6">
      <w:pPr>
        <w:pStyle w:val="OMDV3"/>
        <w:rPr>
          <w:lang w:val="ru-RU"/>
          <w:rPrChange w:id="224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225" w:author="D.Kambarov" w:date="2025-03-13T16:31:00Z">
          <w:pPr>
            <w:pStyle w:val="af1"/>
            <w:numPr>
              <w:ilvl w:val="2"/>
              <w:numId w:val="16"/>
            </w:numPr>
            <w:ind w:left="709" w:hanging="709"/>
            <w:contextualSpacing w:val="0"/>
          </w:pPr>
        </w:pPrChange>
      </w:pPr>
      <w:del w:id="226" w:author="D.Kambarov" w:date="2025-03-13T14:16:00Z">
        <w:r w:rsidRPr="008037B5" w:rsidDel="00CF2A18">
          <w:rPr>
            <w:b/>
            <w:bCs/>
            <w:lang w:val="ru-RU"/>
            <w:rPrChange w:id="227" w:author="D.Kambarov" w:date="2025-03-13T17:33:00Z">
              <w:rPr>
                <w:b/>
                <w:bCs/>
              </w:rPr>
            </w:rPrChange>
          </w:rPr>
          <w:delText xml:space="preserve"> </w:delText>
        </w:r>
      </w:del>
      <w:r w:rsidRPr="00CF2A18">
        <w:rPr>
          <w:b/>
          <w:bCs/>
        </w:rPr>
        <w:t>BIM</w:t>
      </w:r>
      <w:r w:rsidRPr="008037B5">
        <w:rPr>
          <w:b/>
          <w:bCs/>
          <w:lang w:val="ru-RU"/>
          <w:rPrChange w:id="228" w:author="D.Kambarov" w:date="2025-03-13T17:33:00Z">
            <w:rPr>
              <w:b/>
              <w:bCs/>
            </w:rPr>
          </w:rPrChange>
        </w:rPr>
        <w:t xml:space="preserve"> (П+/Т) – </w:t>
      </w:r>
      <w:r w:rsidRPr="008037B5">
        <w:rPr>
          <w:lang w:val="ru-RU"/>
          <w:rPrChange w:id="229" w:author="D.Kambarov" w:date="2025-03-13T17:33:00Z">
            <w:rPr/>
          </w:rPrChange>
        </w:rPr>
        <w:t xml:space="preserve">модель передаётся Заказчику одновременно с документацией по стадии Тендер (согласно </w:t>
      </w:r>
      <w:r w:rsidRPr="008037B5">
        <w:rPr>
          <w:i/>
          <w:iCs/>
          <w:lang w:val="ru-RU"/>
          <w:rPrChange w:id="230" w:author="D.Kambarov" w:date="2025-03-13T17:33:00Z">
            <w:rPr>
              <w:i/>
              <w:iCs/>
            </w:rPr>
          </w:rPrChange>
        </w:rPr>
        <w:t>Графику выполнения работ).</w:t>
      </w:r>
      <w:r w:rsidRPr="008037B5">
        <w:rPr>
          <w:b/>
          <w:bCs/>
          <w:i/>
          <w:iCs/>
          <w:lang w:val="ru-RU"/>
          <w:rPrChange w:id="231" w:author="D.Kambarov" w:date="2025-03-13T17:33:00Z">
            <w:rPr>
              <w:b/>
              <w:bCs/>
              <w:i/>
              <w:iCs/>
            </w:rPr>
          </w:rPrChange>
        </w:rPr>
        <w:t xml:space="preserve"> </w:t>
      </w:r>
    </w:p>
    <w:p w14:paraId="67DD38D1" w14:textId="667F3CD8" w:rsidR="00A66D76" w:rsidRPr="00677ECD" w:rsidRDefault="00C835C6">
      <w:pPr>
        <w:pStyle w:val="OMDV3"/>
        <w:rPr>
          <w:lang w:val="ru-RU"/>
          <w:rPrChange w:id="232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233" w:author="D.Kambarov" w:date="2025-03-13T16:31:00Z">
          <w:pPr>
            <w:pStyle w:val="af1"/>
            <w:numPr>
              <w:ilvl w:val="2"/>
              <w:numId w:val="16"/>
            </w:numPr>
            <w:ind w:left="709" w:hanging="709"/>
            <w:contextualSpacing w:val="0"/>
          </w:pPr>
        </w:pPrChange>
      </w:pPr>
      <w:r w:rsidRPr="00CF2A18">
        <w:rPr>
          <w:b/>
          <w:bCs/>
        </w:rPr>
        <w:t>BIM</w:t>
      </w:r>
      <w:r w:rsidRPr="008037B5">
        <w:rPr>
          <w:b/>
          <w:bCs/>
          <w:lang w:val="ru-RU"/>
          <w:rPrChange w:id="234" w:author="D.Kambarov" w:date="2025-03-13T17:33:00Z">
            <w:rPr>
              <w:b/>
              <w:bCs/>
            </w:rPr>
          </w:rPrChange>
        </w:rPr>
        <w:t xml:space="preserve"> (РД) – </w:t>
      </w:r>
      <w:r w:rsidRPr="008037B5">
        <w:rPr>
          <w:lang w:val="ru-RU"/>
          <w:rPrChange w:id="235" w:author="D.Kambarov" w:date="2025-03-13T17:33:00Z">
            <w:rPr/>
          </w:rPrChange>
        </w:rPr>
        <w:t>во время разработки документации на стадии РД модели выгружаются каждый раз вместе с соответствующими им альбомами документации. Требования по разработке модели будут предъявляться только к части модели</w:t>
      </w:r>
      <w:ins w:id="236" w:author="D.Kambarov" w:date="2025-03-17T13:35:00Z">
        <w:r w:rsidR="006A3917">
          <w:rPr>
            <w:lang w:val="ru-RU"/>
          </w:rPr>
          <w:t>,</w:t>
        </w:r>
      </w:ins>
      <w:r w:rsidRPr="008037B5">
        <w:rPr>
          <w:lang w:val="ru-RU"/>
          <w:rPrChange w:id="237" w:author="D.Kambarov" w:date="2025-03-13T17:33:00Z">
            <w:rPr/>
          </w:rPrChange>
        </w:rPr>
        <w:t xml:space="preserve"> описанной и относящейся к каждому отдельному альбому.</w:t>
      </w:r>
      <w:r w:rsidRPr="008037B5">
        <w:rPr>
          <w:color w:val="FF0000"/>
          <w:lang w:val="ru-RU"/>
          <w:rPrChange w:id="238" w:author="D.Kambarov" w:date="2025-03-13T17:33:00Z">
            <w:rPr>
              <w:color w:val="FF0000"/>
            </w:rPr>
          </w:rPrChange>
        </w:rPr>
        <w:t xml:space="preserve"> </w:t>
      </w:r>
      <w:r w:rsidRPr="008037B5">
        <w:rPr>
          <w:lang w:val="ru-RU"/>
          <w:rPrChange w:id="239" w:author="D.Kambarov" w:date="2025-03-13T17:33:00Z">
            <w:rPr/>
          </w:rPrChange>
        </w:rPr>
        <w:t xml:space="preserve">Модель, содержащая финальные решения по передаваемому альбому, в формате </w:t>
      </w:r>
      <w:r w:rsidRPr="00CF2A18">
        <w:rPr>
          <w:b/>
        </w:rPr>
        <w:t>RVT</w:t>
      </w:r>
      <w:r w:rsidRPr="008037B5">
        <w:rPr>
          <w:lang w:val="ru-RU"/>
          <w:rPrChange w:id="240" w:author="D.Kambarov" w:date="2025-03-13T17:33:00Z">
            <w:rPr/>
          </w:rPrChange>
        </w:rPr>
        <w:t xml:space="preserve"> должна быть единовременно выгружена с пакетом документов по альбому (</w:t>
      </w:r>
      <w:r w:rsidRPr="00CF2A18">
        <w:rPr>
          <w:b/>
          <w:bCs/>
        </w:rPr>
        <w:t>PDF</w:t>
      </w:r>
      <w:r w:rsidRPr="008037B5">
        <w:rPr>
          <w:b/>
          <w:bCs/>
          <w:lang w:val="ru-RU"/>
          <w:rPrChange w:id="241" w:author="D.Kambarov" w:date="2025-03-13T17:33:00Z">
            <w:rPr>
              <w:b/>
              <w:bCs/>
            </w:rPr>
          </w:rPrChange>
        </w:rPr>
        <w:t xml:space="preserve">, </w:t>
      </w:r>
      <w:r w:rsidRPr="00CF2A18">
        <w:rPr>
          <w:b/>
          <w:bCs/>
        </w:rPr>
        <w:t>DWG</w:t>
      </w:r>
      <w:r w:rsidRPr="008037B5">
        <w:rPr>
          <w:lang w:val="ru-RU"/>
          <w:rPrChange w:id="242" w:author="D.Kambarov" w:date="2025-03-13T17:33:00Z">
            <w:rPr/>
          </w:rPrChange>
        </w:rPr>
        <w:t xml:space="preserve">) для согласования в </w:t>
      </w:r>
      <w:r w:rsidRPr="00CF2A18">
        <w:t>Sarex</w:t>
      </w:r>
      <w:r w:rsidRPr="008037B5">
        <w:rPr>
          <w:lang w:val="ru-RU"/>
          <w:rPrChange w:id="243" w:author="D.Kambarov" w:date="2025-03-13T17:33:00Z">
            <w:rPr/>
          </w:rPrChange>
        </w:rPr>
        <w:t xml:space="preserve">. Альбом в формате </w:t>
      </w:r>
      <w:r>
        <w:t>PDF</w:t>
      </w:r>
      <w:r w:rsidRPr="008037B5">
        <w:rPr>
          <w:lang w:val="ru-RU"/>
          <w:rPrChange w:id="244" w:author="D.Kambarov" w:date="2025-03-13T17:33:00Z">
            <w:rPr/>
          </w:rPrChange>
        </w:rPr>
        <w:t xml:space="preserve"> должен быть отправлен на согласование внутренним инструментарием. Альбом будет считаться принятым Заказчиком при его положительном согласовании. В ином случае Проектировщику будут направлены замечания по доработке модели с указанием срока их устранения.  </w:t>
      </w:r>
    </w:p>
    <w:p w14:paraId="2CD994DA" w14:textId="77777777" w:rsidR="00A66D76" w:rsidRPr="00677ECD" w:rsidRDefault="00C835C6">
      <w:pPr>
        <w:pStyle w:val="OMDV2"/>
        <w:rPr>
          <w:lang w:val="ru-RU"/>
          <w:rPrChange w:id="245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246" w:author="D.Kambarov" w:date="2025-03-13T14:16:00Z">
          <w:pPr>
            <w:pStyle w:val="af1"/>
            <w:numPr>
              <w:ilvl w:val="1"/>
              <w:numId w:val="16"/>
            </w:numPr>
            <w:ind w:left="567" w:hanging="567"/>
            <w:contextualSpacing w:val="0"/>
          </w:pPr>
        </w:pPrChange>
      </w:pPr>
      <w:r w:rsidRPr="008037B5">
        <w:rPr>
          <w:lang w:val="ru-RU"/>
          <w:rPrChange w:id="247" w:author="D.Kambarov" w:date="2025-03-13T17:33:00Z">
            <w:rPr/>
          </w:rPrChange>
        </w:rPr>
        <w:t>На всех этапах после получения подтверждения принятия модели и сопутствующих документов со стороны Заказчика их передача возможна на бумажных носителях по условиям Договора.</w:t>
      </w:r>
    </w:p>
    <w:p w14:paraId="32302A64" w14:textId="77777777" w:rsidR="00A66D76" w:rsidRPr="00677ECD" w:rsidRDefault="00C835C6">
      <w:pPr>
        <w:pStyle w:val="OMDV2"/>
        <w:rPr>
          <w:lang w:val="ru-RU"/>
          <w:rPrChange w:id="248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249" w:author="D.Kambarov" w:date="2025-03-13T14:16:00Z">
          <w:pPr>
            <w:pStyle w:val="af1"/>
            <w:numPr>
              <w:ilvl w:val="1"/>
              <w:numId w:val="16"/>
            </w:numPr>
            <w:ind w:left="567" w:hanging="567"/>
            <w:contextualSpacing w:val="0"/>
          </w:pPr>
        </w:pPrChange>
      </w:pPr>
      <w:r w:rsidRPr="008037B5">
        <w:rPr>
          <w:lang w:val="ru-RU"/>
          <w:rPrChange w:id="250" w:author="D.Kambarov" w:date="2025-03-13T17:33:00Z">
            <w:rPr/>
          </w:rPrChange>
        </w:rPr>
        <w:t xml:space="preserve">В процессах согласования документации на всех этапах согласно п.2.7.2 - 2.7.8 нужно единовременно загружать в </w:t>
      </w:r>
      <w:r w:rsidRPr="00CF2A18">
        <w:t>Sarex</w:t>
      </w:r>
      <w:r w:rsidRPr="008037B5">
        <w:rPr>
          <w:lang w:val="ru-RU"/>
          <w:rPrChange w:id="251" w:author="D.Kambarov" w:date="2025-03-13T17:33:00Z">
            <w:rPr/>
          </w:rPrChange>
        </w:rPr>
        <w:t xml:space="preserve">: </w:t>
      </w:r>
    </w:p>
    <w:p w14:paraId="7CD704D5" w14:textId="77777777" w:rsidR="00A66D76" w:rsidRDefault="00C835C6">
      <w:pPr>
        <w:pStyle w:val="af1"/>
        <w:numPr>
          <w:ilvl w:val="0"/>
          <w:numId w:val="15"/>
        </w:numPr>
        <w:ind w:left="851" w:hanging="283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BIM-модели соответствующих разделов в формате </w:t>
      </w:r>
      <w:r>
        <w:rPr>
          <w:rFonts w:eastAsiaTheme="minorEastAsia" w:cstheme="minorHAnsi"/>
          <w:b/>
          <w:lang w:val="en-US" w:eastAsia="fr-FR"/>
        </w:rPr>
        <w:t>RVT</w:t>
      </w:r>
      <w:r>
        <w:rPr>
          <w:rFonts w:eastAsiaTheme="minorEastAsia" w:cstheme="minorHAnsi"/>
          <w:lang w:eastAsia="fr-FR"/>
        </w:rPr>
        <w:t xml:space="preserve"> со всеми необходимыми на данном этапе ссылками и связанными файлами;</w:t>
      </w:r>
    </w:p>
    <w:p w14:paraId="5FE15CA8" w14:textId="77777777" w:rsidR="00A66D76" w:rsidRDefault="00C835C6">
      <w:pPr>
        <w:pStyle w:val="af1"/>
        <w:numPr>
          <w:ilvl w:val="0"/>
          <w:numId w:val="15"/>
        </w:numPr>
        <w:ind w:left="851" w:hanging="283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val="en-US" w:eastAsia="fr-FR"/>
        </w:rPr>
        <w:t>PDF</w:t>
      </w:r>
      <w:r>
        <w:rPr>
          <w:rFonts w:eastAsiaTheme="minorEastAsia" w:cstheme="minorHAnsi"/>
          <w:lang w:eastAsia="fr-FR"/>
        </w:rPr>
        <w:t xml:space="preserve">-альбомы с документацией по разделам (по мере готовности оформленных альбомов). Обновляя </w:t>
      </w:r>
      <w:r>
        <w:rPr>
          <w:rFonts w:eastAsiaTheme="minorEastAsia" w:cstheme="minorHAnsi"/>
          <w:lang w:val="en-US" w:eastAsia="fr-FR"/>
        </w:rPr>
        <w:t>PDF</w:t>
      </w:r>
      <w:r>
        <w:rPr>
          <w:rFonts w:eastAsiaTheme="minorEastAsia" w:cstheme="minorHAnsi"/>
          <w:lang w:eastAsia="fr-FR"/>
        </w:rPr>
        <w:t xml:space="preserve">-документацию, также обновляйте </w:t>
      </w:r>
      <w:r>
        <w:rPr>
          <w:rFonts w:eastAsiaTheme="minorEastAsia" w:cstheme="minorHAnsi"/>
          <w:lang w:val="en-US" w:eastAsia="fr-FR"/>
        </w:rPr>
        <w:t>BIM</w:t>
      </w:r>
      <w:r>
        <w:rPr>
          <w:rFonts w:eastAsiaTheme="minorEastAsia" w:cstheme="minorHAnsi"/>
          <w:lang w:eastAsia="fr-FR"/>
        </w:rPr>
        <w:t>-модель;</w:t>
      </w:r>
    </w:p>
    <w:p w14:paraId="63AC8DD8" w14:textId="77777777" w:rsidR="00A66D76" w:rsidRDefault="00C835C6">
      <w:pPr>
        <w:pStyle w:val="af1"/>
        <w:numPr>
          <w:ilvl w:val="0"/>
          <w:numId w:val="15"/>
        </w:numPr>
        <w:ind w:left="851" w:hanging="283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val="en-US" w:eastAsia="fr-FR"/>
        </w:rPr>
        <w:t>DWG</w:t>
      </w:r>
      <w:r>
        <w:rPr>
          <w:rFonts w:eastAsiaTheme="minorEastAsia" w:cstheme="minorHAnsi"/>
          <w:lang w:eastAsia="fr-FR"/>
        </w:rPr>
        <w:t xml:space="preserve">-файлы с документацией по соответствующим разделам (если они разрабатываются не в </w:t>
      </w:r>
      <w:r>
        <w:rPr>
          <w:rFonts w:eastAsiaTheme="minorEastAsia" w:cstheme="minorHAnsi"/>
          <w:lang w:val="en-US" w:eastAsia="fr-FR"/>
        </w:rPr>
        <w:t>Revit</w:t>
      </w:r>
      <w:r>
        <w:rPr>
          <w:rFonts w:eastAsiaTheme="minorEastAsia" w:cstheme="minorHAnsi"/>
          <w:lang w:eastAsia="fr-FR"/>
        </w:rPr>
        <w:t>).</w:t>
      </w:r>
    </w:p>
    <w:p w14:paraId="6DCA7820" w14:textId="77777777" w:rsidR="00A66D76" w:rsidDel="00BB5641" w:rsidRDefault="00C835C6">
      <w:pPr>
        <w:pStyle w:val="af1"/>
        <w:numPr>
          <w:ilvl w:val="1"/>
          <w:numId w:val="16"/>
        </w:numPr>
        <w:ind w:left="567" w:hanging="567"/>
        <w:contextualSpacing w:val="0"/>
        <w:rPr>
          <w:del w:id="252" w:author="D.Kambarov" w:date="2025-02-17T17:43:00Z"/>
          <w:rFonts w:cstheme="minorHAnsi"/>
          <w:lang w:eastAsia="fr-FR"/>
        </w:rPr>
      </w:pPr>
      <w:del w:id="253" w:author="D.Kambarov" w:date="2025-02-17T17:43:00Z">
        <w:r w:rsidDel="00BB5641">
          <w:rPr>
            <w:rFonts w:eastAsiaTheme="minorEastAsia" w:cstheme="minorHAnsi"/>
          </w:rPr>
          <w:delText>На стадии Т/РД раз в две недели нужно сформировать сборку в формате «</w:delText>
        </w:r>
        <w:r w:rsidDel="00BB5641">
          <w:rPr>
            <w:rFonts w:eastAsiaTheme="minorEastAsia" w:cstheme="minorHAnsi"/>
            <w:lang w:val="en-US"/>
          </w:rPr>
          <w:delText>S</w:delText>
        </w:r>
        <w:r w:rsidDel="00BB5641">
          <w:rPr>
            <w:rFonts w:eastAsiaTheme="minorEastAsia" w:cstheme="minorHAnsi"/>
          </w:rPr>
          <w:delText>3</w:delText>
        </w:r>
        <w:r w:rsidDel="00BB5641">
          <w:rPr>
            <w:rFonts w:eastAsiaTheme="minorEastAsia" w:cstheme="minorHAnsi"/>
            <w:lang w:val="en-US"/>
          </w:rPr>
          <w:delText>D</w:delText>
        </w:r>
        <w:r w:rsidDel="00BB5641">
          <w:rPr>
            <w:rFonts w:eastAsiaTheme="minorEastAsia" w:cstheme="minorHAnsi"/>
          </w:rPr>
          <w:delText xml:space="preserve">» (осуществляется с помощью плагина для </w:delText>
        </w:r>
        <w:r w:rsidDel="00BB5641">
          <w:rPr>
            <w:rFonts w:eastAsiaTheme="minorEastAsia" w:cstheme="minorHAnsi"/>
            <w:lang w:val="en-US"/>
          </w:rPr>
          <w:delText>Navisworks</w:delText>
        </w:r>
        <w:r w:rsidDel="00BB5641">
          <w:rPr>
            <w:rFonts w:eastAsiaTheme="minorEastAsia" w:cstheme="minorHAnsi"/>
          </w:rPr>
          <w:delText xml:space="preserve">. Плагин предоставляется </w:delText>
        </w:r>
        <w:r w:rsidDel="00BB5641">
          <w:rPr>
            <w:rFonts w:eastAsiaTheme="minorEastAsia" w:cstheme="minorHAnsi"/>
            <w:lang w:val="en-US"/>
          </w:rPr>
          <w:delText>BIM</w:delText>
        </w:r>
        <w:r w:rsidDel="00BB5641">
          <w:rPr>
            <w:rFonts w:eastAsiaTheme="minorEastAsia" w:cstheme="minorHAnsi"/>
          </w:rPr>
          <w:delText>-менеджером ОМ Девелопмент).</w:delText>
        </w:r>
      </w:del>
    </w:p>
    <w:p w14:paraId="67E78C77" w14:textId="627DE3B6" w:rsidR="00A66D76" w:rsidRDefault="00C835C6">
      <w:pPr>
        <w:pStyle w:val="OMDEV"/>
        <w:rPr>
          <w:rFonts w:eastAsiaTheme="minorEastAsia"/>
        </w:rPr>
        <w:pPrChange w:id="254" w:author="D.Kambarov" w:date="2025-03-13T14:17:00Z">
          <w:pPr>
            <w:pStyle w:val="OMDEV"/>
            <w:numPr>
              <w:numId w:val="14"/>
            </w:numPr>
            <w:spacing w:before="0" w:after="120" w:line="240" w:lineRule="auto"/>
            <w:ind w:left="567" w:hanging="567"/>
          </w:pPr>
        </w:pPrChange>
      </w:pPr>
      <w:del w:id="255" w:author="D.Kambarov" w:date="2025-03-17T14:12:00Z">
        <w:r w:rsidDel="0016087B">
          <w:rPr>
            <w:rFonts w:eastAsiaTheme="minorEastAsia"/>
          </w:rPr>
          <w:delText xml:space="preserve">          </w:delText>
        </w:r>
      </w:del>
      <w:bookmarkStart w:id="256" w:name="_Toc192779630"/>
      <w:r w:rsidRPr="006A3917">
        <w:rPr>
          <w:rFonts w:eastAsiaTheme="minorEastAsia"/>
        </w:rPr>
        <w:t>Общие</w:t>
      </w:r>
      <w:r>
        <w:rPr>
          <w:rFonts w:eastAsiaTheme="minorEastAsia"/>
        </w:rPr>
        <w:t xml:space="preserve"> требования</w:t>
      </w:r>
      <w:bookmarkEnd w:id="256"/>
    </w:p>
    <w:p w14:paraId="390491AA" w14:textId="77777777" w:rsidR="00A66D76" w:rsidRPr="00677ECD" w:rsidRDefault="00C835C6">
      <w:pPr>
        <w:pStyle w:val="OMDV2"/>
        <w:numPr>
          <w:ilvl w:val="1"/>
          <w:numId w:val="56"/>
        </w:numPr>
        <w:rPr>
          <w:lang w:val="ru-RU"/>
          <w:rPrChange w:id="257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258" w:author="D.Kambarov" w:date="2025-03-13T14:18:00Z">
          <w:pPr>
            <w:pStyle w:val="OM"/>
            <w:numPr>
              <w:ilvl w:val="1"/>
              <w:numId w:val="17"/>
            </w:numPr>
            <w:ind w:left="360" w:hanging="360"/>
          </w:pPr>
        </w:pPrChange>
      </w:pPr>
      <w:r w:rsidRPr="008037B5">
        <w:rPr>
          <w:lang w:val="ru-RU"/>
          <w:rPrChange w:id="259" w:author="D.Kambarov" w:date="2025-03-13T17:33:00Z">
            <w:rPr/>
          </w:rPrChange>
        </w:rPr>
        <w:t xml:space="preserve">Перед началом проектирования требуется согласовать с </w:t>
      </w:r>
      <w:r>
        <w:t>BIM</w:t>
      </w:r>
      <w:r w:rsidRPr="008037B5">
        <w:rPr>
          <w:lang w:val="ru-RU"/>
          <w:rPrChange w:id="260" w:author="D.Kambarov" w:date="2025-03-13T17:33:00Z">
            <w:rPr/>
          </w:rPrChange>
        </w:rPr>
        <w:t xml:space="preserve">-отделом ОМ Девелопмент структуру разбиения моделей, а также </w:t>
      </w:r>
      <w:r w:rsidRPr="008037B5">
        <w:rPr>
          <w:b/>
          <w:lang w:val="ru-RU"/>
          <w:rPrChange w:id="261" w:author="D.Kambarov" w:date="2025-03-13T17:33:00Z">
            <w:rPr>
              <w:b/>
            </w:rPr>
          </w:rPrChange>
        </w:rPr>
        <w:t>шифр проекта.</w:t>
      </w:r>
      <w:r w:rsidRPr="008037B5">
        <w:rPr>
          <w:lang w:val="ru-RU"/>
          <w:rPrChange w:id="262" w:author="D.Kambarov" w:date="2025-03-13T17:33:00Z">
            <w:rPr/>
          </w:rPrChange>
        </w:rPr>
        <w:t xml:space="preserve"> Именовать файлы моделей необходимо латинскими буквами без пробелов по образцу:</w:t>
      </w:r>
    </w:p>
    <w:p w14:paraId="7F54F7D4" w14:textId="7FC7C6EB" w:rsidR="00A66D76" w:rsidRDefault="00C835C6">
      <w:pPr>
        <w:pStyle w:val="OM"/>
        <w:numPr>
          <w:ilvl w:val="0"/>
          <w:numId w:val="0"/>
        </w:numPr>
        <w:ind w:left="567"/>
        <w:jc w:val="center"/>
        <w:rPr>
          <w:b/>
          <w:lang w:eastAsia="fr-FR"/>
        </w:rPr>
        <w:pPrChange w:id="263" w:author="D.Kambarov" w:date="2025-03-13T14:18:00Z">
          <w:pPr>
            <w:pStyle w:val="OM"/>
            <w:numPr>
              <w:numId w:val="0"/>
            </w:numPr>
            <w:ind w:left="567" w:firstLine="0"/>
          </w:pPr>
        </w:pPrChange>
      </w:pPr>
      <w:r>
        <w:rPr>
          <w:rFonts w:eastAsiaTheme="minorEastAsia" w:cstheme="minorHAnsi"/>
          <w:b/>
          <w:i/>
          <w:lang w:eastAsia="fr-FR"/>
        </w:rPr>
        <w:t>&lt;</w:t>
      </w:r>
      <w:r>
        <w:rPr>
          <w:rFonts w:ascii="Calibri" w:eastAsiaTheme="minorEastAsia" w:hAnsi="Calibri" w:cstheme="minorHAnsi"/>
          <w:b/>
          <w:i/>
          <w:color w:val="000000" w:themeColor="text1"/>
        </w:rPr>
        <w:t xml:space="preserve">шифр </w:t>
      </w:r>
      <w:proofErr w:type="gramStart"/>
      <w:r>
        <w:rPr>
          <w:rFonts w:ascii="Calibri" w:eastAsiaTheme="minorEastAsia" w:hAnsi="Calibri" w:cstheme="minorHAnsi"/>
          <w:b/>
          <w:i/>
          <w:color w:val="000000" w:themeColor="text1"/>
        </w:rPr>
        <w:t>проекта&gt;_</w:t>
      </w:r>
      <w:proofErr w:type="gramEnd"/>
      <w:r>
        <w:rPr>
          <w:rFonts w:eastAsiaTheme="minorEastAsia" w:cstheme="minorHAnsi"/>
          <w:b/>
          <w:i/>
          <w:lang w:eastAsia="fr-FR"/>
        </w:rPr>
        <w:t>&lt;</w:t>
      </w:r>
      <w:r>
        <w:rPr>
          <w:rFonts w:ascii="Calibri" w:eastAsiaTheme="minorEastAsia" w:hAnsi="Calibri" w:cstheme="minorHAnsi"/>
          <w:b/>
          <w:i/>
          <w:color w:val="000000" w:themeColor="text1"/>
        </w:rPr>
        <w:t>корпус&gt;_</w:t>
      </w:r>
      <w:r>
        <w:rPr>
          <w:rFonts w:eastAsiaTheme="minorEastAsia" w:cstheme="minorHAnsi"/>
          <w:b/>
          <w:i/>
          <w:lang w:eastAsia="fr-FR"/>
        </w:rPr>
        <w:t>&lt;</w:t>
      </w:r>
      <w:r>
        <w:rPr>
          <w:rFonts w:ascii="Calibri" w:eastAsiaTheme="minorEastAsia" w:hAnsi="Calibri" w:cstheme="minorHAnsi"/>
          <w:b/>
          <w:i/>
          <w:color w:val="000000" w:themeColor="text1"/>
        </w:rPr>
        <w:t>марка стадии&gt;_</w:t>
      </w:r>
      <w:r>
        <w:rPr>
          <w:rFonts w:eastAsiaTheme="minorEastAsia" w:cstheme="minorHAnsi"/>
          <w:b/>
          <w:i/>
          <w:lang w:eastAsia="fr-FR"/>
        </w:rPr>
        <w:t>&lt;</w:t>
      </w:r>
      <w:r>
        <w:rPr>
          <w:rFonts w:ascii="Calibri" w:eastAsiaTheme="minorEastAsia" w:hAnsi="Calibri" w:cstheme="minorHAnsi"/>
          <w:b/>
          <w:i/>
          <w:color w:val="000000" w:themeColor="text1"/>
        </w:rPr>
        <w:t>марка раздела&gt;_&lt;версия ПО&gt;</w:t>
      </w:r>
      <w:r>
        <w:rPr>
          <w:rFonts w:eastAsiaTheme="minorEastAsia" w:cstheme="minorHAnsi"/>
          <w:b/>
          <w:i/>
          <w:lang w:eastAsia="fr-FR"/>
        </w:rPr>
        <w:t>.</w:t>
      </w:r>
    </w:p>
    <w:p w14:paraId="79B46E62" w14:textId="5F017B0F" w:rsidR="00A66D76" w:rsidRDefault="00C835C6">
      <w:pPr>
        <w:contextualSpacing/>
        <w:jc w:val="center"/>
        <w:rPr>
          <w:rFonts w:ascii="Calibri" w:eastAsiaTheme="minorEastAsia" w:hAnsi="Calibri" w:cstheme="minorHAnsi"/>
          <w:color w:val="000000"/>
        </w:rPr>
        <w:pPrChange w:id="264" w:author="D.Kambarov" w:date="2025-03-13T14:18:00Z">
          <w:pPr>
            <w:contextualSpacing/>
          </w:pPr>
        </w:pPrChange>
      </w:pPr>
      <w:del w:id="265" w:author="D.Kambarov" w:date="2025-03-13T14:19:00Z">
        <w:r w:rsidDel="007407C2">
          <w:rPr>
            <w:rFonts w:ascii="Calibri" w:eastAsiaTheme="minorEastAsia" w:hAnsi="Calibri" w:cstheme="minorHAnsi"/>
            <w:color w:val="000000"/>
          </w:rPr>
          <w:delText>Где:</w:delText>
        </w:r>
      </w:del>
      <w:r>
        <w:rPr>
          <w:rFonts w:eastAsiaTheme="minorEastAsia" w:cstheme="minorHAnsi"/>
          <w:b/>
          <w:bCs/>
          <w:noProof/>
          <w:lang w:eastAsia="ru-RU"/>
        </w:rPr>
        <w:drawing>
          <wp:inline distT="0" distB="0" distL="0" distR="0" wp14:anchorId="38E3F5B9" wp14:editId="2437FD22">
            <wp:extent cx="2317750" cy="908050"/>
            <wp:effectExtent l="0" t="0" r="6350" b="6350"/>
            <wp:docPr id="10" name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/>
                  </pic:blipFill>
                  <pic:spPr bwMode="auto">
                    <a:xfrm>
                      <a:off x="0" y="0"/>
                      <a:ext cx="231775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B94DF" w14:textId="69A832FF" w:rsidR="00A66D76" w:rsidDel="007407C2" w:rsidRDefault="00C835C6">
      <w:pPr>
        <w:rPr>
          <w:del w:id="266" w:author="D.Kambarov" w:date="2025-03-13T14:19:00Z"/>
        </w:rPr>
        <w:pPrChange w:id="267" w:author="D.Kambarov" w:date="2025-03-13T14:19:00Z">
          <w:pPr>
            <w:contextualSpacing/>
          </w:pPr>
        </w:pPrChange>
      </w:pPr>
      <w:del w:id="268" w:author="D.Kambarov" w:date="2025-03-13T14:19:00Z">
        <w:r w:rsidDel="007407C2">
          <w:delText>Например:</w:delText>
        </w:r>
      </w:del>
    </w:p>
    <w:p w14:paraId="638AFECF" w14:textId="3B713F6B" w:rsidR="00A66D76" w:rsidDel="007407C2" w:rsidRDefault="00C835C6">
      <w:pPr>
        <w:jc w:val="center"/>
        <w:rPr>
          <w:del w:id="269" w:author="D.Kambarov" w:date="2025-03-13T14:19:00Z"/>
          <w:b/>
        </w:rPr>
        <w:pPrChange w:id="270" w:author="D.Kambarov" w:date="2025-03-13T14:19:00Z">
          <w:pPr>
            <w:contextualSpacing/>
          </w:pPr>
        </w:pPrChange>
      </w:pPr>
      <w:del w:id="271" w:author="D.Kambarov" w:date="2025-03-13T14:19:00Z">
        <w:r w:rsidDel="007407C2">
          <w:rPr>
            <w:b/>
          </w:rPr>
          <w:delText>120219-2_</w:delText>
        </w:r>
        <w:r w:rsidDel="007407C2">
          <w:rPr>
            <w:b/>
            <w:lang w:val="en-US"/>
          </w:rPr>
          <w:delText>K</w:delText>
        </w:r>
        <w:r w:rsidDel="007407C2">
          <w:rPr>
            <w:b/>
          </w:rPr>
          <w:delText>1_</w:delText>
        </w:r>
        <w:r w:rsidDel="007407C2">
          <w:rPr>
            <w:b/>
            <w:lang w:val="en-US"/>
          </w:rPr>
          <w:delText>PD</w:delText>
        </w:r>
        <w:r w:rsidDel="007407C2">
          <w:rPr>
            <w:b/>
          </w:rPr>
          <w:delText>_</w:delText>
        </w:r>
        <w:r w:rsidDel="007407C2">
          <w:rPr>
            <w:b/>
            <w:lang w:val="en-US"/>
          </w:rPr>
          <w:delText>AR</w:delText>
        </w:r>
      </w:del>
    </w:p>
    <w:p w14:paraId="665E3632" w14:textId="77777777" w:rsidR="00A66D76" w:rsidRDefault="00C835C6">
      <w:pPr>
        <w:pPrChange w:id="272" w:author="D.Kambarov" w:date="2025-03-13T14:19:00Z">
          <w:pPr>
            <w:contextualSpacing/>
          </w:pPr>
        </w:pPrChange>
      </w:pPr>
      <w:r>
        <w:t>Где:</w:t>
      </w:r>
    </w:p>
    <w:p w14:paraId="475204B0" w14:textId="77777777" w:rsidR="00A66D76" w:rsidRDefault="00C835C6">
      <w:pPr>
        <w:rPr>
          <w:rFonts w:cs="Calibri"/>
        </w:rPr>
        <w:pPrChange w:id="273" w:author="D.Kambarov" w:date="2025-03-13T14:19:00Z">
          <w:pPr>
            <w:pStyle w:val="af1"/>
            <w:numPr>
              <w:numId w:val="12"/>
            </w:numPr>
            <w:ind w:left="567" w:hanging="283"/>
          </w:pPr>
        </w:pPrChange>
      </w:pPr>
      <w:r>
        <w:rPr>
          <w:b/>
        </w:rPr>
        <w:t>Шифр проекта</w:t>
      </w:r>
      <w:r>
        <w:t xml:space="preserve"> – кодовое название проекта (от 2 до 4 символов) для более легкой инициации файла (согласовывается на первом проектном совещании).</w:t>
      </w:r>
    </w:p>
    <w:p w14:paraId="308ABCB0" w14:textId="77777777" w:rsidR="00A66D76" w:rsidRDefault="00C835C6">
      <w:pPr>
        <w:rPr>
          <w:rFonts w:cs="Calibri"/>
        </w:rPr>
        <w:pPrChange w:id="274" w:author="D.Kambarov" w:date="2025-03-13T14:19:00Z">
          <w:pPr>
            <w:pStyle w:val="af1"/>
            <w:numPr>
              <w:numId w:val="12"/>
            </w:numPr>
            <w:ind w:left="567" w:hanging="283"/>
          </w:pPr>
        </w:pPrChange>
      </w:pPr>
      <w:r>
        <w:rPr>
          <w:b/>
        </w:rPr>
        <w:t>Корпус</w:t>
      </w:r>
      <w:r>
        <w:t xml:space="preserve"> – номер корпуса/обозначение здания. Примеры: Корпус 1 – </w:t>
      </w:r>
      <w:r>
        <w:rPr>
          <w:bCs/>
        </w:rPr>
        <w:t>K1</w:t>
      </w:r>
      <w:r>
        <w:t xml:space="preserve">, Корпус 12 – </w:t>
      </w:r>
      <w:r>
        <w:rPr>
          <w:bCs/>
        </w:rPr>
        <w:t>К12</w:t>
      </w:r>
      <w:r>
        <w:t xml:space="preserve">, Детский сад – </w:t>
      </w:r>
      <w:r>
        <w:rPr>
          <w:bCs/>
        </w:rPr>
        <w:t>DSAD</w:t>
      </w:r>
      <w:r>
        <w:t xml:space="preserve">, Паркинг – </w:t>
      </w:r>
      <w:r>
        <w:rPr>
          <w:bCs/>
        </w:rPr>
        <w:t>PARK</w:t>
      </w:r>
      <w:r>
        <w:t xml:space="preserve">, Школа – </w:t>
      </w:r>
      <w:r>
        <w:rPr>
          <w:bCs/>
        </w:rPr>
        <w:t>SHKL</w:t>
      </w:r>
      <w:r>
        <w:t xml:space="preserve"> и т.д. Обозначения зданий согласовать на этапе разработке </w:t>
      </w:r>
      <w:r>
        <w:rPr>
          <w:b/>
        </w:rPr>
        <w:t>BEP</w:t>
      </w:r>
      <w:r>
        <w:t>.</w:t>
      </w:r>
    </w:p>
    <w:p w14:paraId="5575833A" w14:textId="77777777" w:rsidR="00A66D76" w:rsidRDefault="00C835C6">
      <w:pPr>
        <w:rPr>
          <w:rFonts w:cs="Calibri"/>
        </w:rPr>
        <w:pPrChange w:id="275" w:author="D.Kambarov" w:date="2025-03-13T14:19:00Z">
          <w:pPr>
            <w:pStyle w:val="af1"/>
            <w:numPr>
              <w:numId w:val="12"/>
            </w:numPr>
            <w:ind w:left="567" w:hanging="283"/>
          </w:pPr>
        </w:pPrChange>
      </w:pPr>
      <w:r w:rsidRPr="007407C2">
        <w:rPr>
          <w:b/>
          <w:bCs/>
          <w:rPrChange w:id="276" w:author="D.Kambarov" w:date="2025-03-13T14:19:00Z">
            <w:rPr/>
          </w:rPrChange>
        </w:rPr>
        <w:t>Марка стадии</w:t>
      </w:r>
      <w:r>
        <w:t xml:space="preserve"> – указывает стадию проектирования</w:t>
      </w:r>
      <w:r>
        <w:rPr>
          <w:rFonts w:cs="Calibri"/>
        </w:rPr>
        <w:t>:</w:t>
      </w:r>
    </w:p>
    <w:p w14:paraId="1838395D" w14:textId="77777777" w:rsidR="00A66D76" w:rsidRDefault="00C835C6">
      <w:pPr>
        <w:pStyle w:val="OM"/>
        <w:numPr>
          <w:ilvl w:val="0"/>
          <w:numId w:val="57"/>
        </w:numPr>
        <w:rPr>
          <w:rFonts w:cs="Calibri"/>
        </w:rPr>
        <w:pPrChange w:id="277" w:author="D.Kambarov" w:date="2025-03-13T14:19:00Z">
          <w:pPr>
            <w:pStyle w:val="af1"/>
            <w:numPr>
              <w:numId w:val="37"/>
            </w:numPr>
            <w:ind w:left="567"/>
          </w:pPr>
        </w:pPrChange>
      </w:pPr>
      <w:del w:id="278" w:author="D.Kambarov" w:date="2025-03-13T14:19:00Z">
        <w:r w:rsidDel="007407C2">
          <w:rPr>
            <w:bCs/>
          </w:rPr>
          <w:delText xml:space="preserve"> </w:delText>
        </w:r>
      </w:del>
      <w:r>
        <w:rPr>
          <w:bCs/>
        </w:rPr>
        <w:t>KON</w:t>
      </w:r>
      <w:r>
        <w:t xml:space="preserve"> – концепция</w:t>
      </w:r>
    </w:p>
    <w:p w14:paraId="3FFD70D6" w14:textId="77777777" w:rsidR="00A66D76" w:rsidRDefault="00C835C6">
      <w:pPr>
        <w:pStyle w:val="OM"/>
        <w:numPr>
          <w:ilvl w:val="0"/>
          <w:numId w:val="57"/>
        </w:numPr>
        <w:rPr>
          <w:rFonts w:cs="Calibri"/>
        </w:rPr>
        <w:pPrChange w:id="279" w:author="D.Kambarov" w:date="2025-03-13T14:19:00Z">
          <w:pPr>
            <w:pStyle w:val="af1"/>
            <w:numPr>
              <w:numId w:val="37"/>
            </w:numPr>
            <w:ind w:left="567"/>
          </w:pPr>
        </w:pPrChange>
      </w:pPr>
      <w:del w:id="280" w:author="D.Kambarov" w:date="2025-03-13T14:19:00Z">
        <w:r w:rsidDel="007407C2">
          <w:rPr>
            <w:bCs/>
          </w:rPr>
          <w:delText xml:space="preserve"> </w:delText>
        </w:r>
      </w:del>
      <w:r>
        <w:rPr>
          <w:bCs/>
        </w:rPr>
        <w:t>TEN</w:t>
      </w:r>
      <w:r>
        <w:t xml:space="preserve"> – тендер</w:t>
      </w:r>
    </w:p>
    <w:p w14:paraId="78DEA997" w14:textId="77777777" w:rsidR="00A66D76" w:rsidRDefault="00C835C6">
      <w:pPr>
        <w:pStyle w:val="OM"/>
        <w:numPr>
          <w:ilvl w:val="0"/>
          <w:numId w:val="57"/>
        </w:numPr>
        <w:rPr>
          <w:rFonts w:cs="Calibri"/>
          <w:lang w:val="en-US"/>
        </w:rPr>
        <w:pPrChange w:id="281" w:author="D.Kambarov" w:date="2025-03-13T14:19:00Z">
          <w:pPr>
            <w:pStyle w:val="af1"/>
            <w:numPr>
              <w:numId w:val="37"/>
            </w:numPr>
            <w:ind w:left="567"/>
          </w:pPr>
        </w:pPrChange>
      </w:pPr>
      <w:del w:id="282" w:author="D.Kambarov" w:date="2025-03-13T14:19:00Z">
        <w:r w:rsidDel="007407C2">
          <w:rPr>
            <w:bCs/>
          </w:rPr>
          <w:delText xml:space="preserve"> </w:delText>
        </w:r>
      </w:del>
      <w:r>
        <w:rPr>
          <w:bCs/>
        </w:rPr>
        <w:t>PD</w:t>
      </w:r>
      <w:r>
        <w:t xml:space="preserve"> – проектная документация</w:t>
      </w:r>
    </w:p>
    <w:p w14:paraId="111CFC9F" w14:textId="77777777" w:rsidR="00A66D76" w:rsidRDefault="00C835C6">
      <w:pPr>
        <w:pStyle w:val="OM"/>
        <w:numPr>
          <w:ilvl w:val="0"/>
          <w:numId w:val="57"/>
        </w:numPr>
        <w:rPr>
          <w:rFonts w:cs="Calibri"/>
          <w:lang w:val="en-US"/>
        </w:rPr>
        <w:pPrChange w:id="283" w:author="D.Kambarov" w:date="2025-03-13T14:19:00Z">
          <w:pPr>
            <w:pStyle w:val="af1"/>
            <w:numPr>
              <w:numId w:val="37"/>
            </w:numPr>
            <w:ind w:left="567"/>
          </w:pPr>
        </w:pPrChange>
      </w:pPr>
      <w:del w:id="284" w:author="D.Kambarov" w:date="2025-03-13T14:19:00Z">
        <w:r w:rsidDel="007407C2">
          <w:rPr>
            <w:bCs/>
            <w:color w:val="000000" w:themeColor="text1"/>
          </w:rPr>
          <w:delText xml:space="preserve"> </w:delText>
        </w:r>
      </w:del>
      <w:r>
        <w:rPr>
          <w:bCs/>
          <w:color w:val="000000" w:themeColor="text1"/>
        </w:rPr>
        <w:t>RD</w:t>
      </w:r>
      <w:r>
        <w:rPr>
          <w:color w:val="000000" w:themeColor="text1"/>
        </w:rPr>
        <w:t xml:space="preserve"> – рабочая документация</w:t>
      </w:r>
    </w:p>
    <w:p w14:paraId="20140F7E" w14:textId="77777777" w:rsidR="00A66D76" w:rsidRDefault="00C835C6">
      <w:pPr>
        <w:rPr>
          <w:rFonts w:cs="Calibri"/>
        </w:rPr>
        <w:pPrChange w:id="285" w:author="D.Kambarov" w:date="2025-03-13T14:19:00Z">
          <w:pPr>
            <w:pStyle w:val="af1"/>
            <w:numPr>
              <w:numId w:val="12"/>
            </w:numPr>
            <w:ind w:left="567" w:hanging="283"/>
          </w:pPr>
        </w:pPrChange>
      </w:pPr>
      <w:r>
        <w:rPr>
          <w:b/>
          <w:color w:val="000000" w:themeColor="text1"/>
        </w:rPr>
        <w:t>Марка раздела</w:t>
      </w:r>
      <w:r>
        <w:rPr>
          <w:color w:val="000000" w:themeColor="text1"/>
        </w:rPr>
        <w:t xml:space="preserve"> – указывается раздел проекта, по которому создана модель. Именование согласно таблице ниже:</w:t>
      </w:r>
    </w:p>
    <w:tbl>
      <w:tblPr>
        <w:tblStyle w:val="af3"/>
        <w:tblW w:w="9923" w:type="dxa"/>
        <w:tblInd w:w="562" w:type="dxa"/>
        <w:tblLook w:val="04A0" w:firstRow="1" w:lastRow="0" w:firstColumn="1" w:lastColumn="0" w:noHBand="0" w:noVBand="1"/>
      </w:tblPr>
      <w:tblGrid>
        <w:gridCol w:w="4962"/>
        <w:gridCol w:w="4961"/>
      </w:tblGrid>
      <w:tr w:rsidR="00A66D76" w14:paraId="37F899A7" w14:textId="77777777">
        <w:trPr>
          <w:trHeight w:val="273"/>
        </w:trPr>
        <w:tc>
          <w:tcPr>
            <w:tcW w:w="4962" w:type="dxa"/>
            <w:vAlign w:val="center"/>
          </w:tcPr>
          <w:p w14:paraId="3CA3234C" w14:textId="77777777" w:rsidR="00A66D76" w:rsidRDefault="00C835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Раздел проекта</w:t>
            </w:r>
          </w:p>
        </w:tc>
        <w:tc>
          <w:tcPr>
            <w:tcW w:w="4961" w:type="dxa"/>
            <w:vAlign w:val="center"/>
          </w:tcPr>
          <w:p w14:paraId="598E023C" w14:textId="77777777" w:rsidR="00A66D76" w:rsidRDefault="00C835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Шифр</w:t>
            </w:r>
          </w:p>
        </w:tc>
      </w:tr>
      <w:tr w:rsidR="00A66D76" w14:paraId="2E0DF17B" w14:textId="77777777">
        <w:trPr>
          <w:trHeight w:val="273"/>
        </w:trPr>
        <w:tc>
          <w:tcPr>
            <w:tcW w:w="4962" w:type="dxa"/>
            <w:vAlign w:val="center"/>
          </w:tcPr>
          <w:p w14:paraId="572B7E0C" w14:textId="77777777" w:rsidR="00A66D76" w:rsidRDefault="00C835C6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Архитектура*</w:t>
            </w:r>
          </w:p>
        </w:tc>
        <w:tc>
          <w:tcPr>
            <w:tcW w:w="4961" w:type="dxa"/>
            <w:vAlign w:val="center"/>
          </w:tcPr>
          <w:p w14:paraId="3A8F7F28" w14:textId="77777777" w:rsidR="00A66D76" w:rsidRDefault="00C835C6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AR, ARF</w:t>
            </w:r>
          </w:p>
        </w:tc>
      </w:tr>
      <w:tr w:rsidR="00A66D76" w14:paraId="18C901B1" w14:textId="77777777">
        <w:trPr>
          <w:trHeight w:val="264"/>
        </w:trPr>
        <w:tc>
          <w:tcPr>
            <w:tcW w:w="4962" w:type="dxa"/>
            <w:vAlign w:val="center"/>
          </w:tcPr>
          <w:p w14:paraId="67F5CE41" w14:textId="77777777" w:rsidR="00A66D76" w:rsidRDefault="00C835C6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Конструкции</w:t>
            </w:r>
          </w:p>
        </w:tc>
        <w:tc>
          <w:tcPr>
            <w:tcW w:w="4961" w:type="dxa"/>
            <w:vAlign w:val="center"/>
          </w:tcPr>
          <w:p w14:paraId="5BF673E5" w14:textId="77777777" w:rsidR="00A66D76" w:rsidRDefault="00C835C6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KR</w:t>
            </w:r>
          </w:p>
        </w:tc>
      </w:tr>
      <w:tr w:rsidR="00A66D76" w14:paraId="5D15B048" w14:textId="77777777">
        <w:trPr>
          <w:trHeight w:val="273"/>
        </w:trPr>
        <w:tc>
          <w:tcPr>
            <w:tcW w:w="4962" w:type="dxa"/>
            <w:vAlign w:val="center"/>
          </w:tcPr>
          <w:p w14:paraId="7252B38C" w14:textId="77777777" w:rsidR="00A66D76" w:rsidRDefault="00C835C6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Отопление</w:t>
            </w:r>
          </w:p>
        </w:tc>
        <w:tc>
          <w:tcPr>
            <w:tcW w:w="4961" w:type="dxa"/>
            <w:vAlign w:val="center"/>
          </w:tcPr>
          <w:p w14:paraId="69BEF04D" w14:textId="77777777" w:rsidR="00A66D76" w:rsidRDefault="00C835C6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OVO</w:t>
            </w:r>
          </w:p>
        </w:tc>
      </w:tr>
      <w:tr w:rsidR="00A66D76" w14:paraId="7CCAABB6" w14:textId="77777777">
        <w:trPr>
          <w:trHeight w:val="273"/>
        </w:trPr>
        <w:tc>
          <w:tcPr>
            <w:tcW w:w="4962" w:type="dxa"/>
            <w:vAlign w:val="center"/>
          </w:tcPr>
          <w:p w14:paraId="2418B318" w14:textId="77777777" w:rsidR="00A66D76" w:rsidRDefault="00C835C6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Вентиляция </w:t>
            </w:r>
          </w:p>
        </w:tc>
        <w:tc>
          <w:tcPr>
            <w:tcW w:w="4961" w:type="dxa"/>
            <w:vAlign w:val="center"/>
          </w:tcPr>
          <w:p w14:paraId="629B59A3" w14:textId="77777777" w:rsidR="00A66D76" w:rsidRDefault="00C835C6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OVV</w:t>
            </w:r>
          </w:p>
        </w:tc>
      </w:tr>
      <w:tr w:rsidR="00A66D76" w14:paraId="08E79220" w14:textId="77777777">
        <w:trPr>
          <w:trHeight w:val="273"/>
        </w:trPr>
        <w:tc>
          <w:tcPr>
            <w:tcW w:w="4962" w:type="dxa"/>
            <w:vAlign w:val="center"/>
          </w:tcPr>
          <w:p w14:paraId="062A5BBC" w14:textId="77777777" w:rsidR="00A66D76" w:rsidRDefault="00C835C6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Кондиционирование</w:t>
            </w:r>
          </w:p>
        </w:tc>
        <w:tc>
          <w:tcPr>
            <w:tcW w:w="4961" w:type="dxa"/>
            <w:vAlign w:val="center"/>
          </w:tcPr>
          <w:p w14:paraId="220DDD17" w14:textId="77777777" w:rsidR="00A66D76" w:rsidRDefault="00C835C6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OVC</w:t>
            </w:r>
          </w:p>
        </w:tc>
      </w:tr>
      <w:tr w:rsidR="00A66D76" w14:paraId="5640A64F" w14:textId="77777777">
        <w:trPr>
          <w:trHeight w:val="1170"/>
        </w:trPr>
        <w:tc>
          <w:tcPr>
            <w:tcW w:w="4962" w:type="dxa"/>
            <w:vAlign w:val="center"/>
          </w:tcPr>
          <w:p w14:paraId="36DD9624" w14:textId="77777777" w:rsidR="00A66D76" w:rsidRDefault="00C835C6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Водоснабжение и водоотведение</w:t>
            </w:r>
          </w:p>
          <w:p w14:paraId="6DD5A59D" w14:textId="77777777" w:rsidR="00A66D76" w:rsidRDefault="00C835C6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Cистемы пожаротушения</w:t>
            </w:r>
          </w:p>
        </w:tc>
        <w:tc>
          <w:tcPr>
            <w:tcW w:w="4961" w:type="dxa"/>
          </w:tcPr>
          <w:p w14:paraId="383F5D44" w14:textId="77777777" w:rsidR="00A66D76" w:rsidRDefault="00C835C6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VK</w:t>
            </w:r>
          </w:p>
          <w:p w14:paraId="71E9BC76" w14:textId="77777777" w:rsidR="00A66D76" w:rsidRDefault="00A66D76">
            <w:pPr>
              <w:rPr>
                <w:rFonts w:ascii="Arial" w:hAnsi="Arial" w:cs="Arial"/>
                <w:lang w:val="en-US"/>
              </w:rPr>
            </w:pPr>
          </w:p>
          <w:p w14:paraId="2EEFF500" w14:textId="77777777" w:rsidR="00A66D76" w:rsidRDefault="00C835C6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VKV</w:t>
            </w:r>
          </w:p>
          <w:p w14:paraId="4696DDD6" w14:textId="77777777" w:rsidR="00A66D76" w:rsidRDefault="00C835C6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VKK</w:t>
            </w:r>
          </w:p>
          <w:p w14:paraId="24C9369B" w14:textId="77777777" w:rsidR="00A66D76" w:rsidRDefault="00C835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AUPT</w:t>
            </w:r>
          </w:p>
        </w:tc>
      </w:tr>
      <w:tr w:rsidR="00A66D76" w14:paraId="24D6E64F" w14:textId="77777777">
        <w:trPr>
          <w:trHeight w:val="241"/>
        </w:trPr>
        <w:tc>
          <w:tcPr>
            <w:tcW w:w="4962" w:type="dxa"/>
            <w:vAlign w:val="center"/>
          </w:tcPr>
          <w:p w14:paraId="093901EA" w14:textId="77777777" w:rsidR="00A66D76" w:rsidRDefault="00C835C6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Модель ИТП</w:t>
            </w:r>
          </w:p>
        </w:tc>
        <w:tc>
          <w:tcPr>
            <w:tcW w:w="4961" w:type="dxa"/>
            <w:vAlign w:val="center"/>
          </w:tcPr>
          <w:p w14:paraId="6B0B1FFC" w14:textId="77777777" w:rsidR="00A66D76" w:rsidRDefault="00C835C6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ITP</w:t>
            </w:r>
          </w:p>
        </w:tc>
      </w:tr>
      <w:tr w:rsidR="00A66D76" w14:paraId="40246B14" w14:textId="77777777">
        <w:trPr>
          <w:trHeight w:val="264"/>
        </w:trPr>
        <w:tc>
          <w:tcPr>
            <w:tcW w:w="4962" w:type="dxa"/>
            <w:vAlign w:val="center"/>
          </w:tcPr>
          <w:p w14:paraId="634E1D91" w14:textId="77777777" w:rsidR="00A66D76" w:rsidRDefault="00C835C6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Cистемы силового электрооборудования и </w:t>
            </w:r>
          </w:p>
          <w:p w14:paraId="46D13EB5" w14:textId="77777777" w:rsidR="00A66D76" w:rsidRDefault="00C835C6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Освещения</w:t>
            </w:r>
          </w:p>
        </w:tc>
        <w:tc>
          <w:tcPr>
            <w:tcW w:w="4961" w:type="dxa"/>
            <w:vAlign w:val="center"/>
          </w:tcPr>
          <w:p w14:paraId="645F8955" w14:textId="77777777" w:rsidR="00A66D76" w:rsidRDefault="00C835C6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EOM</w:t>
            </w:r>
          </w:p>
        </w:tc>
      </w:tr>
      <w:tr w:rsidR="00A66D76" w14:paraId="5B4EFFC2" w14:textId="77777777">
        <w:trPr>
          <w:trHeight w:val="264"/>
        </w:trPr>
        <w:tc>
          <w:tcPr>
            <w:tcW w:w="4962" w:type="dxa"/>
            <w:vAlign w:val="center"/>
          </w:tcPr>
          <w:p w14:paraId="502CB901" w14:textId="77777777" w:rsidR="00A66D76" w:rsidRDefault="00C835C6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Cистемы слабых токов</w:t>
            </w:r>
          </w:p>
        </w:tc>
        <w:tc>
          <w:tcPr>
            <w:tcW w:w="4961" w:type="dxa"/>
            <w:vAlign w:val="center"/>
          </w:tcPr>
          <w:p w14:paraId="5EC233ED" w14:textId="77777777" w:rsidR="00A66D76" w:rsidRDefault="00C835C6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SS</w:t>
            </w:r>
          </w:p>
        </w:tc>
      </w:tr>
    </w:tbl>
    <w:p w14:paraId="00B6AE91" w14:textId="77777777" w:rsidR="00A66D76" w:rsidRDefault="00C835C6">
      <w:pPr>
        <w:ind w:firstLine="708"/>
        <w:rPr>
          <w:rFonts w:eastAsiaTheme="minorEastAsia" w:cstheme="minorHAnsi"/>
        </w:rPr>
      </w:pPr>
      <w:r>
        <w:rPr>
          <w:rFonts w:ascii="Calibri" w:eastAsiaTheme="minorEastAsia" w:hAnsi="Calibri" w:cstheme="minorHAnsi"/>
          <w:color w:val="000000"/>
          <w:lang w:eastAsia="ru-RU"/>
        </w:rPr>
        <w:t>Допускается разделять инженерную модель на подразделы**</w:t>
      </w:r>
    </w:p>
    <w:p w14:paraId="7B53922A" w14:textId="77777777" w:rsidR="00A66D76" w:rsidRDefault="00C835C6">
      <w:pPr>
        <w:rPr>
          <w:rFonts w:eastAsiaTheme="minorEastAsia" w:cstheme="minorHAnsi"/>
        </w:rPr>
      </w:pPr>
      <w:r>
        <w:rPr>
          <w:rFonts w:eastAsiaTheme="minorEastAsia" w:cstheme="minorHAnsi"/>
          <w:b/>
        </w:rPr>
        <w:t>Версия ПО</w:t>
      </w:r>
      <w:r>
        <w:rPr>
          <w:rFonts w:eastAsiaTheme="minorEastAsia" w:cstheme="minorHAnsi"/>
        </w:rPr>
        <w:t xml:space="preserve"> – версия ПО, в котором ведётся разработка данной модели.</w:t>
      </w:r>
    </w:p>
    <w:p w14:paraId="501B5CE1" w14:textId="2719174C" w:rsidR="00A66D76" w:rsidDel="007407C2" w:rsidRDefault="00C835C6">
      <w:pPr>
        <w:rPr>
          <w:del w:id="286" w:author="D.Kambarov" w:date="2025-03-13T14:20:00Z"/>
          <w:rFonts w:ascii="Calibri" w:eastAsia="Times New Roman" w:hAnsi="Calibri" w:cs="Calibri"/>
          <w:color w:val="000000"/>
          <w:lang w:eastAsia="ru-RU"/>
        </w:rPr>
      </w:pPr>
      <w:del w:id="287" w:author="D.Kambarov" w:date="2025-03-13T14:20:00Z">
        <w:r w:rsidDel="007407C2">
          <w:rPr>
            <w:rFonts w:eastAsiaTheme="minorEastAsia" w:cstheme="minorHAnsi"/>
          </w:rPr>
          <w:delText xml:space="preserve">Пример: Autodesk Revit 2022 - </w:delText>
        </w:r>
        <w:r w:rsidDel="007407C2">
          <w:rPr>
            <w:rFonts w:eastAsiaTheme="minorEastAsia" w:cstheme="minorHAnsi"/>
            <w:b/>
            <w:bCs/>
          </w:rPr>
          <w:delText>R22</w:delText>
        </w:r>
      </w:del>
    </w:p>
    <w:p w14:paraId="44C70046" w14:textId="77777777" w:rsidR="00A66D76" w:rsidRDefault="00C835C6">
      <w:pPr>
        <w:spacing w:before="240"/>
        <w:contextualSpacing/>
        <w:rPr>
          <w:rFonts w:ascii="Calibri" w:hAnsi="Calibri" w:cs="Calibri"/>
          <w:color w:val="000000"/>
        </w:rPr>
      </w:pPr>
      <w:r>
        <w:rPr>
          <w:rFonts w:eastAsiaTheme="minorEastAsia" w:cstheme="minorHAnsi"/>
          <w:u w:val="single"/>
          <w:lang w:eastAsia="fr-FR"/>
        </w:rPr>
        <w:t>Примеры:</w:t>
      </w:r>
      <w:r>
        <w:rPr>
          <w:rFonts w:eastAsiaTheme="minorEastAsia" w:cstheme="minorHAnsi"/>
          <w:lang w:eastAsia="fr-FR"/>
        </w:rPr>
        <w:t xml:space="preserve"> </w:t>
      </w:r>
      <w:r>
        <w:rPr>
          <w:rFonts w:eastAsiaTheme="minorEastAsia" w:cstheme="minorHAnsi"/>
          <w:b/>
          <w:lang w:val="en-US" w:eastAsia="fr-FR"/>
        </w:rPr>
        <w:t>ODN</w:t>
      </w:r>
      <w:r>
        <w:rPr>
          <w:rFonts w:eastAsiaTheme="minorEastAsia" w:cstheme="minorHAnsi"/>
          <w:b/>
          <w:lang w:val="de-DE" w:eastAsia="fr-FR"/>
        </w:rPr>
        <w:t>_K14</w:t>
      </w:r>
      <w:r>
        <w:rPr>
          <w:rFonts w:eastAsiaTheme="minorEastAsia" w:cstheme="minorHAnsi"/>
          <w:b/>
          <w:lang w:eastAsia="fr-FR"/>
        </w:rPr>
        <w:t>_</w:t>
      </w:r>
      <w:r>
        <w:rPr>
          <w:rFonts w:eastAsiaTheme="minorEastAsia" w:cstheme="minorHAnsi"/>
          <w:b/>
          <w:lang w:val="en-US" w:eastAsia="fr-FR"/>
        </w:rPr>
        <w:t>KON</w:t>
      </w:r>
      <w:r>
        <w:rPr>
          <w:rFonts w:eastAsiaTheme="minorEastAsia" w:cstheme="minorHAnsi"/>
          <w:b/>
          <w:lang w:eastAsia="fr-FR"/>
        </w:rPr>
        <w:t>_</w:t>
      </w:r>
      <w:r>
        <w:rPr>
          <w:rFonts w:eastAsiaTheme="minorEastAsia" w:cstheme="minorHAnsi"/>
          <w:b/>
          <w:lang w:val="de-DE" w:eastAsia="fr-FR"/>
        </w:rPr>
        <w:t>AR_R22</w:t>
      </w:r>
      <w:r>
        <w:rPr>
          <w:rFonts w:eastAsiaTheme="minorEastAsia" w:cstheme="minorHAnsi"/>
          <w:b/>
          <w:lang w:eastAsia="fr-FR"/>
        </w:rPr>
        <w:t xml:space="preserve">, </w:t>
      </w:r>
      <w:r>
        <w:rPr>
          <w:rFonts w:eastAsiaTheme="minorEastAsia" w:cstheme="minorHAnsi"/>
          <w:b/>
          <w:lang w:val="en-US" w:eastAsia="fr-FR"/>
        </w:rPr>
        <w:t>POZD</w:t>
      </w:r>
      <w:r>
        <w:rPr>
          <w:rFonts w:eastAsiaTheme="minorEastAsia" w:cstheme="minorHAnsi"/>
          <w:b/>
          <w:lang w:eastAsia="fr-FR"/>
        </w:rPr>
        <w:t>_</w:t>
      </w:r>
      <w:r>
        <w:rPr>
          <w:rFonts w:eastAsiaTheme="minorEastAsia" w:cstheme="minorHAnsi"/>
          <w:b/>
          <w:lang w:val="en-US" w:eastAsia="fr-FR"/>
        </w:rPr>
        <w:t>DTSD</w:t>
      </w:r>
      <w:r>
        <w:rPr>
          <w:rFonts w:eastAsiaTheme="minorEastAsia" w:cstheme="minorHAnsi"/>
          <w:b/>
          <w:lang w:eastAsia="fr-FR"/>
        </w:rPr>
        <w:t>_</w:t>
      </w:r>
      <w:r>
        <w:rPr>
          <w:rFonts w:eastAsiaTheme="minorEastAsia" w:cstheme="minorHAnsi"/>
          <w:b/>
          <w:lang w:val="en-US" w:eastAsia="fr-FR"/>
        </w:rPr>
        <w:t>PD</w:t>
      </w:r>
      <w:r>
        <w:rPr>
          <w:rFonts w:eastAsiaTheme="minorEastAsia" w:cstheme="minorHAnsi"/>
          <w:b/>
          <w:lang w:eastAsia="fr-FR"/>
        </w:rPr>
        <w:t>_</w:t>
      </w:r>
      <w:r>
        <w:rPr>
          <w:rFonts w:eastAsiaTheme="minorEastAsia" w:cstheme="minorHAnsi"/>
          <w:b/>
          <w:lang w:val="en-US" w:eastAsia="fr-FR"/>
        </w:rPr>
        <w:t>VK</w:t>
      </w:r>
      <w:r>
        <w:rPr>
          <w:rFonts w:eastAsiaTheme="minorEastAsia" w:cstheme="minorHAnsi"/>
          <w:b/>
          <w:lang w:eastAsia="fr-FR"/>
        </w:rPr>
        <w:t>_</w:t>
      </w:r>
      <w:r>
        <w:rPr>
          <w:rFonts w:eastAsiaTheme="minorEastAsia" w:cstheme="minorHAnsi"/>
          <w:b/>
          <w:lang w:val="en-US" w:eastAsia="fr-FR"/>
        </w:rPr>
        <w:t>R</w:t>
      </w:r>
      <w:r>
        <w:rPr>
          <w:rFonts w:eastAsiaTheme="minorEastAsia" w:cstheme="minorHAnsi"/>
          <w:b/>
          <w:lang w:eastAsia="fr-FR"/>
        </w:rPr>
        <w:t xml:space="preserve">22, </w:t>
      </w:r>
      <w:r>
        <w:rPr>
          <w:rFonts w:eastAsiaTheme="minorEastAsia" w:cstheme="minorHAnsi"/>
          <w:b/>
          <w:lang w:val="en-US" w:eastAsia="fr-FR"/>
        </w:rPr>
        <w:t>RMK</w:t>
      </w:r>
      <w:r>
        <w:rPr>
          <w:rFonts w:eastAsiaTheme="minorEastAsia" w:cstheme="minorHAnsi"/>
          <w:b/>
          <w:lang w:eastAsia="fr-FR"/>
        </w:rPr>
        <w:t>_K1_RD_OVO_R22</w:t>
      </w:r>
    </w:p>
    <w:p w14:paraId="216263C9" w14:textId="77777777" w:rsidR="00A66D76" w:rsidRDefault="00A66D76">
      <w:pPr>
        <w:contextualSpacing/>
        <w:rPr>
          <w:rFonts w:ascii="Calibri" w:hAnsi="Calibri" w:cs="Calibri"/>
          <w:color w:val="000000"/>
          <w:u w:val="single"/>
        </w:rPr>
      </w:pPr>
    </w:p>
    <w:p w14:paraId="569ACE24" w14:textId="41E1DA8C" w:rsidR="00A66D76" w:rsidDel="006A3917" w:rsidRDefault="00A66D76">
      <w:pPr>
        <w:contextualSpacing/>
        <w:rPr>
          <w:del w:id="288" w:author="D.Kambarov" w:date="2025-03-17T13:35:00Z"/>
          <w:rFonts w:ascii="Calibri" w:hAnsi="Calibri" w:cs="Calibri"/>
          <w:color w:val="000000"/>
          <w:u w:val="single"/>
        </w:rPr>
      </w:pPr>
    </w:p>
    <w:p w14:paraId="0BE316CB" w14:textId="79250736" w:rsidR="00A66D76" w:rsidDel="006A3917" w:rsidRDefault="00A66D76">
      <w:pPr>
        <w:contextualSpacing/>
        <w:rPr>
          <w:del w:id="289" w:author="D.Kambarov" w:date="2025-03-17T13:35:00Z"/>
          <w:rFonts w:ascii="Calibri" w:hAnsi="Calibri" w:cs="Calibri"/>
          <w:color w:val="000000"/>
          <w:u w:val="single"/>
        </w:rPr>
      </w:pPr>
    </w:p>
    <w:p w14:paraId="21EE29D0" w14:textId="558AF230" w:rsidR="00A66D76" w:rsidDel="006A3917" w:rsidRDefault="00A66D76" w:rsidP="006A3917">
      <w:pPr>
        <w:ind w:left="0"/>
        <w:contextualSpacing/>
        <w:rPr>
          <w:del w:id="290" w:author="D.Kambarov" w:date="2025-03-17T13:35:00Z"/>
          <w:rFonts w:ascii="Calibri" w:hAnsi="Calibri" w:cs="Calibri"/>
          <w:color w:val="000000"/>
          <w:u w:val="single"/>
        </w:rPr>
      </w:pPr>
    </w:p>
    <w:p w14:paraId="48C6CFA7" w14:textId="160F5CB9" w:rsidR="00A66D76" w:rsidDel="006A3917" w:rsidRDefault="00A66D76">
      <w:pPr>
        <w:contextualSpacing/>
        <w:rPr>
          <w:del w:id="291" w:author="D.Kambarov" w:date="2025-03-17T13:35:00Z"/>
          <w:rFonts w:ascii="Calibri" w:hAnsi="Calibri" w:cs="Calibri"/>
          <w:color w:val="000000"/>
          <w:u w:val="single"/>
        </w:rPr>
      </w:pPr>
    </w:p>
    <w:p w14:paraId="0E191143" w14:textId="77777777" w:rsidR="00A66D76" w:rsidRDefault="00C835C6">
      <w:pPr>
        <w:pStyle w:val="OMDV2"/>
        <w:rPr>
          <w:rFonts w:cs="Calibri"/>
        </w:rPr>
        <w:pPrChange w:id="292" w:author="D.Kambarov" w:date="2025-03-13T14:20:00Z">
          <w:pPr>
            <w:ind w:left="709"/>
            <w:contextualSpacing/>
          </w:pPr>
        </w:pPrChange>
      </w:pPr>
      <w:r>
        <w:t>Пояснения и примечания:</w:t>
      </w:r>
    </w:p>
    <w:p w14:paraId="72B7F7C7" w14:textId="77777777" w:rsidR="00A66D76" w:rsidRPr="00677ECD" w:rsidRDefault="00C835C6">
      <w:pPr>
        <w:pStyle w:val="OMDV3"/>
        <w:rPr>
          <w:rFonts w:cs="Calibri"/>
          <w:lang w:val="ru-RU"/>
          <w:rPrChange w:id="293" w:author="Дмитрий Камбаров" w:date="2026-04-15T13:32:00Z">
            <w:rPr>
              <w:rFonts w:eastAsiaTheme="minorEastAsia" w:cs="Calibri"/>
              <w:lang w:eastAsia="fr-FR"/>
            </w:rPr>
          </w:rPrChange>
        </w:rPr>
        <w:pPrChange w:id="294" w:author="D.Kambarov" w:date="2025-03-13T16:31:00Z">
          <w:pPr>
            <w:pStyle w:val="af1"/>
            <w:numPr>
              <w:ilvl w:val="2"/>
              <w:numId w:val="35"/>
            </w:numPr>
            <w:tabs>
              <w:tab w:val="left" w:pos="9"/>
            </w:tabs>
            <w:ind w:hanging="720"/>
          </w:pPr>
        </w:pPrChange>
      </w:pPr>
      <w:r w:rsidRPr="008037B5">
        <w:rPr>
          <w:b/>
          <w:u w:val="single"/>
          <w:lang w:val="ru-RU"/>
          <w:rPrChange w:id="295" w:author="D.Kambarov" w:date="2025-03-13T17:33:00Z">
            <w:rPr>
              <w:b/>
              <w:u w:val="single"/>
            </w:rPr>
          </w:rPrChange>
        </w:rPr>
        <w:t>Запрещается</w:t>
      </w:r>
      <w:r w:rsidRPr="008037B5">
        <w:rPr>
          <w:b/>
          <w:lang w:val="ru-RU"/>
          <w:rPrChange w:id="296" w:author="D.Kambarov" w:date="2025-03-13T17:33:00Z">
            <w:rPr>
              <w:b/>
            </w:rPr>
          </w:rPrChange>
        </w:rPr>
        <w:t xml:space="preserve"> менять название модели после ее создания.</w:t>
      </w:r>
      <w:r w:rsidRPr="008037B5">
        <w:rPr>
          <w:lang w:val="ru-RU"/>
          <w:rPrChange w:id="297" w:author="D.Kambarov" w:date="2025-03-13T17:33:00Z">
            <w:rPr/>
          </w:rPrChange>
        </w:rPr>
        <w:t xml:space="preserve"> Обновляемые модели загружаются с тем же названием, </w:t>
      </w:r>
      <w:r>
        <w:t>Sarex</w:t>
      </w:r>
      <w:r w:rsidRPr="008037B5">
        <w:rPr>
          <w:lang w:val="ru-RU"/>
          <w:rPrChange w:id="298" w:author="D.Kambarov" w:date="2025-03-13T17:33:00Z">
            <w:rPr/>
          </w:rPrChange>
        </w:rPr>
        <w:t xml:space="preserve"> автоматически заменяет актуальную модель в репозитории, сохраняя все предыдущие загруженные версии.</w:t>
      </w:r>
    </w:p>
    <w:p w14:paraId="16A96F3A" w14:textId="77777777" w:rsidR="00A66D76" w:rsidRPr="00677ECD" w:rsidRDefault="00C835C6">
      <w:pPr>
        <w:pStyle w:val="OMDV3"/>
        <w:rPr>
          <w:rFonts w:cs="Calibri"/>
          <w:lang w:val="ru-RU"/>
          <w:rPrChange w:id="299" w:author="Дмитрий Камбаров" w:date="2026-04-15T13:32:00Z">
            <w:rPr>
              <w:rFonts w:eastAsiaTheme="minorEastAsia" w:cs="Calibri"/>
              <w:lang w:eastAsia="fr-FR"/>
            </w:rPr>
          </w:rPrChange>
        </w:rPr>
        <w:pPrChange w:id="300" w:author="D.Kambarov" w:date="2025-03-13T16:31:00Z">
          <w:pPr>
            <w:pStyle w:val="af1"/>
            <w:numPr>
              <w:ilvl w:val="2"/>
              <w:numId w:val="35"/>
            </w:numPr>
            <w:tabs>
              <w:tab w:val="left" w:pos="9"/>
            </w:tabs>
            <w:ind w:hanging="720"/>
          </w:pPr>
        </w:pPrChange>
      </w:pPr>
      <w:r w:rsidRPr="008037B5">
        <w:rPr>
          <w:lang w:val="ru-RU"/>
          <w:rPrChange w:id="301" w:author="D.Kambarov" w:date="2025-03-13T17:33:00Z">
            <w:rPr/>
          </w:rPrChange>
        </w:rPr>
        <w:t xml:space="preserve">При спорных ситуациях понятие «здание» оговорить с </w:t>
      </w:r>
      <w:r>
        <w:t>BIM</w:t>
      </w:r>
      <w:r w:rsidRPr="008037B5">
        <w:rPr>
          <w:lang w:val="ru-RU"/>
          <w:rPrChange w:id="302" w:author="D.Kambarov" w:date="2025-03-13T17:33:00Z">
            <w:rPr/>
          </w:rPrChange>
        </w:rPr>
        <w:t xml:space="preserve">-отделом ОМ Девелопмент в рамках разработки </w:t>
      </w:r>
      <w:r>
        <w:rPr>
          <w:b/>
          <w:i/>
        </w:rPr>
        <w:t>BEP</w:t>
      </w:r>
      <w:r w:rsidRPr="008037B5">
        <w:rPr>
          <w:lang w:val="ru-RU"/>
          <w:rPrChange w:id="303" w:author="D.Kambarov" w:date="2025-03-13T17:33:00Z">
            <w:rPr/>
          </w:rPrChange>
        </w:rPr>
        <w:t>. Стандартное понимание: здание = один корпус строительства. Общий подземный паркинг со стилобатом проектируется в отдельной модели и логически считается отдельным зданием.</w:t>
      </w:r>
    </w:p>
    <w:p w14:paraId="7D1CC721" w14:textId="77777777" w:rsidR="00A66D76" w:rsidRDefault="00C835C6">
      <w:pPr>
        <w:tabs>
          <w:tab w:val="left" w:pos="9"/>
        </w:tabs>
        <w:rPr>
          <w:rFonts w:ascii="Calibri" w:hAnsi="Calibri" w:cs="Calibri"/>
          <w:bCs/>
          <w:color w:val="000000"/>
        </w:rPr>
      </w:pPr>
      <w:r>
        <w:rPr>
          <w:rFonts w:ascii="Calibri" w:eastAsiaTheme="minorEastAsia" w:hAnsi="Calibri" w:cstheme="minorHAnsi"/>
          <w:color w:val="000000" w:themeColor="text1"/>
        </w:rPr>
        <w:t>* – В общем случае модели АР требуют разделения при использовании на объекте вентилируемого фасада и не требуют обязательного разделения при использовании облицовочной кладки;</w:t>
      </w:r>
    </w:p>
    <w:p w14:paraId="54102CA1" w14:textId="77777777" w:rsidR="00A66D76" w:rsidRDefault="00C835C6">
      <w:pPr>
        <w:tabs>
          <w:tab w:val="left" w:pos="9"/>
        </w:tabs>
        <w:rPr>
          <w:rFonts w:ascii="Calibri" w:hAnsi="Calibri" w:cs="Calibri"/>
          <w:bCs/>
          <w:color w:val="000000"/>
        </w:rPr>
      </w:pPr>
      <w:r>
        <w:rPr>
          <w:rFonts w:ascii="Calibri" w:eastAsiaTheme="minorEastAsia" w:hAnsi="Calibri" w:cstheme="minorHAnsi"/>
          <w:bCs/>
          <w:color w:val="000000"/>
        </w:rPr>
        <w:t xml:space="preserve">** – </w:t>
      </w:r>
      <w:r>
        <w:rPr>
          <w:rFonts w:eastAsiaTheme="minorEastAsia" w:cstheme="minorHAnsi"/>
        </w:rPr>
        <w:t>При разделении моделей на подразделы, необходимо соблюдать преемственность маркировки. Индекс _</w:t>
      </w:r>
      <w:r>
        <w:rPr>
          <w:rFonts w:eastAsiaTheme="minorEastAsia" w:cstheme="minorHAnsi"/>
          <w:lang w:val="en-US"/>
        </w:rPr>
        <w:t>VK</w:t>
      </w:r>
      <w:r>
        <w:rPr>
          <w:rFonts w:eastAsiaTheme="minorEastAsia" w:cstheme="minorHAnsi"/>
        </w:rPr>
        <w:t xml:space="preserve"> неизменный, после него допускается добавить 1 или 2 буквы для уточнения подраздела (например водоснабжение VKV и водоотведение VKK). Разделение на подразделы допускается по согласованию с </w:t>
      </w:r>
      <w:r>
        <w:rPr>
          <w:rFonts w:eastAsiaTheme="minorEastAsia" w:cstheme="minorHAnsi"/>
          <w:lang w:val="en-US"/>
        </w:rPr>
        <w:t>BIM</w:t>
      </w:r>
      <w:r>
        <w:rPr>
          <w:rFonts w:eastAsiaTheme="minorEastAsia" w:cstheme="minorHAnsi"/>
        </w:rPr>
        <w:t xml:space="preserve"> отделом ОМ Девелопмент. Необходимо следить за тем, чтобы поисковые наборы в </w:t>
      </w:r>
      <w:r>
        <w:rPr>
          <w:rFonts w:eastAsiaTheme="minorEastAsia" w:cstheme="minorHAnsi"/>
          <w:lang w:val="en-US"/>
        </w:rPr>
        <w:t>Navisworks</w:t>
      </w:r>
      <w:r>
        <w:rPr>
          <w:rFonts w:eastAsiaTheme="minorEastAsia" w:cstheme="minorHAnsi"/>
        </w:rPr>
        <w:t xml:space="preserve"> не конфликтовали с выбранными кодировками разделов.</w:t>
      </w:r>
    </w:p>
    <w:p w14:paraId="0B8D0F35" w14:textId="730C5C83" w:rsidR="00A66D76" w:rsidRPr="00677ECD" w:rsidRDefault="00C835C6">
      <w:pPr>
        <w:pStyle w:val="OMDV2"/>
        <w:rPr>
          <w:lang w:val="ru-RU"/>
          <w:rPrChange w:id="304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305" w:author="D.Kambarov" w:date="2025-03-13T14:20:00Z">
          <w:pPr>
            <w:pStyle w:val="af1"/>
            <w:numPr>
              <w:ilvl w:val="1"/>
              <w:numId w:val="34"/>
            </w:numPr>
            <w:ind w:left="567" w:hanging="567"/>
            <w:contextualSpacing w:val="0"/>
          </w:pPr>
        </w:pPrChange>
      </w:pPr>
      <w:r w:rsidRPr="008037B5">
        <w:rPr>
          <w:lang w:val="ru-RU"/>
          <w:rPrChange w:id="306" w:author="D.Kambarov" w:date="2025-03-13T17:33:00Z">
            <w:rPr/>
          </w:rPrChange>
        </w:rPr>
        <w:t>Рекомендуемый максимальный объем одной отдельной модели формата .</w:t>
      </w:r>
      <w:r>
        <w:t>RVT</w:t>
      </w:r>
      <w:r w:rsidRPr="008037B5">
        <w:rPr>
          <w:lang w:val="ru-RU"/>
          <w:rPrChange w:id="307" w:author="D.Kambarov" w:date="2025-03-13T17:33:00Z">
            <w:rPr/>
          </w:rPrChange>
        </w:rPr>
        <w:t xml:space="preserve"> – 300 Мб. </w:t>
      </w:r>
      <w:r w:rsidRPr="008037B5">
        <w:rPr>
          <w:b/>
          <w:u w:val="single"/>
          <w:lang w:val="ru-RU"/>
          <w:rPrChange w:id="308" w:author="D.Kambarov" w:date="2025-03-13T17:33:00Z">
            <w:rPr>
              <w:b/>
              <w:u w:val="single"/>
            </w:rPr>
          </w:rPrChange>
        </w:rPr>
        <w:t>Не</w:t>
      </w:r>
      <w:r w:rsidRPr="008037B5">
        <w:rPr>
          <w:u w:val="single"/>
          <w:lang w:val="ru-RU"/>
          <w:rPrChange w:id="309" w:author="D.Kambarov" w:date="2025-03-13T17:33:00Z">
            <w:rPr>
              <w:u w:val="single"/>
            </w:rPr>
          </w:rPrChange>
        </w:rPr>
        <w:t>разделенные</w:t>
      </w:r>
      <w:r w:rsidRPr="008037B5">
        <w:rPr>
          <w:lang w:val="ru-RU"/>
          <w:rPrChange w:id="310" w:author="D.Kambarov" w:date="2025-03-13T17:33:00Z">
            <w:rPr/>
          </w:rPrChange>
        </w:rPr>
        <w:t xml:space="preserve"> модели при превышении моделью объема 300 Мб (или по другим причинам) допустимы</w:t>
      </w:r>
      <w:ins w:id="311" w:author="D.Kambarov" w:date="2025-03-17T14:12:00Z">
        <w:r w:rsidR="0016087B">
          <w:rPr>
            <w:lang w:val="ru-RU"/>
          </w:rPr>
          <w:t xml:space="preserve"> и</w:t>
        </w:r>
      </w:ins>
      <w:del w:id="312" w:author="D.Kambarov" w:date="2025-03-17T14:12:00Z">
        <w:r w:rsidRPr="008037B5" w:rsidDel="0016087B">
          <w:rPr>
            <w:lang w:val="ru-RU"/>
            <w:rPrChange w:id="313" w:author="D.Kambarov" w:date="2025-03-13T17:33:00Z">
              <w:rPr/>
            </w:rPrChange>
          </w:rPr>
          <w:delText>,</w:delText>
        </w:r>
      </w:del>
      <w:r w:rsidRPr="008037B5">
        <w:rPr>
          <w:lang w:val="ru-RU"/>
          <w:rPrChange w:id="314" w:author="D.Kambarov" w:date="2025-03-13T17:33:00Z">
            <w:rPr/>
          </w:rPrChange>
        </w:rPr>
        <w:t xml:space="preserve"> обсуждаются отдельно с </w:t>
      </w:r>
      <w:r>
        <w:t>BIM</w:t>
      </w:r>
      <w:r w:rsidRPr="008037B5">
        <w:rPr>
          <w:lang w:val="ru-RU"/>
          <w:rPrChange w:id="315" w:author="D.Kambarov" w:date="2025-03-13T17:33:00Z">
            <w:rPr/>
          </w:rPrChange>
        </w:rPr>
        <w:t xml:space="preserve">-отделом ОМ Девелопмент и фиксируются в </w:t>
      </w:r>
      <w:r>
        <w:rPr>
          <w:b/>
          <w:bCs/>
          <w:i/>
        </w:rPr>
        <w:t>BEP</w:t>
      </w:r>
      <w:r w:rsidRPr="008037B5">
        <w:rPr>
          <w:lang w:val="ru-RU"/>
          <w:rPrChange w:id="316" w:author="D.Kambarov" w:date="2025-03-13T17:33:00Z">
            <w:rPr/>
          </w:rPrChange>
        </w:rPr>
        <w:t>.</w:t>
      </w:r>
    </w:p>
    <w:p w14:paraId="3D8D1B40" w14:textId="77777777" w:rsidR="00A66D76" w:rsidRDefault="00C835C6">
      <w:pPr>
        <w:pStyle w:val="OMDV2"/>
        <w:pPrChange w:id="317" w:author="D.Kambarov" w:date="2025-03-13T14:20:00Z">
          <w:pPr>
            <w:pStyle w:val="af1"/>
            <w:numPr>
              <w:ilvl w:val="1"/>
              <w:numId w:val="34"/>
            </w:numPr>
            <w:ind w:left="567" w:hanging="567"/>
            <w:contextualSpacing w:val="0"/>
          </w:pPr>
        </w:pPrChange>
      </w:pPr>
      <w:r w:rsidRPr="008037B5">
        <w:rPr>
          <w:lang w:val="ru-RU"/>
          <w:rPrChange w:id="318" w:author="D.Kambarov" w:date="2025-03-13T17:33:00Z">
            <w:rPr/>
          </w:rPrChange>
        </w:rPr>
        <w:t xml:space="preserve">В случае более мелкого разделения модели раздела создайте сводную модель. </w:t>
      </w:r>
      <w:r>
        <w:t xml:space="preserve">Модели, в которых будет оформляться документация, опишите в </w:t>
      </w:r>
      <w:r>
        <w:rPr>
          <w:b/>
          <w:i/>
        </w:rPr>
        <w:t>BEP</w:t>
      </w:r>
      <w:r>
        <w:t xml:space="preserve">. </w:t>
      </w:r>
    </w:p>
    <w:p w14:paraId="695B4C86" w14:textId="77777777" w:rsidR="00A66D76" w:rsidRPr="00677ECD" w:rsidRDefault="00C835C6">
      <w:pPr>
        <w:pStyle w:val="OMDV2"/>
        <w:rPr>
          <w:lang w:val="ru-RU"/>
          <w:rPrChange w:id="319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320" w:author="D.Kambarov" w:date="2025-03-13T14:20:00Z">
          <w:pPr>
            <w:pStyle w:val="af1"/>
            <w:numPr>
              <w:ilvl w:val="1"/>
              <w:numId w:val="34"/>
            </w:numPr>
            <w:ind w:left="567" w:hanging="567"/>
            <w:contextualSpacing w:val="0"/>
          </w:pPr>
        </w:pPrChange>
      </w:pPr>
      <w:r w:rsidRPr="008037B5">
        <w:rPr>
          <w:lang w:val="ru-RU"/>
          <w:rPrChange w:id="321" w:author="D.Kambarov" w:date="2025-03-13T17:33:00Z">
            <w:rPr/>
          </w:rPrChange>
        </w:rPr>
        <w:t xml:space="preserve">При использовании в работе над моделью совместной работы и как следствие – Рабочих наборов, последнее описать в </w:t>
      </w:r>
      <w:r>
        <w:rPr>
          <w:b/>
          <w:i/>
        </w:rPr>
        <w:t>BEP</w:t>
      </w:r>
      <w:r w:rsidRPr="008037B5">
        <w:rPr>
          <w:lang w:val="ru-RU"/>
          <w:rPrChange w:id="322" w:author="D.Kambarov" w:date="2025-03-13T17:33:00Z">
            <w:rPr/>
          </w:rPrChange>
        </w:rPr>
        <w:t xml:space="preserve">. В </w:t>
      </w:r>
      <w:r>
        <w:rPr>
          <w:b/>
          <w:i/>
        </w:rPr>
        <w:t>BEP</w:t>
      </w:r>
      <w:r w:rsidRPr="008037B5">
        <w:rPr>
          <w:lang w:val="ru-RU"/>
          <w:rPrChange w:id="323" w:author="D.Kambarov" w:date="2025-03-13T17:33:00Z">
            <w:rPr/>
          </w:rPrChange>
        </w:rPr>
        <w:t xml:space="preserve"> должна содержаться информация о названии рабочих наборов и описания их содержимого. </w:t>
      </w:r>
    </w:p>
    <w:p w14:paraId="6E93AE8F" w14:textId="77777777" w:rsidR="00A66D76" w:rsidRPr="00677ECD" w:rsidRDefault="00C835C6">
      <w:pPr>
        <w:pStyle w:val="OMDV2"/>
        <w:rPr>
          <w:lang w:val="ru-RU"/>
          <w:rPrChange w:id="324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325" w:author="D.Kambarov" w:date="2025-03-13T14:21:00Z">
          <w:pPr>
            <w:pStyle w:val="af1"/>
            <w:numPr>
              <w:ilvl w:val="1"/>
              <w:numId w:val="34"/>
            </w:numPr>
            <w:ind w:left="567" w:hanging="567"/>
            <w:contextualSpacing w:val="0"/>
          </w:pPr>
        </w:pPrChange>
      </w:pPr>
      <w:r w:rsidRPr="008037B5">
        <w:rPr>
          <w:lang w:val="ru-RU"/>
          <w:rPrChange w:id="326" w:author="D.Kambarov" w:date="2025-03-13T17:33:00Z">
            <w:rPr/>
          </w:rPrChange>
        </w:rPr>
        <w:t>Дублирование элементов модели и элементов из связных моделей во всех моделях всех разделах документации не допускается, кроме следующих случаев:</w:t>
      </w:r>
    </w:p>
    <w:p w14:paraId="329C83C9" w14:textId="77777777" w:rsidR="00A66D76" w:rsidRDefault="00C835C6">
      <w:pPr>
        <w:pStyle w:val="OM"/>
        <w:numPr>
          <w:ilvl w:val="0"/>
          <w:numId w:val="58"/>
        </w:numPr>
        <w:rPr>
          <w:lang w:eastAsia="fr-FR"/>
        </w:rPr>
        <w:pPrChange w:id="327" w:author="D.Kambarov" w:date="2025-03-13T14:22:00Z">
          <w:pPr>
            <w:pStyle w:val="af1"/>
            <w:numPr>
              <w:ilvl w:val="1"/>
              <w:numId w:val="18"/>
            </w:numPr>
            <w:ind w:left="851" w:hanging="284"/>
            <w:contextualSpacing w:val="0"/>
          </w:pPr>
        </w:pPrChange>
      </w:pPr>
      <w:r>
        <w:rPr>
          <w:lang w:eastAsia="fr-FR"/>
        </w:rPr>
        <w:t xml:space="preserve">Дублирование несущих стен и перекрытий в модели архитектурного раздела исключительно для вставки в них элементов, которым необходима основа, таких как Окна и Двери. Такие стены и перекрытия обязательно должны иметь отдельные типы, для них должен быть отключен параметр «граница помещения», и в них должны быть корректно заполнены значения в параметре </w:t>
      </w:r>
      <w:r>
        <w:rPr>
          <w:lang w:val="en-US" w:eastAsia="fr-FR"/>
        </w:rPr>
        <w:t>OMDV</w:t>
      </w:r>
      <w:r>
        <w:rPr>
          <w:lang w:eastAsia="fr-FR"/>
        </w:rPr>
        <w:t>_Группа конструкции «КЖ-Дубль</w:t>
      </w:r>
      <w:ins w:id="328" w:author="D.Kambarov" w:date="2025-02-17T17:45:00Z">
        <w:r w:rsidR="00BB5641">
          <w:rPr>
            <w:lang w:eastAsia="fr-FR"/>
          </w:rPr>
          <w:t>»</w:t>
        </w:r>
      </w:ins>
      <w:r>
        <w:rPr>
          <w:lang w:eastAsia="fr-FR"/>
        </w:rPr>
        <w:t>.</w:t>
      </w:r>
    </w:p>
    <w:p w14:paraId="397875C9" w14:textId="77777777" w:rsidR="00A66D76" w:rsidRPr="007407C2" w:rsidRDefault="00C835C6">
      <w:pPr>
        <w:pStyle w:val="OM"/>
        <w:numPr>
          <w:ilvl w:val="0"/>
          <w:numId w:val="58"/>
        </w:numPr>
        <w:rPr>
          <w:rFonts w:cstheme="minorHAnsi"/>
          <w:lang w:eastAsia="fr-FR"/>
        </w:rPr>
        <w:pPrChange w:id="329" w:author="D.Kambarov" w:date="2025-03-13T14:22:00Z">
          <w:pPr>
            <w:pStyle w:val="af1"/>
            <w:numPr>
              <w:ilvl w:val="1"/>
              <w:numId w:val="18"/>
            </w:numPr>
            <w:ind w:left="851" w:hanging="284"/>
            <w:contextualSpacing w:val="0"/>
          </w:pPr>
        </w:pPrChange>
      </w:pPr>
      <w:r w:rsidRPr="007407C2">
        <w:rPr>
          <w:rFonts w:eastAsiaTheme="minorEastAsia" w:cstheme="minorHAnsi"/>
          <w:lang w:eastAsia="fr-FR"/>
          <w:rPrChange w:id="330" w:author="D.Kambarov" w:date="2025-03-13T14:21:00Z">
            <w:rPr>
              <w:lang w:eastAsia="fr-FR"/>
            </w:rPr>
          </w:rPrChange>
        </w:rPr>
        <w:t>На начальных этапах проектирования (стадия Концепция) допускается дублирование оконечного инженерного оборудования в разделах АР, АИ.</w:t>
      </w:r>
    </w:p>
    <w:p w14:paraId="5D4B6999" w14:textId="77777777" w:rsidR="00A66D76" w:rsidRPr="007407C2" w:rsidRDefault="00C835C6">
      <w:pPr>
        <w:pStyle w:val="OM"/>
        <w:numPr>
          <w:ilvl w:val="0"/>
          <w:numId w:val="58"/>
        </w:numPr>
        <w:rPr>
          <w:rFonts w:cstheme="minorHAnsi"/>
          <w:strike/>
          <w:lang w:eastAsia="fr-FR"/>
        </w:rPr>
        <w:pPrChange w:id="331" w:author="D.Kambarov" w:date="2025-03-13T14:22:00Z">
          <w:pPr>
            <w:pStyle w:val="af1"/>
            <w:numPr>
              <w:ilvl w:val="1"/>
              <w:numId w:val="18"/>
            </w:numPr>
            <w:ind w:left="851" w:hanging="284"/>
            <w:contextualSpacing w:val="0"/>
          </w:pPr>
        </w:pPrChange>
      </w:pPr>
      <w:r w:rsidRPr="007407C2">
        <w:rPr>
          <w:rFonts w:eastAsiaTheme="minorEastAsia" w:cstheme="minorHAnsi"/>
          <w:lang w:eastAsia="fr-FR"/>
          <w:rPrChange w:id="332" w:author="D.Kambarov" w:date="2025-03-13T14:21:00Z">
            <w:rPr>
              <w:lang w:eastAsia="fr-FR"/>
            </w:rPr>
          </w:rPrChange>
        </w:rPr>
        <w:t>Также допускается дублирование оборудования ОВ/ВК в моделях разделов ЭОМ/СС. В данном случае необходимо проконтролировать исключение данного оборудования из спецификаций моделей ЭОМ/</w:t>
      </w:r>
      <w:r w:rsidRPr="007407C2">
        <w:rPr>
          <w:rFonts w:eastAsiaTheme="minorEastAsia" w:cstheme="minorHAnsi"/>
          <w:lang w:val="en-US" w:eastAsia="fr-FR"/>
          <w:rPrChange w:id="333" w:author="D.Kambarov" w:date="2025-03-13T14:21:00Z">
            <w:rPr>
              <w:lang w:val="en-US" w:eastAsia="fr-FR"/>
            </w:rPr>
          </w:rPrChange>
        </w:rPr>
        <w:t>CC</w:t>
      </w:r>
      <w:r w:rsidRPr="007407C2">
        <w:rPr>
          <w:rFonts w:eastAsiaTheme="minorEastAsia" w:cstheme="minorHAnsi"/>
          <w:lang w:eastAsia="fr-FR"/>
          <w:rPrChange w:id="334" w:author="D.Kambarov" w:date="2025-03-13T14:21:00Z">
            <w:rPr>
              <w:lang w:eastAsia="fr-FR"/>
            </w:rPr>
          </w:rPrChange>
        </w:rPr>
        <w:t xml:space="preserve">. В таких элементах обязательно должен быть заполнен параметр </w:t>
      </w:r>
      <w:r w:rsidRPr="007407C2">
        <w:rPr>
          <w:rFonts w:eastAsiaTheme="minorEastAsia" w:cstheme="minorHAnsi"/>
          <w:lang w:val="en-US" w:eastAsia="fr-FR"/>
          <w:rPrChange w:id="335" w:author="D.Kambarov" w:date="2025-03-13T14:21:00Z">
            <w:rPr>
              <w:lang w:val="en-US" w:eastAsia="fr-FR"/>
            </w:rPr>
          </w:rPrChange>
        </w:rPr>
        <w:t>OMDV</w:t>
      </w:r>
      <w:r w:rsidRPr="007407C2">
        <w:rPr>
          <w:rFonts w:eastAsiaTheme="minorEastAsia" w:cstheme="minorHAnsi"/>
          <w:lang w:eastAsia="fr-FR"/>
          <w:rPrChange w:id="336" w:author="D.Kambarov" w:date="2025-03-13T14:21:00Z">
            <w:rPr>
              <w:lang w:eastAsia="fr-FR"/>
            </w:rPr>
          </w:rPrChange>
        </w:rPr>
        <w:t>_Группа конструкции со значениями «ОВ-Дубль» и «ВК-Дубль».</w:t>
      </w:r>
    </w:p>
    <w:p w14:paraId="311EFAA9" w14:textId="77777777" w:rsidR="00A66D76" w:rsidRDefault="00C835C6">
      <w:pPr>
        <w:pStyle w:val="OMDV2"/>
        <w:pPrChange w:id="337" w:author="D.Kambarov" w:date="2025-03-17T14:14:00Z">
          <w:pPr>
            <w:pStyle w:val="af1"/>
            <w:numPr>
              <w:ilvl w:val="1"/>
              <w:numId w:val="34"/>
            </w:numPr>
            <w:ind w:left="567" w:hanging="567"/>
            <w:contextualSpacing w:val="0"/>
          </w:pPr>
        </w:pPrChange>
      </w:pPr>
      <w:r w:rsidRPr="00677ECD">
        <w:rPr>
          <w:lang w:val="ru-RU"/>
          <w:rPrChange w:id="338" w:author="Дмитрий Камбаров" w:date="2026-04-15T13:32:00Z">
            <w:rPr/>
          </w:rPrChange>
        </w:rPr>
        <w:t xml:space="preserve">Перед началом моделирования необходимо сформировать разбивочный файл, содержащий определение абсолютных и относительных координат проекта и направление истинного севера. </w:t>
      </w:r>
      <w:r w:rsidRPr="00677ECD">
        <w:rPr>
          <w:i/>
          <w:lang w:val="ru-RU"/>
          <w:rPrChange w:id="339" w:author="Дмитрий Камбаров" w:date="2026-04-15T13:32:00Z">
            <w:rPr>
              <w:i/>
            </w:rPr>
          </w:rPrChange>
        </w:rPr>
        <w:t>Точке съемки</w:t>
      </w:r>
      <w:r w:rsidRPr="00677ECD">
        <w:rPr>
          <w:lang w:val="ru-RU"/>
          <w:rPrChange w:id="340" w:author="Дмитрий Камбаров" w:date="2026-04-15T13:32:00Z">
            <w:rPr/>
          </w:rPrChange>
        </w:rPr>
        <w:t xml:space="preserve"> </w:t>
      </w:r>
      <w:r w:rsidRPr="00677ECD">
        <w:rPr>
          <w:i/>
          <w:lang w:val="ru-RU"/>
          <w:rPrChange w:id="341" w:author="Дмитрий Камбаров" w:date="2026-04-15T13:32:00Z">
            <w:rPr>
              <w:i/>
            </w:rPr>
          </w:rPrChange>
        </w:rPr>
        <w:t>(</w:t>
      </w:r>
      <w:r>
        <w:rPr>
          <w:i/>
        </w:rPr>
        <w:t>Survey</w:t>
      </w:r>
      <w:r w:rsidRPr="00677ECD">
        <w:rPr>
          <w:i/>
          <w:lang w:val="ru-RU"/>
          <w:rPrChange w:id="342" w:author="Дмитрий Камбаров" w:date="2026-04-15T13:32:00Z">
            <w:rPr>
              <w:i/>
            </w:rPr>
          </w:rPrChange>
        </w:rPr>
        <w:t xml:space="preserve"> </w:t>
      </w:r>
      <w:r>
        <w:rPr>
          <w:i/>
        </w:rPr>
        <w:t>point</w:t>
      </w:r>
      <w:r w:rsidRPr="00677ECD">
        <w:rPr>
          <w:i/>
          <w:lang w:val="ru-RU"/>
          <w:rPrChange w:id="343" w:author="Дмитрий Камбаров" w:date="2026-04-15T13:32:00Z">
            <w:rPr>
              <w:i/>
            </w:rPr>
          </w:rPrChange>
        </w:rPr>
        <w:t xml:space="preserve">) </w:t>
      </w:r>
      <w:r w:rsidRPr="00677ECD">
        <w:rPr>
          <w:lang w:val="ru-RU"/>
          <w:rPrChange w:id="344" w:author="Дмитрий Камбаров" w:date="2026-04-15T13:32:00Z">
            <w:rPr/>
          </w:rPrChange>
        </w:rPr>
        <w:t xml:space="preserve">устанавливается нулевое значение координат (0, 0, 0).  </w:t>
      </w:r>
      <w:r w:rsidRPr="00677ECD">
        <w:rPr>
          <w:i/>
          <w:iCs/>
          <w:lang w:val="ru-RU"/>
          <w:rPrChange w:id="345" w:author="Дмитрий Камбаров" w:date="2026-04-15T13:32:00Z">
            <w:rPr>
              <w:i/>
              <w:iCs/>
            </w:rPr>
          </w:rPrChange>
        </w:rPr>
        <w:t>Базовая точка проекта (</w:t>
      </w:r>
      <w:r>
        <w:rPr>
          <w:i/>
          <w:iCs/>
        </w:rPr>
        <w:t>Base</w:t>
      </w:r>
      <w:r w:rsidRPr="00677ECD">
        <w:rPr>
          <w:i/>
          <w:iCs/>
          <w:lang w:val="ru-RU"/>
          <w:rPrChange w:id="346" w:author="Дмитрий Камбаров" w:date="2026-04-15T13:32:00Z">
            <w:rPr>
              <w:i/>
              <w:iCs/>
            </w:rPr>
          </w:rPrChange>
        </w:rPr>
        <w:t xml:space="preserve"> </w:t>
      </w:r>
      <w:r>
        <w:rPr>
          <w:i/>
          <w:iCs/>
        </w:rPr>
        <w:t>point</w:t>
      </w:r>
      <w:r w:rsidRPr="00677ECD">
        <w:rPr>
          <w:i/>
          <w:iCs/>
          <w:lang w:val="ru-RU"/>
          <w:rPrChange w:id="347" w:author="Дмитрий Камбаров" w:date="2026-04-15T13:32:00Z">
            <w:rPr>
              <w:i/>
              <w:iCs/>
            </w:rPr>
          </w:rPrChange>
        </w:rPr>
        <w:t xml:space="preserve">) </w:t>
      </w:r>
      <w:r w:rsidRPr="00677ECD">
        <w:rPr>
          <w:lang w:val="ru-RU"/>
          <w:rPrChange w:id="348" w:author="Дмитрий Камбаров" w:date="2026-04-15T13:32:00Z">
            <w:rPr/>
          </w:rPrChange>
        </w:rPr>
        <w:t>устанавливается в каждой модели на пересечении начальных разбивочных осей в соответствии с географическим расположением объекта. Так же он должен содержать определение горизонтальной (координационные оси) и вертикальной (уровни) разбивки. Для каждого объекта строительства</w:t>
      </w:r>
      <w:r w:rsidRPr="00677ECD">
        <w:rPr>
          <w:b/>
          <w:lang w:val="ru-RU"/>
          <w:rPrChange w:id="349" w:author="Дмитрий Камбаров" w:date="2026-04-15T13:32:00Z">
            <w:rPr>
              <w:b/>
            </w:rPr>
          </w:rPrChange>
        </w:rPr>
        <w:t>*</w:t>
      </w:r>
      <w:r w:rsidRPr="00677ECD">
        <w:rPr>
          <w:lang w:val="ru-RU"/>
          <w:rPrChange w:id="350" w:author="Дмитрий Камбаров" w:date="2026-04-15T13:32:00Z">
            <w:rPr/>
          </w:rPrChange>
        </w:rPr>
        <w:t xml:space="preserve"> создается только один базовый файл, и его основная роль – пространственная координация всех разделов </w:t>
      </w:r>
      <w:r>
        <w:t>BIM</w:t>
      </w:r>
      <w:r w:rsidRPr="00677ECD">
        <w:rPr>
          <w:lang w:val="ru-RU"/>
          <w:rPrChange w:id="351" w:author="Дмитрий Камбаров" w:date="2026-04-15T13:32:00Z">
            <w:rPr/>
          </w:rPrChange>
        </w:rPr>
        <w:t xml:space="preserve"> модели. Во все файлы моделей должны быть переданы общие координаты из разбивочного файла. </w:t>
      </w:r>
      <w:proofErr w:type="spellStart"/>
      <w:r>
        <w:t>Подробное</w:t>
      </w:r>
      <w:proofErr w:type="spellEnd"/>
      <w:r>
        <w:t xml:space="preserve"> </w:t>
      </w:r>
      <w:proofErr w:type="spellStart"/>
      <w:r>
        <w:t>описание</w:t>
      </w:r>
      <w:proofErr w:type="spellEnd"/>
      <w:r>
        <w:t xml:space="preserve"> </w:t>
      </w:r>
      <w:proofErr w:type="spellStart"/>
      <w:r>
        <w:t>разбивки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согласуется в </w:t>
      </w:r>
      <w:r>
        <w:rPr>
          <w:b/>
          <w:i/>
        </w:rPr>
        <w:t>BEP</w:t>
      </w:r>
      <w:r>
        <w:t>.</w:t>
      </w:r>
    </w:p>
    <w:p w14:paraId="0C82E456" w14:textId="77777777" w:rsidR="00A66D76" w:rsidRPr="007407C2" w:rsidRDefault="00C835C6">
      <w:pPr>
        <w:rPr>
          <w:b/>
          <w:bCs/>
          <w:lang w:eastAsia="fr-FR"/>
          <w:rPrChange w:id="352" w:author="D.Kambarov" w:date="2025-03-13T14:23:00Z">
            <w:rPr>
              <w:lang w:eastAsia="fr-FR"/>
            </w:rPr>
          </w:rPrChange>
        </w:rPr>
        <w:pPrChange w:id="353" w:author="D.Kambarov" w:date="2025-03-13T14:02:00Z">
          <w:pPr>
            <w:pStyle w:val="af1"/>
            <w:ind w:left="567"/>
          </w:pPr>
        </w:pPrChange>
      </w:pPr>
      <w:r w:rsidRPr="007407C2">
        <w:rPr>
          <w:b/>
          <w:bCs/>
          <w:lang w:eastAsia="fr-FR"/>
          <w:rPrChange w:id="354" w:author="D.Kambarov" w:date="2025-03-13T14:23:00Z">
            <w:rPr>
              <w:lang w:eastAsia="fr-FR"/>
            </w:rPr>
          </w:rPrChange>
        </w:rPr>
        <w:t>При создании дополнительных/смежных моделей одного объекта строительства* в процессе проектирования, допускается использование осей и уровней только из разбивочного файла.</w:t>
      </w:r>
    </w:p>
    <w:p w14:paraId="147E80E6" w14:textId="77777777" w:rsidR="00A66D76" w:rsidRDefault="00A66D76">
      <w:pPr>
        <w:rPr>
          <w:lang w:eastAsia="fr-FR"/>
        </w:rPr>
        <w:pPrChange w:id="355" w:author="D.Kambarov" w:date="2025-03-13T14:02:00Z">
          <w:pPr>
            <w:pStyle w:val="af1"/>
            <w:ind w:left="567"/>
          </w:pPr>
        </w:pPrChange>
      </w:pPr>
    </w:p>
    <w:p w14:paraId="5423C03C" w14:textId="77777777" w:rsidR="00A66D76" w:rsidRDefault="00C835C6">
      <w:pPr>
        <w:pPrChange w:id="356" w:author="D.Kambarov" w:date="2025-03-13T14:02:00Z">
          <w:pPr>
            <w:pStyle w:val="af1"/>
            <w:ind w:left="567"/>
            <w:contextualSpacing w:val="0"/>
          </w:pPr>
        </w:pPrChange>
      </w:pPr>
      <w:r>
        <w:rPr>
          <w:u w:val="single"/>
          <w:lang w:eastAsia="fr-FR"/>
        </w:rPr>
        <w:t>Примечание:</w:t>
      </w:r>
      <w:r>
        <w:rPr>
          <w:lang w:eastAsia="fr-FR"/>
        </w:rPr>
        <w:t xml:space="preserve"> * - для сложных (больших по объему) проектов под «объектом строительства» понимается одно или несколько зданий, одновременно заходящих в экспертизу. Понятие «объект строительства» обсудить с </w:t>
      </w:r>
      <w:r>
        <w:rPr>
          <w:lang w:val="en-US" w:eastAsia="fr-FR"/>
        </w:rPr>
        <w:t>BIM</w:t>
      </w:r>
      <w:r>
        <w:rPr>
          <w:lang w:eastAsia="fr-FR"/>
        </w:rPr>
        <w:t xml:space="preserve">-отделом ОМ Девелопмент в рамках разработки </w:t>
      </w:r>
      <w:r>
        <w:rPr>
          <w:b/>
          <w:lang w:val="en-US" w:eastAsia="fr-FR"/>
        </w:rPr>
        <w:t>BEP</w:t>
      </w:r>
      <w:r>
        <w:rPr>
          <w:lang w:eastAsia="fr-FR"/>
        </w:rPr>
        <w:t>.</w:t>
      </w:r>
    </w:p>
    <w:p w14:paraId="7A929EFA" w14:textId="77777777" w:rsidR="00A66D76" w:rsidRPr="00677ECD" w:rsidRDefault="00C835C6">
      <w:pPr>
        <w:pStyle w:val="OMDV2"/>
        <w:rPr>
          <w:bCs/>
          <w:i/>
          <w:lang w:val="ru-RU"/>
          <w:rPrChange w:id="357" w:author="Дмитрий Камбаров" w:date="2026-04-15T13:32:00Z">
            <w:rPr>
              <w:rFonts w:eastAsiaTheme="minorEastAsia"/>
              <w:bCs/>
              <w:i/>
              <w:lang w:eastAsia="fr-FR"/>
            </w:rPr>
          </w:rPrChange>
        </w:rPr>
        <w:pPrChange w:id="358" w:author="D.Kambarov" w:date="2025-03-13T14:24:00Z">
          <w:pPr>
            <w:pStyle w:val="af1"/>
            <w:numPr>
              <w:ilvl w:val="1"/>
              <w:numId w:val="34"/>
            </w:numPr>
            <w:ind w:left="567" w:hanging="567"/>
            <w:contextualSpacing w:val="0"/>
          </w:pPr>
        </w:pPrChange>
      </w:pPr>
      <w:r w:rsidRPr="008037B5">
        <w:rPr>
          <w:lang w:val="ru-RU"/>
          <w:rPrChange w:id="359" w:author="D.Kambarov" w:date="2025-03-13T17:33:00Z">
            <w:rPr/>
          </w:rPrChange>
        </w:rPr>
        <w:t>Базовая точка проекта должна быть удалена не более чем на 1 000 000 мм от точки съёмки.</w:t>
      </w:r>
    </w:p>
    <w:p w14:paraId="65E9CD36" w14:textId="77777777" w:rsidR="00A66D76" w:rsidRPr="00677ECD" w:rsidRDefault="00C835C6">
      <w:pPr>
        <w:pStyle w:val="OMDV2"/>
        <w:rPr>
          <w:lang w:val="ru-RU"/>
          <w:rPrChange w:id="360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361" w:author="D.Kambarov" w:date="2025-03-13T14:24:00Z">
          <w:pPr>
            <w:pStyle w:val="af1"/>
            <w:numPr>
              <w:ilvl w:val="1"/>
              <w:numId w:val="34"/>
            </w:numPr>
            <w:ind w:left="567" w:hanging="567"/>
            <w:contextualSpacing w:val="0"/>
          </w:pPr>
        </w:pPrChange>
      </w:pPr>
      <w:r w:rsidRPr="008037B5">
        <w:rPr>
          <w:lang w:val="ru-RU"/>
          <w:rPrChange w:id="362" w:author="D.Kambarov" w:date="2025-03-13T17:33:00Z">
            <w:rPr/>
          </w:rPrChange>
        </w:rPr>
        <w:t>Все уровни, образующие этаж здания, должны иметь включенный указатель «</w:t>
      </w:r>
      <w:r w:rsidRPr="008037B5">
        <w:rPr>
          <w:b/>
          <w:lang w:val="ru-RU"/>
          <w:rPrChange w:id="363" w:author="D.Kambarov" w:date="2025-03-13T17:33:00Z">
            <w:rPr>
              <w:b/>
            </w:rPr>
          </w:rPrChange>
        </w:rPr>
        <w:t>Построение этажа</w:t>
      </w:r>
      <w:r w:rsidRPr="008037B5">
        <w:rPr>
          <w:lang w:val="ru-RU"/>
          <w:rPrChange w:id="364" w:author="D.Kambarov" w:date="2025-03-13T17:33:00Z">
            <w:rPr/>
          </w:rPrChange>
        </w:rPr>
        <w:t>».</w:t>
      </w:r>
    </w:p>
    <w:p w14:paraId="55727C23" w14:textId="77777777" w:rsidR="00A66D76" w:rsidRPr="00677ECD" w:rsidRDefault="00C835C6">
      <w:pPr>
        <w:pStyle w:val="OMDV2"/>
        <w:rPr>
          <w:lang w:val="ru-RU"/>
          <w:rPrChange w:id="365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366" w:author="D.Kambarov" w:date="2025-03-13T14:24:00Z">
          <w:pPr>
            <w:pStyle w:val="af1"/>
            <w:numPr>
              <w:ilvl w:val="1"/>
              <w:numId w:val="34"/>
            </w:numPr>
            <w:ind w:left="567" w:hanging="567"/>
            <w:contextualSpacing w:val="0"/>
          </w:pPr>
        </w:pPrChange>
      </w:pPr>
      <w:r w:rsidRPr="008037B5">
        <w:rPr>
          <w:lang w:val="ru-RU"/>
          <w:rPrChange w:id="367" w:author="D.Kambarov" w:date="2025-03-13T17:33:00Z">
            <w:rPr/>
          </w:rPrChange>
        </w:rPr>
        <w:t>Для каждого отдельного этажа следует создавать только один уровень, за исключением случаев, когда необходимо разместить помещения выше отметки текущего этажа, но ниже отметки следующего этажа.</w:t>
      </w:r>
    </w:p>
    <w:p w14:paraId="24113DA8" w14:textId="77777777" w:rsidR="00A66D76" w:rsidRPr="00677ECD" w:rsidRDefault="00C835C6">
      <w:pPr>
        <w:pStyle w:val="OMDV2"/>
        <w:rPr>
          <w:b/>
          <w:bCs/>
          <w:u w:val="single"/>
          <w:lang w:val="ru-RU"/>
          <w:rPrChange w:id="368" w:author="Дмитрий Камбаров" w:date="2026-04-15T13:32:00Z">
            <w:rPr>
              <w:rFonts w:eastAsiaTheme="minorEastAsia"/>
              <w:b/>
              <w:bCs/>
              <w:u w:val="single"/>
              <w:lang w:eastAsia="fr-FR"/>
            </w:rPr>
          </w:rPrChange>
        </w:rPr>
        <w:pPrChange w:id="369" w:author="D.Kambarov" w:date="2025-03-13T14:24:00Z">
          <w:pPr>
            <w:pStyle w:val="af1"/>
            <w:numPr>
              <w:ilvl w:val="1"/>
              <w:numId w:val="34"/>
            </w:numPr>
            <w:ind w:left="567" w:hanging="567"/>
            <w:contextualSpacing w:val="0"/>
          </w:pPr>
        </w:pPrChange>
      </w:pPr>
      <w:r w:rsidRPr="008037B5">
        <w:rPr>
          <w:b/>
          <w:u w:val="single"/>
          <w:lang w:val="ru-RU"/>
          <w:rPrChange w:id="370" w:author="D.Kambarov" w:date="2025-03-13T17:33:00Z">
            <w:rPr>
              <w:b/>
              <w:u w:val="single"/>
            </w:rPr>
          </w:rPrChange>
        </w:rPr>
        <w:t>Общие требования по именованию содержимого проекта</w:t>
      </w:r>
      <w:r w:rsidRPr="008037B5">
        <w:rPr>
          <w:b/>
          <w:bCs/>
          <w:lang w:val="ru-RU"/>
          <w:rPrChange w:id="371" w:author="D.Kambarov" w:date="2025-03-13T17:33:00Z">
            <w:rPr>
              <w:b/>
              <w:bCs/>
            </w:rPr>
          </w:rPrChange>
        </w:rPr>
        <w:t xml:space="preserve"> </w:t>
      </w:r>
      <w:r w:rsidRPr="008037B5">
        <w:rPr>
          <w:b/>
          <w:bCs/>
          <w:u w:val="single"/>
          <w:lang w:val="ru-RU"/>
          <w:rPrChange w:id="372" w:author="D.Kambarov" w:date="2025-03-13T17:33:00Z">
            <w:rPr>
              <w:b/>
              <w:bCs/>
              <w:u w:val="single"/>
            </w:rPr>
          </w:rPrChange>
        </w:rPr>
        <w:t>(загружаемые семейства, типы элементов, виды, листы)</w:t>
      </w:r>
    </w:p>
    <w:p w14:paraId="447721EF" w14:textId="77777777" w:rsidR="00A66D76" w:rsidRPr="00677ECD" w:rsidRDefault="00C835C6">
      <w:pPr>
        <w:pStyle w:val="OMDV3"/>
        <w:rPr>
          <w:lang w:val="ru-RU"/>
          <w:rPrChange w:id="373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374" w:author="D.Kambarov" w:date="2025-03-13T16:31:00Z">
          <w:pPr>
            <w:pStyle w:val="af1"/>
            <w:numPr>
              <w:ilvl w:val="2"/>
              <w:numId w:val="34"/>
            </w:numPr>
            <w:ind w:left="993" w:hanging="851"/>
            <w:contextualSpacing w:val="0"/>
          </w:pPr>
        </w:pPrChange>
      </w:pPr>
      <w:r w:rsidRPr="008037B5">
        <w:rPr>
          <w:lang w:val="ru-RU"/>
          <w:rPrChange w:id="375" w:author="D.Kambarov" w:date="2025-03-13T17:33:00Z">
            <w:rPr/>
          </w:rPrChange>
        </w:rPr>
        <w:t>Название состоит из полей, которые разделяются знаками-разделителями.</w:t>
      </w:r>
    </w:p>
    <w:p w14:paraId="295DA7BD" w14:textId="77777777" w:rsidR="00A66D76" w:rsidRPr="00677ECD" w:rsidRDefault="00C835C6">
      <w:pPr>
        <w:pStyle w:val="OMDV3"/>
        <w:rPr>
          <w:lang w:val="ru-RU"/>
          <w:rPrChange w:id="376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377" w:author="D.Kambarov" w:date="2025-03-13T16:31:00Z">
          <w:pPr>
            <w:pStyle w:val="af1"/>
            <w:numPr>
              <w:ilvl w:val="2"/>
              <w:numId w:val="34"/>
            </w:numPr>
            <w:ind w:left="993" w:hanging="851"/>
            <w:contextualSpacing w:val="0"/>
          </w:pPr>
        </w:pPrChange>
      </w:pPr>
      <w:r w:rsidRPr="008037B5">
        <w:rPr>
          <w:lang w:val="ru-RU"/>
          <w:rPrChange w:id="378" w:author="D.Kambarov" w:date="2025-03-13T17:33:00Z">
            <w:rPr/>
          </w:rPrChange>
        </w:rPr>
        <w:t>Содержимое каждого поля начинается с заглавной буквы.</w:t>
      </w:r>
    </w:p>
    <w:p w14:paraId="08F8D64E" w14:textId="77777777" w:rsidR="00A66D76" w:rsidRPr="00677ECD" w:rsidRDefault="00C835C6">
      <w:pPr>
        <w:pStyle w:val="OMDV3"/>
        <w:rPr>
          <w:lang w:val="ru-RU"/>
          <w:rPrChange w:id="379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380" w:author="D.Kambarov" w:date="2025-03-13T16:31:00Z">
          <w:pPr>
            <w:pStyle w:val="af1"/>
            <w:numPr>
              <w:ilvl w:val="2"/>
              <w:numId w:val="34"/>
            </w:numPr>
            <w:ind w:left="993" w:hanging="851"/>
            <w:contextualSpacing w:val="0"/>
          </w:pPr>
        </w:pPrChange>
      </w:pPr>
      <w:r w:rsidRPr="008037B5">
        <w:rPr>
          <w:lang w:val="ru-RU"/>
          <w:rPrChange w:id="381" w:author="D.Kambarov" w:date="2025-03-13T17:33:00Z">
            <w:rPr/>
          </w:rPrChange>
        </w:rPr>
        <w:t>В качестве знака-разделителя между полями следует использовать нижнее подчеркивание «_».</w:t>
      </w:r>
    </w:p>
    <w:p w14:paraId="4D421D3E" w14:textId="77777777" w:rsidR="00A66D76" w:rsidRPr="00677ECD" w:rsidRDefault="00C835C6">
      <w:pPr>
        <w:pStyle w:val="OMDV3"/>
        <w:rPr>
          <w:lang w:val="ru-RU"/>
          <w:rPrChange w:id="382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383" w:author="D.Kambarov" w:date="2025-03-13T16:31:00Z">
          <w:pPr>
            <w:pStyle w:val="af1"/>
            <w:numPr>
              <w:ilvl w:val="2"/>
              <w:numId w:val="34"/>
            </w:numPr>
            <w:ind w:left="993" w:hanging="851"/>
            <w:contextualSpacing w:val="0"/>
          </w:pPr>
        </w:pPrChange>
      </w:pPr>
      <w:r w:rsidRPr="008037B5">
        <w:rPr>
          <w:lang w:val="ru-RU"/>
          <w:rPrChange w:id="384" w:author="D.Kambarov" w:date="2025-03-13T17:33:00Z">
            <w:rPr/>
          </w:rPrChange>
        </w:rPr>
        <w:t>При именовании следует учесть принцип «от общего к частному».</w:t>
      </w:r>
    </w:p>
    <w:p w14:paraId="7C68A21F" w14:textId="77777777" w:rsidR="00A66D76" w:rsidRPr="00677ECD" w:rsidRDefault="00C835C6">
      <w:pPr>
        <w:pStyle w:val="OMDV3"/>
        <w:rPr>
          <w:lang w:val="ru-RU"/>
          <w:rPrChange w:id="385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386" w:author="D.Kambarov" w:date="2025-03-13T16:31:00Z">
          <w:pPr>
            <w:pStyle w:val="af1"/>
            <w:numPr>
              <w:ilvl w:val="2"/>
              <w:numId w:val="34"/>
            </w:numPr>
            <w:ind w:left="993" w:hanging="851"/>
            <w:contextualSpacing w:val="0"/>
          </w:pPr>
        </w:pPrChange>
      </w:pPr>
      <w:r w:rsidRPr="008037B5">
        <w:rPr>
          <w:lang w:val="ru-RU"/>
          <w:rPrChange w:id="387" w:author="D.Kambarov" w:date="2025-03-13T17:33:00Z">
            <w:rPr/>
          </w:rPrChange>
        </w:rPr>
        <w:t>Аббревиатуры и коды следует писать заглавными буквами.</w:t>
      </w:r>
    </w:p>
    <w:p w14:paraId="55206DDB" w14:textId="77777777" w:rsidR="00A66D76" w:rsidRPr="00677ECD" w:rsidRDefault="00C835C6">
      <w:pPr>
        <w:pStyle w:val="OMDV3"/>
        <w:rPr>
          <w:lang w:val="ru-RU"/>
          <w:rPrChange w:id="388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389" w:author="D.Kambarov" w:date="2025-03-13T16:31:00Z">
          <w:pPr>
            <w:pStyle w:val="af1"/>
            <w:numPr>
              <w:ilvl w:val="2"/>
              <w:numId w:val="34"/>
            </w:numPr>
            <w:ind w:left="993" w:hanging="851"/>
            <w:contextualSpacing w:val="0"/>
          </w:pPr>
        </w:pPrChange>
      </w:pPr>
      <w:r w:rsidRPr="008037B5">
        <w:rPr>
          <w:lang w:val="ru-RU"/>
          <w:rPrChange w:id="390" w:author="D.Kambarov" w:date="2025-03-13T17:33:00Z">
            <w:rPr/>
          </w:rPrChange>
        </w:rPr>
        <w:t xml:space="preserve">Запрещается использовать в названиях следующие знаки и символы: </w:t>
      </w:r>
    </w:p>
    <w:p w14:paraId="5823484B" w14:textId="77777777" w:rsidR="00A66D76" w:rsidRDefault="00C835C6">
      <w:pPr>
        <w:pStyle w:val="OMDV3"/>
        <w:pPrChange w:id="391" w:author="D.Kambarov" w:date="2025-03-13T16:31:00Z">
          <w:pPr>
            <w:pStyle w:val="af1"/>
            <w:ind w:left="993" w:hanging="851"/>
            <w:contextualSpacing w:val="0"/>
          </w:pPr>
        </w:pPrChange>
      </w:pPr>
      <w:r>
        <w:t>, ! £ $ % ( ) ^ &amp; { }[ ] + = @ ’ ~  ¬ ` ‘ \ | / ? : * ” &lt; &gt;</w:t>
      </w:r>
    </w:p>
    <w:p w14:paraId="5C994800" w14:textId="77777777" w:rsidR="00A66D76" w:rsidRDefault="00C835C6">
      <w:pPr>
        <w:pStyle w:val="OMDV3"/>
        <w:pPrChange w:id="392" w:author="D.Kambarov" w:date="2025-03-13T16:31:00Z">
          <w:pPr>
            <w:pStyle w:val="af1"/>
            <w:numPr>
              <w:ilvl w:val="2"/>
              <w:numId w:val="34"/>
            </w:numPr>
            <w:ind w:left="993" w:hanging="851"/>
            <w:contextualSpacing w:val="0"/>
          </w:pPr>
        </w:pPrChange>
      </w:pPr>
      <w:r w:rsidRPr="008037B5">
        <w:rPr>
          <w:lang w:val="ru-RU"/>
          <w:rPrChange w:id="393" w:author="D.Kambarov" w:date="2025-03-13T17:33:00Z">
            <w:rPr/>
          </w:rPrChange>
        </w:rPr>
        <w:t xml:space="preserve">В названии параметров нельзя использовать математические символы, так как это вызывает проблемы в формулах. </w:t>
      </w:r>
      <w:r>
        <w:t>Особое внимание следует обратить на знак «минус» («-»).</w:t>
      </w:r>
    </w:p>
    <w:p w14:paraId="7F6C1145" w14:textId="77777777" w:rsidR="00A66D76" w:rsidRPr="00677ECD" w:rsidRDefault="00C835C6">
      <w:pPr>
        <w:pStyle w:val="OMDV3"/>
        <w:rPr>
          <w:lang w:val="ru-RU"/>
          <w:rPrChange w:id="394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395" w:author="D.Kambarov" w:date="2025-03-13T16:31:00Z">
          <w:pPr>
            <w:pStyle w:val="af1"/>
            <w:numPr>
              <w:ilvl w:val="2"/>
              <w:numId w:val="34"/>
            </w:numPr>
            <w:ind w:left="993" w:hanging="851"/>
            <w:contextualSpacing w:val="0"/>
          </w:pPr>
        </w:pPrChange>
      </w:pPr>
      <w:r w:rsidRPr="008037B5">
        <w:rPr>
          <w:lang w:val="ru-RU"/>
          <w:rPrChange w:id="396" w:author="D.Kambarov" w:date="2025-03-13T17:33:00Z">
            <w:rPr/>
          </w:rPrChange>
        </w:rPr>
        <w:t>Допускается использование знака «точка» в номере классификации и в качестве знака-разделителя в полях, где это необходимо.</w:t>
      </w:r>
    </w:p>
    <w:p w14:paraId="6FDF8C22" w14:textId="77777777" w:rsidR="00A66D76" w:rsidRPr="00677ECD" w:rsidRDefault="00C835C6">
      <w:pPr>
        <w:pStyle w:val="OMDV3"/>
        <w:rPr>
          <w:lang w:val="ru-RU"/>
          <w:rPrChange w:id="397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398" w:author="D.Kambarov" w:date="2025-03-13T16:31:00Z">
          <w:pPr>
            <w:pStyle w:val="af1"/>
            <w:numPr>
              <w:ilvl w:val="2"/>
              <w:numId w:val="34"/>
            </w:numPr>
            <w:ind w:left="993" w:hanging="851"/>
            <w:contextualSpacing w:val="0"/>
          </w:pPr>
        </w:pPrChange>
      </w:pPr>
      <w:r w:rsidRPr="008037B5">
        <w:rPr>
          <w:lang w:val="ru-RU"/>
          <w:rPrChange w:id="399" w:author="D.Kambarov" w:date="2025-03-13T17:33:00Z">
            <w:rPr/>
          </w:rPrChange>
        </w:rPr>
        <w:t>При вводе одинаковых в обеих раскладках знаков (а/А е/Е в/В н/Н с/С р/Р о/О и т.д.), где это требуется, следите за тем, чтобы раскладка на все подобные типы текста была одна и та же.</w:t>
      </w:r>
    </w:p>
    <w:p w14:paraId="6E0FEF28" w14:textId="77777777" w:rsidR="00A66D76" w:rsidRPr="00677ECD" w:rsidRDefault="00C835C6">
      <w:pPr>
        <w:pStyle w:val="OMDV3"/>
        <w:rPr>
          <w:lang w:val="ru-RU"/>
          <w:rPrChange w:id="400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401" w:author="D.Kambarov" w:date="2025-03-13T16:31:00Z">
          <w:pPr>
            <w:pStyle w:val="af1"/>
            <w:numPr>
              <w:ilvl w:val="2"/>
              <w:numId w:val="34"/>
            </w:numPr>
            <w:ind w:left="993" w:hanging="851"/>
            <w:contextualSpacing w:val="0"/>
          </w:pPr>
        </w:pPrChange>
      </w:pPr>
      <w:r w:rsidRPr="008037B5">
        <w:rPr>
          <w:lang w:val="ru-RU"/>
          <w:rPrChange w:id="402" w:author="D.Kambarov" w:date="2025-03-13T17:33:00Z">
            <w:rPr/>
          </w:rPrChange>
        </w:rPr>
        <w:t>Исключение: при вводе знака «х», где это требуется, следует использовать кириллицу.</w:t>
      </w:r>
    </w:p>
    <w:p w14:paraId="7456C6A4" w14:textId="77777777" w:rsidR="00A66D76" w:rsidRPr="00677ECD" w:rsidRDefault="00C835C6">
      <w:pPr>
        <w:pStyle w:val="OMDV3"/>
        <w:rPr>
          <w:lang w:val="ru-RU"/>
          <w:rPrChange w:id="403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404" w:author="D.Kambarov" w:date="2025-03-13T16:31:00Z">
          <w:pPr>
            <w:pStyle w:val="af1"/>
            <w:numPr>
              <w:ilvl w:val="2"/>
              <w:numId w:val="34"/>
            </w:numPr>
            <w:ind w:left="993" w:hanging="851"/>
            <w:contextualSpacing w:val="0"/>
          </w:pPr>
        </w:pPrChange>
      </w:pPr>
      <w:r w:rsidRPr="008037B5">
        <w:rPr>
          <w:lang w:val="ru-RU"/>
          <w:rPrChange w:id="405" w:author="D.Kambarov" w:date="2025-03-13T17:33:00Z">
            <w:rPr/>
          </w:rPrChange>
        </w:rPr>
        <w:t>Уровни модели раздела АР, на основе которых созданы виды и размещены помещения, необходимо создавать и именовать по образцу:</w:t>
      </w:r>
    </w:p>
    <w:p w14:paraId="400F7E2F" w14:textId="77777777" w:rsidR="00A66D76" w:rsidRDefault="00C835C6">
      <w:pPr>
        <w:ind w:left="993"/>
        <w:jc w:val="center"/>
        <w:rPr>
          <w:rFonts w:cstheme="minorHAnsi"/>
          <w:lang w:eastAsia="fr-FR"/>
        </w:rPr>
        <w:pPrChange w:id="406" w:author="D.Kambarov" w:date="2025-03-13T14:26:00Z">
          <w:pPr>
            <w:ind w:left="993"/>
          </w:pPr>
        </w:pPrChange>
      </w:pPr>
      <w:r>
        <w:rPr>
          <w:rFonts w:cstheme="minorHAnsi"/>
          <w:lang w:eastAsia="fr-FR"/>
        </w:rPr>
        <w:t>&lt;Порядковый номер&gt; + &lt;Пробел&gt; + «Этаж» + &lt;Пробел&gt; + &lt;Свободное заполнение&gt;.</w:t>
      </w:r>
    </w:p>
    <w:p w14:paraId="2D68AD9D" w14:textId="77777777" w:rsidR="00A66D76" w:rsidRDefault="00C835C6">
      <w:pPr>
        <w:ind w:left="993"/>
        <w:rPr>
          <w:rFonts w:cstheme="minorHAnsi"/>
          <w:lang w:eastAsia="fr-FR"/>
        </w:rPr>
      </w:pPr>
      <w:r>
        <w:rPr>
          <w:rFonts w:cstheme="minorHAnsi"/>
          <w:u w:val="single"/>
          <w:lang w:eastAsia="fr-FR"/>
        </w:rPr>
        <w:t>Пример:</w:t>
      </w:r>
      <w:r>
        <w:rPr>
          <w:rFonts w:cstheme="minorHAnsi"/>
          <w:lang w:eastAsia="fr-FR"/>
        </w:rPr>
        <w:t xml:space="preserve"> </w:t>
      </w:r>
      <w:r>
        <w:rPr>
          <w:rFonts w:cstheme="minorHAnsi"/>
          <w:b/>
          <w:bCs/>
          <w:lang w:eastAsia="fr-FR"/>
        </w:rPr>
        <w:t>-01 Этаж тех. пространство</w:t>
      </w:r>
      <w:r>
        <w:rPr>
          <w:rFonts w:cstheme="minorHAnsi"/>
          <w:lang w:eastAsia="fr-FR"/>
        </w:rPr>
        <w:t>.</w:t>
      </w:r>
    </w:p>
    <w:p w14:paraId="23D92007" w14:textId="77777777" w:rsidR="00A66D76" w:rsidRDefault="00C835C6">
      <w:pPr>
        <w:ind w:left="1843"/>
        <w:rPr>
          <w:rFonts w:cstheme="minorHAnsi"/>
          <w:b/>
          <w:bCs/>
          <w:lang w:eastAsia="fr-FR"/>
        </w:rPr>
      </w:pPr>
      <w:r>
        <w:rPr>
          <w:rFonts w:cstheme="minorHAnsi"/>
          <w:b/>
          <w:bCs/>
          <w:lang w:eastAsia="fr-FR"/>
        </w:rPr>
        <w:t>-01.1 Этаж +3.000.</w:t>
      </w:r>
    </w:p>
    <w:p w14:paraId="5BAE64AA" w14:textId="77777777" w:rsidR="00A66D76" w:rsidRDefault="00C835C6">
      <w:pPr>
        <w:ind w:left="1843"/>
        <w:rPr>
          <w:rFonts w:cstheme="minorHAnsi"/>
          <w:lang w:eastAsia="fr-FR"/>
        </w:rPr>
      </w:pPr>
      <w:r>
        <w:rPr>
          <w:rFonts w:cstheme="minorHAnsi"/>
          <w:b/>
          <w:bCs/>
          <w:lang w:eastAsia="fr-FR"/>
        </w:rPr>
        <w:t>02 Этаж</w:t>
      </w:r>
    </w:p>
    <w:p w14:paraId="4C58A978" w14:textId="77777777" w:rsidR="00A66D76" w:rsidRDefault="00C835C6">
      <w:pPr>
        <w:pPrChange w:id="407" w:author="D.Kambarov" w:date="2025-03-13T14:25:00Z">
          <w:pPr>
            <w:ind w:left="993"/>
          </w:pPr>
        </w:pPrChange>
      </w:pPr>
      <w:r>
        <w:rPr>
          <w:lang w:eastAsia="fr-FR"/>
        </w:rPr>
        <w:t>Необходимо соблюдать порядковую нумерацию уровней, числа с отрицательным значением допускаются. Так же порядковые номера со значением меньше 10 необходимо вводить с добавлением нуля. Порядковый номер опционально может иметь более мелкое деление для обозначения промежуточных уровней, на которых также расположены помещения. Такие уровни будут группироваться по основному уровню с учетом порядковости (За исключением помещений с назначением "Техническое пространство")</w:t>
      </w:r>
    </w:p>
    <w:p w14:paraId="006A4706" w14:textId="0E158752" w:rsidR="00A66D76" w:rsidRPr="008037B5" w:rsidRDefault="00C835C6" w:rsidP="00587828">
      <w:pPr>
        <w:pStyle w:val="OMDV2"/>
        <w:jc w:val="left"/>
        <w:rPr>
          <w:lang w:val="ru-RU"/>
          <w:rPrChange w:id="408" w:author="D.Kambarov" w:date="2025-03-13T17:33:00Z">
            <w:rPr/>
          </w:rPrChange>
        </w:rPr>
      </w:pPr>
      <w:bookmarkStart w:id="409" w:name="_Hlk119943773"/>
      <w:r w:rsidRPr="008037B5">
        <w:rPr>
          <w:b/>
          <w:bCs/>
          <w:lang w:val="ru-RU"/>
          <w:rPrChange w:id="410" w:author="D.Kambarov" w:date="2025-03-13T17:33:00Z">
            <w:rPr>
              <w:b/>
              <w:bCs/>
            </w:rPr>
          </w:rPrChange>
        </w:rPr>
        <w:t>Проверки на пересечения</w:t>
      </w:r>
      <w:r w:rsidR="007407C2" w:rsidRPr="008037B5">
        <w:rPr>
          <w:b/>
          <w:bCs/>
          <w:lang w:val="ru-RU"/>
          <w:rPrChange w:id="411" w:author="D.Kambarov" w:date="2025-03-13T17:33:00Z">
            <w:rPr>
              <w:b/>
              <w:bCs/>
            </w:rPr>
          </w:rPrChange>
        </w:rPr>
        <w:t>.</w:t>
      </w:r>
      <w:ins w:id="412" w:author="D.Kambarov" w:date="2025-03-13T14:28:00Z">
        <w:r w:rsidR="00587828">
          <w:rPr>
            <w:lang w:val="ru-RU"/>
          </w:rPr>
          <w:br/>
        </w:r>
      </w:ins>
      <w:del w:id="413" w:author="D.Kambarov" w:date="2025-03-13T14:28:00Z">
        <w:r w:rsidR="007407C2" w:rsidRPr="008037B5" w:rsidDel="00587828">
          <w:rPr>
            <w:lang w:val="ru-RU"/>
            <w:rPrChange w:id="414" w:author="D.Kambarov" w:date="2025-03-13T17:33:00Z">
              <w:rPr/>
            </w:rPrChange>
          </w:rPr>
          <w:delText xml:space="preserve"> </w:delText>
        </w:r>
      </w:del>
      <w:r w:rsidRPr="008037B5">
        <w:rPr>
          <w:iCs/>
          <w:lang w:val="ru-RU"/>
          <w:rPrChange w:id="415" w:author="D.Kambarov" w:date="2025-03-13T17:33:00Z">
            <w:rPr>
              <w:iCs/>
            </w:rPr>
          </w:rPrChange>
        </w:rPr>
        <w:t xml:space="preserve">В ходе этапов проектирования стадии </w:t>
      </w:r>
      <w:r w:rsidRPr="007407C2">
        <w:rPr>
          <w:iCs/>
        </w:rPr>
        <w:t>BIM</w:t>
      </w:r>
      <w:r w:rsidRPr="008037B5">
        <w:rPr>
          <w:iCs/>
          <w:lang w:val="ru-RU"/>
          <w:rPrChange w:id="416" w:author="D.Kambarov" w:date="2025-03-13T17:33:00Z">
            <w:rPr>
              <w:iCs/>
            </w:rPr>
          </w:rPrChange>
        </w:rPr>
        <w:t xml:space="preserve"> (П-Итог), </w:t>
      </w:r>
      <w:r w:rsidRPr="007407C2">
        <w:rPr>
          <w:iCs/>
        </w:rPr>
        <w:t>BIM</w:t>
      </w:r>
      <w:r w:rsidRPr="008037B5">
        <w:rPr>
          <w:iCs/>
          <w:lang w:val="ru-RU"/>
          <w:rPrChange w:id="417" w:author="D.Kambarov" w:date="2025-03-13T17:33:00Z">
            <w:rPr>
              <w:iCs/>
            </w:rPr>
          </w:rPrChange>
        </w:rPr>
        <w:t xml:space="preserve"> (П+/Т) и </w:t>
      </w:r>
      <w:r w:rsidRPr="007407C2">
        <w:rPr>
          <w:iCs/>
        </w:rPr>
        <w:t>BIM</w:t>
      </w:r>
      <w:r w:rsidRPr="008037B5">
        <w:rPr>
          <w:iCs/>
          <w:lang w:val="ru-RU"/>
          <w:rPrChange w:id="418" w:author="D.Kambarov" w:date="2025-03-13T17:33:00Z">
            <w:rPr>
              <w:iCs/>
            </w:rPr>
          </w:rPrChange>
        </w:rPr>
        <w:t xml:space="preserve"> (РД) </w:t>
      </w:r>
      <w:r w:rsidRPr="007407C2">
        <w:rPr>
          <w:iCs/>
        </w:rPr>
        <w:t>BIM</w:t>
      </w:r>
      <w:r w:rsidRPr="008037B5">
        <w:rPr>
          <w:iCs/>
          <w:lang w:val="ru-RU"/>
          <w:rPrChange w:id="419" w:author="D.Kambarov" w:date="2025-03-13T17:33:00Z">
            <w:rPr>
              <w:iCs/>
            </w:rPr>
          </w:rPrChange>
        </w:rPr>
        <w:t xml:space="preserve">-менеджером ОМ Девелопмент проводятся проверки моделей всех разделов на пространственные коллизии. Данная процедура осуществляется с помощью программы </w:t>
      </w:r>
      <w:r w:rsidRPr="007407C2">
        <w:rPr>
          <w:iCs/>
        </w:rPr>
        <w:t>Autodesk</w:t>
      </w:r>
      <w:r w:rsidRPr="008037B5">
        <w:rPr>
          <w:iCs/>
          <w:lang w:val="ru-RU"/>
          <w:rPrChange w:id="420" w:author="D.Kambarov" w:date="2025-03-13T17:33:00Z">
            <w:rPr>
              <w:iCs/>
            </w:rPr>
          </w:rPrChange>
        </w:rPr>
        <w:t xml:space="preserve"> </w:t>
      </w:r>
      <w:r w:rsidRPr="007407C2">
        <w:rPr>
          <w:iCs/>
        </w:rPr>
        <w:t>Navisworks</w:t>
      </w:r>
      <w:r w:rsidRPr="008037B5">
        <w:rPr>
          <w:iCs/>
          <w:lang w:val="ru-RU"/>
          <w:rPrChange w:id="421" w:author="D.Kambarov" w:date="2025-03-13T17:33:00Z">
            <w:rPr>
              <w:iCs/>
            </w:rPr>
          </w:rPrChange>
        </w:rPr>
        <w:t xml:space="preserve"> в соответствии с Матрицей коллизий ОМ Девелопмента. В процессе проверок формируется отчёт о коллизиях, который передаётся проектировщику для ознакомления и исправления проектных ошибок. Все ошибки, указанные в отчёте, обязательно должны быть исправлены проектировщиком, либо согласованы со специалистами ОМ Девелопмент.</w:t>
      </w:r>
      <w:bookmarkEnd w:id="409"/>
    </w:p>
    <w:p w14:paraId="3866DEA9" w14:textId="77777777" w:rsidR="00A66D76" w:rsidRDefault="00C835C6">
      <w:pPr>
        <w:jc w:val="left"/>
        <w:rPr>
          <w:lang w:eastAsia="fr-FR"/>
        </w:rPr>
        <w:pPrChange w:id="422" w:author="D.Kambarov" w:date="2025-03-13T14:28:00Z">
          <w:pPr>
            <w:pStyle w:val="af1"/>
            <w:ind w:left="142"/>
            <w:contextualSpacing w:val="0"/>
          </w:pPr>
        </w:pPrChange>
      </w:pPr>
      <w:r w:rsidRPr="00587828">
        <w:rPr>
          <w:i/>
          <w:iCs/>
          <w:u w:val="single"/>
          <w:lang w:eastAsia="fr-FR"/>
          <w:rPrChange w:id="423" w:author="D.Kambarov" w:date="2025-03-13T14:29:00Z">
            <w:rPr>
              <w:lang w:eastAsia="fr-FR"/>
            </w:rPr>
          </w:rPrChange>
        </w:rPr>
        <w:t xml:space="preserve">Матрица коллизий </w:t>
      </w:r>
      <w:r w:rsidRPr="00587828">
        <w:rPr>
          <w:i/>
          <w:iCs/>
          <w:u w:val="single"/>
          <w:lang w:val="en-US" w:eastAsia="fr-FR"/>
          <w:rPrChange w:id="424" w:author="D.Kambarov" w:date="2025-03-13T14:29:00Z">
            <w:rPr>
              <w:lang w:val="en-US" w:eastAsia="fr-FR"/>
            </w:rPr>
          </w:rPrChange>
        </w:rPr>
        <w:t>OM</w:t>
      </w:r>
      <w:r w:rsidRPr="00587828">
        <w:rPr>
          <w:i/>
          <w:iCs/>
          <w:u w:val="single"/>
          <w:lang w:eastAsia="fr-FR"/>
          <w:rPrChange w:id="425" w:author="D.Kambarov" w:date="2025-03-13T14:29:00Z">
            <w:rPr>
              <w:lang w:eastAsia="fr-FR"/>
            </w:rPr>
          </w:rPrChange>
        </w:rPr>
        <w:t xml:space="preserve"> Девелопмент Стадия П (для этапа </w:t>
      </w:r>
      <w:r w:rsidRPr="00587828">
        <w:rPr>
          <w:i/>
          <w:iCs/>
          <w:u w:val="single"/>
          <w:lang w:val="en-US" w:eastAsia="fr-FR"/>
          <w:rPrChange w:id="426" w:author="D.Kambarov" w:date="2025-03-13T14:29:00Z">
            <w:rPr>
              <w:b/>
              <w:bCs/>
              <w:lang w:val="en-US" w:eastAsia="fr-FR"/>
            </w:rPr>
          </w:rPrChange>
        </w:rPr>
        <w:t>BIM</w:t>
      </w:r>
      <w:r w:rsidRPr="00587828">
        <w:rPr>
          <w:i/>
          <w:iCs/>
          <w:u w:val="single"/>
          <w:lang w:eastAsia="fr-FR"/>
          <w:rPrChange w:id="427" w:author="D.Kambarov" w:date="2025-03-13T14:29:00Z">
            <w:rPr>
              <w:b/>
              <w:bCs/>
              <w:lang w:eastAsia="fr-FR"/>
            </w:rPr>
          </w:rPrChange>
        </w:rPr>
        <w:t xml:space="preserve"> (П-Итог)</w:t>
      </w:r>
      <w:r w:rsidRPr="00587828">
        <w:rPr>
          <w:i/>
          <w:iCs/>
          <w:u w:val="single"/>
          <w:lang w:eastAsia="fr-FR"/>
          <w:rPrChange w:id="428" w:author="D.Kambarov" w:date="2025-03-13T14:29:00Z">
            <w:rPr>
              <w:lang w:eastAsia="fr-FR"/>
            </w:rPr>
          </w:rPrChange>
        </w:rPr>
        <w:t>)</w:t>
      </w:r>
      <w:r>
        <w:rPr>
          <w:noProof/>
          <w:lang w:eastAsia="ru-RU"/>
        </w:rPr>
        <w:drawing>
          <wp:inline distT="0" distB="0" distL="0" distR="0" wp14:anchorId="3F6C2E30" wp14:editId="1AAF403E">
            <wp:extent cx="5295900" cy="5675332"/>
            <wp:effectExtent l="0" t="0" r="0" b="1905"/>
            <wp:docPr id="11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/>
                  </pic:blipFill>
                  <pic:spPr bwMode="auto">
                    <a:xfrm>
                      <a:off x="0" y="0"/>
                      <a:ext cx="5297883" cy="567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3E6B" w14:textId="77777777" w:rsidR="00A66D76" w:rsidRPr="00587828" w:rsidRDefault="00C835C6">
      <w:pPr>
        <w:rPr>
          <w:i/>
          <w:iCs/>
          <w:u w:val="single"/>
          <w:rPrChange w:id="429" w:author="D.Kambarov" w:date="2025-03-13T14:29:00Z">
            <w:rPr/>
          </w:rPrChange>
        </w:rPr>
        <w:pPrChange w:id="430" w:author="D.Kambarov" w:date="2025-03-13T14:02:00Z">
          <w:pPr>
            <w:pStyle w:val="af1"/>
            <w:ind w:left="142"/>
            <w:contextualSpacing w:val="0"/>
          </w:pPr>
        </w:pPrChange>
      </w:pPr>
      <w:r w:rsidRPr="00587828">
        <w:rPr>
          <w:i/>
          <w:iCs/>
          <w:u w:val="single"/>
          <w:lang w:eastAsia="fr-FR"/>
          <w:rPrChange w:id="431" w:author="D.Kambarov" w:date="2025-03-13T14:29:00Z">
            <w:rPr>
              <w:lang w:eastAsia="fr-FR"/>
            </w:rPr>
          </w:rPrChange>
        </w:rPr>
        <w:t>Матрица коллизий ОМ Девелопмент Стадии Тендер и РД</w:t>
      </w:r>
    </w:p>
    <w:p w14:paraId="4B628854" w14:textId="77777777" w:rsidR="00A66D76" w:rsidRDefault="00C835C6">
      <w:pPr>
        <w:rPr>
          <w:lang w:eastAsia="fr-FR"/>
        </w:rPr>
        <w:pPrChange w:id="432" w:author="D.Kambarov" w:date="2025-03-13T14:02:00Z">
          <w:pPr>
            <w:pStyle w:val="af1"/>
            <w:ind w:left="142"/>
            <w:contextualSpacing w:val="0"/>
          </w:pPr>
        </w:pPrChange>
      </w:pPr>
      <w:r>
        <w:rPr>
          <w:noProof/>
          <w:lang w:eastAsia="ru-RU"/>
        </w:rPr>
        <w:drawing>
          <wp:inline distT="0" distB="0" distL="0" distR="0" wp14:anchorId="67660CC6" wp14:editId="5104EBCF">
            <wp:extent cx="6645910" cy="6388100"/>
            <wp:effectExtent l="0" t="0" r="2540" b="0"/>
            <wp:docPr id="12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/>
                  </pic:blipFill>
                  <pic:spPr bwMode="auto">
                    <a:xfrm>
                      <a:off x="0" y="0"/>
                      <a:ext cx="6645910" cy="638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E94A" w14:textId="77777777" w:rsidR="00A66D76" w:rsidRDefault="00C835C6">
      <w:pPr>
        <w:rPr>
          <w:lang w:eastAsia="fr-FR"/>
        </w:rPr>
        <w:pPrChange w:id="433" w:author="D.Kambarov" w:date="2025-03-13T14:02:00Z">
          <w:pPr>
            <w:pStyle w:val="af1"/>
            <w:ind w:left="142"/>
            <w:contextualSpacing w:val="0"/>
          </w:pPr>
        </w:pPrChange>
      </w:pPr>
      <w:r>
        <w:rPr>
          <w:lang w:eastAsia="fr-FR"/>
        </w:rPr>
        <w:t>В случае выявления слишком большого количества коллизий (500 пересечений в рамках одной проверки согласно матрице коллизий) анализ коллизий со стороны координатора Заказчика не проводится до уточнения проектных решений проектировщиком.</w:t>
      </w:r>
    </w:p>
    <w:p w14:paraId="23468F81" w14:textId="77777777" w:rsidR="00A66D76" w:rsidRDefault="00C835C6">
      <w:pPr>
        <w:rPr>
          <w:lang w:eastAsia="fr-FR"/>
        </w:rPr>
        <w:pPrChange w:id="434" w:author="D.Kambarov" w:date="2025-03-13T14:02:00Z">
          <w:pPr>
            <w:pStyle w:val="af1"/>
            <w:ind w:left="142"/>
            <w:contextualSpacing w:val="0"/>
          </w:pPr>
        </w:pPrChange>
      </w:pPr>
      <w:r>
        <w:rPr>
          <w:lang w:eastAsia="fr-FR"/>
        </w:rPr>
        <w:t>После анализа коллизий координатором Заказчика при необходимости коллизиям могут быть присвоены следующие статусы:</w:t>
      </w:r>
    </w:p>
    <w:p w14:paraId="64FC169C" w14:textId="77777777" w:rsidR="00A66D76" w:rsidRDefault="00C835C6">
      <w:pPr>
        <w:pStyle w:val="OM"/>
        <w:numPr>
          <w:ilvl w:val="0"/>
          <w:numId w:val="61"/>
        </w:numPr>
        <w:rPr>
          <w:lang w:eastAsia="fr-FR"/>
        </w:rPr>
        <w:pPrChange w:id="435" w:author="D.Kambarov" w:date="2025-03-13T14:29:00Z">
          <w:pPr>
            <w:pStyle w:val="af1"/>
            <w:numPr>
              <w:numId w:val="11"/>
            </w:numPr>
            <w:ind w:left="862" w:hanging="360"/>
          </w:pPr>
        </w:pPrChange>
      </w:pPr>
      <w:r>
        <w:rPr>
          <w:i/>
          <w:iCs/>
          <w:lang w:eastAsia="fr-FR"/>
        </w:rPr>
        <w:t>Создать, Активный</w:t>
      </w:r>
      <w:r>
        <w:rPr>
          <w:lang w:eastAsia="fr-FR"/>
        </w:rPr>
        <w:t xml:space="preserve"> – все найденные коллизии в </w:t>
      </w:r>
      <w:r>
        <w:rPr>
          <w:lang w:val="en-US" w:eastAsia="fr-FR"/>
        </w:rPr>
        <w:t>Navisworks</w:t>
      </w:r>
      <w:r>
        <w:rPr>
          <w:lang w:eastAsia="fr-FR"/>
        </w:rPr>
        <w:t xml:space="preserve"> по матрице;</w:t>
      </w:r>
    </w:p>
    <w:p w14:paraId="35FC5B34" w14:textId="77777777" w:rsidR="00A66D76" w:rsidRDefault="00C835C6">
      <w:pPr>
        <w:pStyle w:val="OM"/>
        <w:numPr>
          <w:ilvl w:val="0"/>
          <w:numId w:val="61"/>
        </w:numPr>
        <w:rPr>
          <w:lang w:eastAsia="fr-FR"/>
        </w:rPr>
        <w:pPrChange w:id="436" w:author="D.Kambarov" w:date="2025-03-13T14:29:00Z">
          <w:pPr>
            <w:pStyle w:val="af1"/>
            <w:numPr>
              <w:numId w:val="11"/>
            </w:numPr>
            <w:ind w:left="862" w:hanging="360"/>
          </w:pPr>
        </w:pPrChange>
      </w:pPr>
      <w:r>
        <w:rPr>
          <w:i/>
          <w:iCs/>
          <w:lang w:eastAsia="fr-FR"/>
        </w:rPr>
        <w:t>Подтверждено</w:t>
      </w:r>
      <w:r>
        <w:rPr>
          <w:lang w:eastAsia="fr-FR"/>
        </w:rPr>
        <w:t xml:space="preserve"> – отдельные критичные коллизии, первоочередные для исправления;</w:t>
      </w:r>
    </w:p>
    <w:p w14:paraId="2D43AF63" w14:textId="77777777" w:rsidR="00A66D76" w:rsidRDefault="00C835C6">
      <w:pPr>
        <w:pStyle w:val="OM"/>
        <w:numPr>
          <w:ilvl w:val="0"/>
          <w:numId w:val="61"/>
        </w:numPr>
        <w:rPr>
          <w:lang w:eastAsia="fr-FR"/>
        </w:rPr>
        <w:pPrChange w:id="437" w:author="D.Kambarov" w:date="2025-03-13T14:29:00Z">
          <w:pPr>
            <w:pStyle w:val="af1"/>
            <w:numPr>
              <w:numId w:val="11"/>
            </w:numPr>
            <w:ind w:left="862" w:hanging="360"/>
          </w:pPr>
        </w:pPrChange>
      </w:pPr>
      <w:r>
        <w:rPr>
          <w:i/>
          <w:iCs/>
          <w:lang w:eastAsia="fr-FR"/>
        </w:rPr>
        <w:t>Проанализировано</w:t>
      </w:r>
      <w:r>
        <w:rPr>
          <w:lang w:eastAsia="fr-FR"/>
        </w:rPr>
        <w:t xml:space="preserve"> – коллизии не требующие исправления (пример: одиночная труба диаметром меньше 100 мм пересекается со стеной или перекрытием).</w:t>
      </w:r>
    </w:p>
    <w:p w14:paraId="18AC261C" w14:textId="73C822F2" w:rsidR="00587828" w:rsidRDefault="00C835C6" w:rsidP="00587828">
      <w:pPr>
        <w:rPr>
          <w:ins w:id="438" w:author="D.Kambarov" w:date="2025-03-13T14:30:00Z"/>
          <w:lang w:eastAsia="fr-FR"/>
        </w:rPr>
      </w:pPr>
      <w:r>
        <w:t xml:space="preserve">Проверки на пересечения со стороны Заказчика будут выгружаться в виде отчетов из Navisworks, сводной модели </w:t>
      </w:r>
      <w:r>
        <w:rPr>
          <w:lang w:val="en-US"/>
        </w:rPr>
        <w:t>NWD</w:t>
      </w:r>
      <w:r>
        <w:t xml:space="preserve"> с сохранёнными отчётами о коллизиях и прикрепляться к замечаниям. </w:t>
      </w:r>
    </w:p>
    <w:p w14:paraId="5FF19439" w14:textId="77777777" w:rsidR="00587828" w:rsidRDefault="00587828">
      <w:pPr>
        <w:ind w:left="0"/>
        <w:jc w:val="left"/>
        <w:rPr>
          <w:ins w:id="439" w:author="D.Kambarov" w:date="2025-03-13T14:30:00Z"/>
          <w:lang w:eastAsia="fr-FR"/>
        </w:rPr>
      </w:pPr>
      <w:ins w:id="440" w:author="D.Kambarov" w:date="2025-03-13T14:30:00Z">
        <w:r>
          <w:rPr>
            <w:lang w:eastAsia="fr-FR"/>
          </w:rPr>
          <w:br w:type="page"/>
        </w:r>
      </w:ins>
    </w:p>
    <w:p w14:paraId="46317E53" w14:textId="77777777" w:rsidR="00A66D76" w:rsidDel="00587828" w:rsidRDefault="00A66D76" w:rsidP="00587828">
      <w:pPr>
        <w:rPr>
          <w:del w:id="441" w:author="D.Kambarov" w:date="2025-03-13T14:30:00Z"/>
          <w:lang w:eastAsia="fr-FR"/>
        </w:rPr>
      </w:pPr>
    </w:p>
    <w:p w14:paraId="1F3EBC0B" w14:textId="16455BF1" w:rsidR="00A66D76" w:rsidDel="00587828" w:rsidRDefault="00A66D76">
      <w:pPr>
        <w:rPr>
          <w:del w:id="442" w:author="D.Kambarov" w:date="2025-03-13T14:30:00Z"/>
          <w:lang w:eastAsia="fr-FR"/>
        </w:rPr>
        <w:pPrChange w:id="443" w:author="D.Kambarov" w:date="2025-03-13T14:30:00Z">
          <w:pPr>
            <w:pStyle w:val="af1"/>
            <w:ind w:left="142"/>
            <w:contextualSpacing w:val="0"/>
          </w:pPr>
        </w:pPrChange>
      </w:pPr>
    </w:p>
    <w:p w14:paraId="44C0AA7E" w14:textId="77777777" w:rsidR="00A66D76" w:rsidRDefault="00C835C6">
      <w:pPr>
        <w:pStyle w:val="OMDV2"/>
        <w:pPrChange w:id="444" w:author="D.Kambarov" w:date="2025-03-13T14:29:00Z">
          <w:pPr>
            <w:pStyle w:val="af1"/>
            <w:pageBreakBefore/>
            <w:numPr>
              <w:ilvl w:val="1"/>
              <w:numId w:val="34"/>
            </w:numPr>
            <w:ind w:left="567" w:hanging="567"/>
            <w:contextualSpacing w:val="0"/>
          </w:pPr>
        </w:pPrChange>
      </w:pPr>
      <w:r>
        <w:t xml:space="preserve">Заполнение параметра </w:t>
      </w:r>
      <w:r>
        <w:rPr>
          <w:i/>
        </w:rPr>
        <w:t>OMDV_Категория материала</w:t>
      </w:r>
    </w:p>
    <w:p w14:paraId="2E597BF7" w14:textId="77777777" w:rsidR="00A66D76" w:rsidRDefault="00C835C6">
      <w:pPr>
        <w:rPr>
          <w:lang w:eastAsia="fr-FR"/>
        </w:rPr>
        <w:pPrChange w:id="445" w:author="D.Kambarov" w:date="2025-03-13T14:02:00Z">
          <w:pPr>
            <w:pStyle w:val="af1"/>
            <w:ind w:left="0"/>
            <w:contextualSpacing w:val="0"/>
          </w:pPr>
        </w:pPrChange>
      </w:pPr>
      <w:r>
        <w:rPr>
          <w:lang w:eastAsia="fr-FR"/>
        </w:rPr>
        <w:t>Параметр материала</w:t>
      </w:r>
      <w:r>
        <w:t xml:space="preserve"> </w:t>
      </w:r>
      <w:r>
        <w:rPr>
          <w:i/>
          <w:iCs/>
          <w:lang w:val="en-US" w:eastAsia="fr-FR"/>
        </w:rPr>
        <w:t>OMDV</w:t>
      </w:r>
      <w:r>
        <w:rPr>
          <w:i/>
          <w:iCs/>
          <w:lang w:eastAsia="fr-FR"/>
        </w:rPr>
        <w:t>_Категория материала</w:t>
      </w:r>
      <w:r>
        <w:rPr>
          <w:lang w:eastAsia="fr-FR"/>
        </w:rPr>
        <w:t xml:space="preserve"> обязателен к заполнению в моделях архитектурных и конструктивных разделов. Параметру необходимо задать значения, опираясь на следующую таблицу, используя значения из столбца </w:t>
      </w:r>
      <w:r>
        <w:rPr>
          <w:i/>
          <w:iCs/>
          <w:lang w:eastAsia="fr-FR"/>
        </w:rPr>
        <w:t xml:space="preserve">Индекс материала, </w:t>
      </w:r>
      <w:r>
        <w:rPr>
          <w:lang w:eastAsia="fr-FR"/>
        </w:rPr>
        <w:t xml:space="preserve">например: </w:t>
      </w:r>
      <w:r>
        <w:rPr>
          <w:b/>
          <w:bCs/>
          <w:lang w:eastAsia="fr-FR"/>
        </w:rPr>
        <w:t>«</w:t>
      </w:r>
      <w:r>
        <w:rPr>
          <w:b/>
          <w:bCs/>
          <w:lang w:val="en-US" w:eastAsia="fr-FR"/>
        </w:rPr>
        <w:t>CSS</w:t>
      </w:r>
      <w:r>
        <w:rPr>
          <w:b/>
          <w:bCs/>
          <w:lang w:eastAsia="fr-FR"/>
        </w:rPr>
        <w:t>»</w:t>
      </w:r>
      <w:r>
        <w:rPr>
          <w:lang w:eastAsia="fr-FR"/>
        </w:rPr>
        <w:t xml:space="preserve">; </w:t>
      </w:r>
      <w:r>
        <w:rPr>
          <w:b/>
          <w:bCs/>
          <w:lang w:eastAsia="fr-FR"/>
        </w:rPr>
        <w:t>«</w:t>
      </w:r>
      <w:r>
        <w:rPr>
          <w:b/>
          <w:bCs/>
          <w:lang w:val="en-US" w:eastAsia="fr-FR"/>
        </w:rPr>
        <w:t>STA</w:t>
      </w:r>
      <w:r>
        <w:rPr>
          <w:b/>
          <w:bCs/>
          <w:lang w:eastAsia="fr-FR"/>
        </w:rPr>
        <w:t>»</w:t>
      </w:r>
      <w:r>
        <w:t>. Таблица в ходе проектирования может дополняться с согласованием координатора Заказчика, изменения фиксируются в ВЕР.</w:t>
      </w:r>
    </w:p>
    <w:tbl>
      <w:tblPr>
        <w:tblW w:w="10490" w:type="dxa"/>
        <w:tblInd w:w="-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127"/>
        <w:gridCol w:w="2551"/>
        <w:gridCol w:w="5812"/>
        <w:tblGridChange w:id="446">
          <w:tblGrid>
            <w:gridCol w:w="30"/>
            <w:gridCol w:w="2097"/>
            <w:gridCol w:w="30"/>
            <w:gridCol w:w="2521"/>
            <w:gridCol w:w="30"/>
            <w:gridCol w:w="5782"/>
            <w:gridCol w:w="30"/>
          </w:tblGrid>
        </w:tblGridChange>
      </w:tblGrid>
      <w:tr w:rsidR="00A66D76" w14:paraId="213B84C2" w14:textId="77777777">
        <w:trPr>
          <w:trHeight w:val="915"/>
        </w:trPr>
        <w:tc>
          <w:tcPr>
            <w:tcW w:w="2127" w:type="dxa"/>
            <w:shd w:val="clear" w:color="auto" w:fill="auto"/>
            <w:vAlign w:val="center"/>
          </w:tcPr>
          <w:p w14:paraId="39F5848E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447" w:author="D.Kambarov" w:date="2025-03-13T16:08:00Z">
                  <w:rPr>
                    <w:bCs/>
                    <w:lang w:eastAsia="ru-RU"/>
                  </w:rPr>
                </w:rPrChange>
              </w:rPr>
              <w:pPrChange w:id="448" w:author="D.Kambarov" w:date="2025-03-13T16:08:00Z">
                <w:pPr>
                  <w:spacing w:after="0"/>
                  <w:jc w:val="center"/>
                </w:pPr>
              </w:pPrChange>
            </w:pPr>
            <w:r w:rsidRPr="00884A1F">
              <w:rPr>
                <w:b/>
                <w:bCs/>
                <w:lang w:eastAsia="ru-RU"/>
                <w:rPrChange w:id="449" w:author="D.Kambarov" w:date="2025-03-13T16:08:00Z">
                  <w:rPr>
                    <w:lang w:eastAsia="ru-RU"/>
                  </w:rPr>
                </w:rPrChange>
              </w:rPr>
              <w:t>Имя класса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AEAFC8D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450" w:author="D.Kambarov" w:date="2025-03-13T16:08:00Z">
                  <w:rPr>
                    <w:bCs/>
                    <w:lang w:eastAsia="ru-RU"/>
                  </w:rPr>
                </w:rPrChange>
              </w:rPr>
              <w:pPrChange w:id="451" w:author="D.Kambarov" w:date="2025-03-13T16:08:00Z">
                <w:pPr>
                  <w:spacing w:after="0"/>
                  <w:jc w:val="center"/>
                </w:pPr>
              </w:pPrChange>
            </w:pPr>
            <w:r w:rsidRPr="00884A1F">
              <w:rPr>
                <w:b/>
                <w:bCs/>
                <w:lang w:eastAsia="ru-RU"/>
                <w:rPrChange w:id="452" w:author="D.Kambarov" w:date="2025-03-13T16:08:00Z">
                  <w:rPr>
                    <w:lang w:eastAsia="ru-RU"/>
                  </w:rPr>
                </w:rPrChange>
              </w:rPr>
              <w:t>Индекс материала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43E77335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453" w:author="D.Kambarov" w:date="2025-03-13T16:08:00Z">
                  <w:rPr>
                    <w:bCs/>
                    <w:lang w:eastAsia="ru-RU"/>
                  </w:rPr>
                </w:rPrChange>
              </w:rPr>
              <w:pPrChange w:id="454" w:author="D.Kambarov" w:date="2025-03-13T16:08:00Z">
                <w:pPr>
                  <w:spacing w:after="0"/>
                  <w:jc w:val="center"/>
                </w:pPr>
              </w:pPrChange>
            </w:pPr>
            <w:r w:rsidRPr="00884A1F">
              <w:rPr>
                <w:b/>
                <w:bCs/>
                <w:lang w:eastAsia="ru-RU"/>
                <w:rPrChange w:id="455" w:author="D.Kambarov" w:date="2025-03-13T16:08:00Z">
                  <w:rPr>
                    <w:lang w:eastAsia="ru-RU"/>
                  </w:rPr>
                </w:rPrChange>
              </w:rPr>
              <w:t>Имя материала</w:t>
            </w:r>
          </w:p>
        </w:tc>
      </w:tr>
      <w:tr w:rsidR="00A66D76" w14:paraId="2CE87C9D" w14:textId="77777777">
        <w:trPr>
          <w:trHeight w:val="315"/>
        </w:trPr>
        <w:tc>
          <w:tcPr>
            <w:tcW w:w="2127" w:type="dxa"/>
            <w:shd w:val="clear" w:color="auto" w:fill="auto"/>
            <w:noWrap/>
            <w:vAlign w:val="center"/>
          </w:tcPr>
          <w:p w14:paraId="0360CB6A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456" w:author="D.Kambarov" w:date="2025-03-13T16:08:00Z">
                <w:pPr>
                  <w:spacing w:after="0"/>
                  <w:jc w:val="center"/>
                </w:pPr>
              </w:pPrChange>
            </w:pPr>
            <w:r>
              <w:rPr>
                <w:lang w:eastAsia="ru-RU"/>
              </w:rPr>
              <w:t>По категории</w:t>
            </w: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3368592E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457" w:author="D.Kambarov" w:date="2025-03-13T16:08:00Z">
                  <w:rPr>
                    <w:bCs/>
                    <w:lang w:eastAsia="ru-RU"/>
                  </w:rPr>
                </w:rPrChange>
              </w:rPr>
              <w:pPrChange w:id="45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459" w:author="D.Kambarov" w:date="2025-03-13T16:08:00Z">
                  <w:rPr>
                    <w:lang w:eastAsia="ru-RU"/>
                  </w:rPr>
                </w:rPrChange>
              </w:rPr>
              <w:t>CAT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453211FA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46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По категории</w:t>
            </w:r>
          </w:p>
        </w:tc>
      </w:tr>
      <w:tr w:rsidR="00A66D76" w14:paraId="5988FD60" w14:textId="77777777">
        <w:trPr>
          <w:trHeight w:val="300"/>
        </w:trPr>
        <w:tc>
          <w:tcPr>
            <w:tcW w:w="2127" w:type="dxa"/>
            <w:vMerge w:val="restart"/>
            <w:shd w:val="clear" w:color="auto" w:fill="auto"/>
            <w:noWrap/>
            <w:vAlign w:val="center"/>
          </w:tcPr>
          <w:p w14:paraId="6E014FE0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461" w:author="D.Kambarov" w:date="2025-03-13T16:08:00Z">
                <w:pPr>
                  <w:spacing w:after="0"/>
                  <w:jc w:val="center"/>
                </w:pPr>
              </w:pPrChange>
            </w:pPr>
            <w:r>
              <w:rPr>
                <w:lang w:eastAsia="ru-RU"/>
              </w:rPr>
              <w:t>Бетон</w:t>
            </w: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43623119" w14:textId="77777777" w:rsidR="00A66D76" w:rsidRPr="00884A1F" w:rsidRDefault="00C835C6">
            <w:pPr>
              <w:pStyle w:val="OMDV"/>
              <w:rPr>
                <w:b/>
                <w:bCs/>
                <w:lang w:val="en-US" w:eastAsia="ru-RU"/>
                <w:rPrChange w:id="462" w:author="D.Kambarov" w:date="2025-03-13T16:08:00Z">
                  <w:rPr>
                    <w:lang w:val="en-US" w:eastAsia="ru-RU"/>
                  </w:rPr>
                </w:rPrChange>
              </w:rPr>
              <w:pPrChange w:id="46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val="en-US" w:eastAsia="ru-RU"/>
                <w:rPrChange w:id="464" w:author="D.Kambarov" w:date="2025-03-13T16:08:00Z">
                  <w:rPr>
                    <w:lang w:val="en-US" w:eastAsia="ru-RU"/>
                  </w:rPr>
                </w:rPrChange>
              </w:rPr>
              <w:t>RCO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29025524" w14:textId="77777777" w:rsidR="00A66D76" w:rsidRDefault="00C835C6">
            <w:pPr>
              <w:pStyle w:val="OMDV"/>
              <w:jc w:val="left"/>
              <w:rPr>
                <w:lang w:val="en-US" w:eastAsia="ru-RU"/>
              </w:rPr>
              <w:pPrChange w:id="46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Железобетон</w:t>
            </w:r>
          </w:p>
        </w:tc>
      </w:tr>
      <w:tr w:rsidR="00A66D76" w14:paraId="705B1572" w14:textId="77777777">
        <w:trPr>
          <w:trHeight w:val="300"/>
        </w:trPr>
        <w:tc>
          <w:tcPr>
            <w:tcW w:w="2127" w:type="dxa"/>
            <w:vMerge/>
            <w:noWrap/>
            <w:vAlign w:val="center"/>
          </w:tcPr>
          <w:p w14:paraId="776D27A9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466" w:author="D.Kambarov" w:date="2025-03-13T16:08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31976BCB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467" w:author="D.Kambarov" w:date="2025-03-13T16:08:00Z">
                  <w:rPr>
                    <w:bCs/>
                    <w:lang w:eastAsia="ru-RU"/>
                  </w:rPr>
                </w:rPrChange>
              </w:rPr>
              <w:pPrChange w:id="46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469" w:author="D.Kambarov" w:date="2025-03-13T16:08:00Z">
                  <w:rPr>
                    <w:lang w:eastAsia="ru-RU"/>
                  </w:rPr>
                </w:rPrChange>
              </w:rPr>
              <w:t>CON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190F05B8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47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Бетон</w:t>
            </w:r>
          </w:p>
        </w:tc>
      </w:tr>
      <w:tr w:rsidR="00A66D76" w14:paraId="0CE8982F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715299B1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47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center"/>
          </w:tcPr>
          <w:p w14:paraId="08DF0F12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472" w:author="D.Kambarov" w:date="2025-03-13T16:08:00Z">
                  <w:rPr>
                    <w:bCs/>
                    <w:lang w:eastAsia="ru-RU"/>
                  </w:rPr>
                </w:rPrChange>
              </w:rPr>
              <w:pPrChange w:id="47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474" w:author="D.Kambarov" w:date="2025-03-13T16:08:00Z">
                  <w:rPr>
                    <w:lang w:eastAsia="ru-RU"/>
                  </w:rPr>
                </w:rPrChange>
              </w:rPr>
              <w:t>CSS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7051CB13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47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Цементно-песчаная стяжка</w:t>
            </w:r>
          </w:p>
        </w:tc>
      </w:tr>
      <w:tr w:rsidR="00A66D76" w14:paraId="5EEC311C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5222F55A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47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center"/>
          </w:tcPr>
          <w:p w14:paraId="222B52F7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477" w:author="D.Kambarov" w:date="2025-03-13T16:08:00Z">
                  <w:rPr>
                    <w:bCs/>
                    <w:lang w:eastAsia="ru-RU"/>
                  </w:rPr>
                </w:rPrChange>
              </w:rPr>
              <w:pPrChange w:id="47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479" w:author="D.Kambarov" w:date="2025-03-13T16:08:00Z">
                  <w:rPr>
                    <w:lang w:eastAsia="ru-RU"/>
                  </w:rPr>
                </w:rPrChange>
              </w:rPr>
              <w:t>RSC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731A9C54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48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Армированная стяжка</w:t>
            </w:r>
          </w:p>
        </w:tc>
      </w:tr>
      <w:tr w:rsidR="00A66D76" w14:paraId="0B691B48" w14:textId="77777777">
        <w:trPr>
          <w:trHeight w:val="315"/>
        </w:trPr>
        <w:tc>
          <w:tcPr>
            <w:tcW w:w="2127" w:type="dxa"/>
            <w:vMerge/>
            <w:vAlign w:val="center"/>
          </w:tcPr>
          <w:p w14:paraId="2624DCE9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48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center"/>
          </w:tcPr>
          <w:p w14:paraId="6F3B9309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482" w:author="D.Kambarov" w:date="2025-03-13T16:08:00Z">
                  <w:rPr>
                    <w:bCs/>
                    <w:lang w:eastAsia="ru-RU"/>
                  </w:rPr>
                </w:rPrChange>
              </w:rPr>
              <w:pPrChange w:id="48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484" w:author="D.Kambarov" w:date="2025-03-13T16:08:00Z">
                  <w:rPr>
                    <w:lang w:eastAsia="ru-RU"/>
                  </w:rPr>
                </w:rPrChange>
              </w:rPr>
              <w:t>CLC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5B84A98B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48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Керамзитобетон</w:t>
            </w:r>
          </w:p>
        </w:tc>
      </w:tr>
      <w:tr w:rsidR="00A66D76" w14:paraId="1C3DDF06" w14:textId="77777777">
        <w:trPr>
          <w:trHeight w:val="300"/>
        </w:trPr>
        <w:tc>
          <w:tcPr>
            <w:tcW w:w="2127" w:type="dxa"/>
            <w:vMerge w:val="restart"/>
            <w:shd w:val="clear" w:color="auto" w:fill="auto"/>
            <w:noWrap/>
            <w:vAlign w:val="center"/>
          </w:tcPr>
          <w:p w14:paraId="5A484E34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486" w:author="D.Kambarov" w:date="2025-03-13T16:08:00Z">
                <w:pPr>
                  <w:spacing w:after="0"/>
                  <w:jc w:val="center"/>
                </w:pPr>
              </w:pPrChange>
            </w:pPr>
            <w:r>
              <w:rPr>
                <w:lang w:eastAsia="ru-RU"/>
              </w:rPr>
              <w:t>Кладка</w:t>
            </w:r>
          </w:p>
        </w:tc>
        <w:tc>
          <w:tcPr>
            <w:tcW w:w="2551" w:type="dxa"/>
            <w:shd w:val="clear" w:color="auto" w:fill="auto"/>
            <w:noWrap/>
            <w:vAlign w:val="center"/>
          </w:tcPr>
          <w:p w14:paraId="22ED11CF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487" w:author="D.Kambarov" w:date="2025-03-13T16:08:00Z">
                  <w:rPr>
                    <w:bCs/>
                    <w:lang w:eastAsia="ru-RU"/>
                  </w:rPr>
                </w:rPrChange>
              </w:rPr>
              <w:pPrChange w:id="48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489" w:author="D.Kambarov" w:date="2025-03-13T16:08:00Z">
                  <w:rPr>
                    <w:lang w:eastAsia="ru-RU"/>
                  </w:rPr>
                </w:rPrChange>
              </w:rPr>
              <w:t>BRI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7BD101C5" w14:textId="77777777" w:rsidR="00A66D76" w:rsidRDefault="00C835C6">
            <w:pPr>
              <w:pStyle w:val="OMDV"/>
              <w:jc w:val="left"/>
              <w:rPr>
                <w:lang w:val="en-US" w:eastAsia="ru-RU"/>
              </w:rPr>
              <w:pPrChange w:id="49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Кирпич</w:t>
            </w:r>
          </w:p>
        </w:tc>
      </w:tr>
      <w:tr w:rsidR="00A66D76" w14:paraId="0019F449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0CA1B7C8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49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center"/>
          </w:tcPr>
          <w:p w14:paraId="33143BE3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492" w:author="D.Kambarov" w:date="2025-03-13T16:08:00Z">
                  <w:rPr>
                    <w:bCs/>
                    <w:lang w:eastAsia="ru-RU"/>
                  </w:rPr>
                </w:rPrChange>
              </w:rPr>
              <w:pPrChange w:id="49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494" w:author="D.Kambarov" w:date="2025-03-13T16:08:00Z">
                  <w:rPr>
                    <w:lang w:eastAsia="ru-RU"/>
                  </w:rPr>
                </w:rPrChange>
              </w:rPr>
              <w:t>CBL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2A4A5134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49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Бетонный блок</w:t>
            </w:r>
          </w:p>
        </w:tc>
      </w:tr>
      <w:tr w:rsidR="00A66D76" w14:paraId="24C54D8E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7EBD576D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49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center"/>
          </w:tcPr>
          <w:p w14:paraId="40CFF8AB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497" w:author="D.Kambarov" w:date="2025-03-13T16:08:00Z">
                  <w:rPr>
                    <w:bCs/>
                    <w:lang w:eastAsia="ru-RU"/>
                  </w:rPr>
                </w:rPrChange>
              </w:rPr>
              <w:pPrChange w:id="49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499" w:author="D.Kambarov" w:date="2025-03-13T16:08:00Z">
                  <w:rPr>
                    <w:lang w:eastAsia="ru-RU"/>
                  </w:rPr>
                </w:rPrChange>
              </w:rPr>
              <w:t>ACO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05839A5B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0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Газобетонный блок</w:t>
            </w:r>
          </w:p>
        </w:tc>
      </w:tr>
      <w:tr w:rsidR="00A66D76" w14:paraId="6F4C0345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403D18C7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50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center"/>
          </w:tcPr>
          <w:p w14:paraId="02EC5C1E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502" w:author="D.Kambarov" w:date="2025-03-13T16:08:00Z">
                  <w:rPr>
                    <w:bCs/>
                    <w:lang w:eastAsia="ru-RU"/>
                  </w:rPr>
                </w:rPrChange>
              </w:rPr>
              <w:pPrChange w:id="50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rPrChange w:id="504" w:author="D.Kambarov" w:date="2025-03-13T16:08:00Z">
                  <w:rPr>
                    <w:bCs/>
                  </w:rPr>
                </w:rPrChange>
              </w:rPr>
              <w:t xml:space="preserve">GSB 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4096ABDD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05" w:author="D.Kambarov" w:date="2025-03-13T16:08:00Z">
                <w:pPr>
                  <w:spacing w:after="0"/>
                </w:pPr>
              </w:pPrChange>
            </w:pPr>
            <w:r>
              <w:t>Газосиликатный блок</w:t>
            </w:r>
          </w:p>
        </w:tc>
      </w:tr>
      <w:tr w:rsidR="00A66D76" w14:paraId="26C64D4A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52265192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50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center"/>
          </w:tcPr>
          <w:p w14:paraId="23143046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507" w:author="D.Kambarov" w:date="2025-03-13T16:08:00Z">
                  <w:rPr>
                    <w:bCs/>
                    <w:lang w:eastAsia="ru-RU"/>
                  </w:rPr>
                </w:rPrChange>
              </w:rPr>
              <w:pPrChange w:id="50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509" w:author="D.Kambarov" w:date="2025-03-13T16:08:00Z">
                  <w:rPr>
                    <w:lang w:eastAsia="ru-RU"/>
                  </w:rPr>
                </w:rPrChange>
              </w:rPr>
              <w:t>CEB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588CA5ED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1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Керамический блок</w:t>
            </w:r>
          </w:p>
        </w:tc>
      </w:tr>
      <w:tr w:rsidR="00A66D76" w14:paraId="562ACE84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208FE1B5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51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FFFFFF" w:fill="FFFFFF"/>
            <w:noWrap/>
            <w:vAlign w:val="center"/>
          </w:tcPr>
          <w:p w14:paraId="4AD29DB7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512" w:author="D.Kambarov" w:date="2025-03-13T16:08:00Z">
                  <w:rPr>
                    <w:lang w:eastAsia="ru-RU"/>
                  </w:rPr>
                </w:rPrChange>
              </w:rPr>
              <w:pPrChange w:id="51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514" w:author="D.Kambarov" w:date="2025-03-13T16:08:00Z">
                  <w:rPr>
                    <w:lang w:eastAsia="ru-RU"/>
                  </w:rPr>
                </w:rPrChange>
              </w:rPr>
              <w:t>SBL</w:t>
            </w:r>
          </w:p>
        </w:tc>
        <w:tc>
          <w:tcPr>
            <w:tcW w:w="5812" w:type="dxa"/>
            <w:shd w:val="clear" w:color="FFFFFF" w:fill="FFFFFF"/>
            <w:vAlign w:val="center"/>
          </w:tcPr>
          <w:p w14:paraId="0CF961D5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1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Пескоцементные (пескобетонные) блоки</w:t>
            </w:r>
          </w:p>
        </w:tc>
      </w:tr>
      <w:tr w:rsidR="00A66D76" w14:paraId="0CD129D0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43418940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51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center"/>
          </w:tcPr>
          <w:p w14:paraId="443B3A49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517" w:author="D.Kambarov" w:date="2025-03-13T16:08:00Z">
                  <w:rPr>
                    <w:bCs/>
                    <w:lang w:eastAsia="ru-RU"/>
                  </w:rPr>
                </w:rPrChange>
              </w:rPr>
              <w:pPrChange w:id="51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519" w:author="D.Kambarov" w:date="2025-03-13T16:08:00Z">
                  <w:rPr>
                    <w:lang w:eastAsia="ru-RU"/>
                  </w:rPr>
                </w:rPrChange>
              </w:rPr>
              <w:t>GBL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2F37DAC9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2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 xml:space="preserve">Пазогребень </w:t>
            </w:r>
          </w:p>
        </w:tc>
      </w:tr>
      <w:tr w:rsidR="00A66D76" w14:paraId="4C0B0924" w14:textId="77777777">
        <w:trPr>
          <w:trHeight w:val="315"/>
        </w:trPr>
        <w:tc>
          <w:tcPr>
            <w:tcW w:w="2127" w:type="dxa"/>
            <w:vMerge/>
            <w:vAlign w:val="center"/>
          </w:tcPr>
          <w:p w14:paraId="4F3DCD67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52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center"/>
          </w:tcPr>
          <w:p w14:paraId="10FDD524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522" w:author="D.Kambarov" w:date="2025-03-13T16:08:00Z">
                  <w:rPr>
                    <w:bCs/>
                    <w:lang w:eastAsia="ru-RU"/>
                  </w:rPr>
                </w:rPrChange>
              </w:rPr>
              <w:pPrChange w:id="52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524" w:author="D.Kambarov" w:date="2025-03-13T16:08:00Z">
                  <w:rPr>
                    <w:lang w:eastAsia="ru-RU"/>
                  </w:rPr>
                </w:rPrChange>
              </w:rPr>
              <w:t>GBLw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74E68F0E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25" w:author="D.Kambarov" w:date="2025-03-13T16:08:00Z">
                <w:pPr>
                  <w:spacing w:after="0"/>
                </w:pPr>
              </w:pPrChange>
            </w:pPr>
            <w:r>
              <w:t>Пазогребень водостойкий</w:t>
            </w:r>
          </w:p>
        </w:tc>
      </w:tr>
      <w:tr w:rsidR="00A66D76" w14:paraId="327417D1" w14:textId="77777777">
        <w:trPr>
          <w:trHeight w:val="300"/>
        </w:trPr>
        <w:tc>
          <w:tcPr>
            <w:tcW w:w="2127" w:type="dxa"/>
            <w:vMerge w:val="restart"/>
            <w:shd w:val="clear" w:color="auto" w:fill="auto"/>
            <w:noWrap/>
            <w:vAlign w:val="center"/>
          </w:tcPr>
          <w:p w14:paraId="5E6A8A0F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26" w:author="D.Kambarov" w:date="2025-03-13T16:08:00Z">
                <w:pPr>
                  <w:spacing w:after="0"/>
                  <w:jc w:val="center"/>
                </w:pPr>
              </w:pPrChange>
            </w:pPr>
            <w:r>
              <w:rPr>
                <w:lang w:eastAsia="ru-RU"/>
              </w:rPr>
              <w:t>Изоляция</w:t>
            </w: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383F5570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527" w:author="D.Kambarov" w:date="2025-03-13T16:08:00Z">
                  <w:rPr>
                    <w:bCs/>
                    <w:lang w:eastAsia="ru-RU"/>
                  </w:rPr>
                </w:rPrChange>
              </w:rPr>
              <w:pPrChange w:id="52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529" w:author="D.Kambarov" w:date="2025-03-13T16:08:00Z">
                  <w:rPr>
                    <w:lang w:eastAsia="ru-RU"/>
                  </w:rPr>
                </w:rPrChange>
              </w:rPr>
              <w:t>CWP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70BD8A6B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3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Гидроизоляция обмазочная</w:t>
            </w:r>
          </w:p>
        </w:tc>
      </w:tr>
      <w:tr w:rsidR="00A66D76" w14:paraId="218088C9" w14:textId="77777777">
        <w:trPr>
          <w:trHeight w:val="300"/>
        </w:trPr>
        <w:tc>
          <w:tcPr>
            <w:tcW w:w="2127" w:type="dxa"/>
            <w:vMerge/>
            <w:shd w:val="clear" w:color="FFFFFF" w:fill="FFFFFF"/>
            <w:noWrap/>
            <w:vAlign w:val="center"/>
          </w:tcPr>
          <w:p w14:paraId="2AC28AF6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531" w:author="D.Kambarov" w:date="2025-03-13T16:08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2551" w:type="dxa"/>
            <w:shd w:val="clear" w:color="FFFFFF" w:fill="FFFFFF"/>
            <w:noWrap/>
            <w:vAlign w:val="bottom"/>
          </w:tcPr>
          <w:p w14:paraId="0459D7A3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532" w:author="D.Kambarov" w:date="2025-03-13T16:08:00Z">
                  <w:rPr>
                    <w:lang w:eastAsia="ru-RU"/>
                  </w:rPr>
                </w:rPrChange>
              </w:rPr>
              <w:pPrChange w:id="53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534" w:author="D.Kambarov" w:date="2025-03-13T16:08:00Z">
                  <w:rPr>
                    <w:lang w:eastAsia="ru-RU"/>
                  </w:rPr>
                </w:rPrChange>
              </w:rPr>
              <w:t>PME</w:t>
            </w:r>
          </w:p>
        </w:tc>
        <w:tc>
          <w:tcPr>
            <w:tcW w:w="5812" w:type="dxa"/>
            <w:shd w:val="clear" w:color="FFFFFF" w:fill="FFFFFF"/>
            <w:noWrap/>
            <w:vAlign w:val="center"/>
          </w:tcPr>
          <w:p w14:paraId="05B23AA5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3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ПВХ мембрана</w:t>
            </w:r>
          </w:p>
        </w:tc>
      </w:tr>
      <w:tr w:rsidR="00A66D76" w14:paraId="14E98B2F" w14:textId="77777777">
        <w:trPr>
          <w:trHeight w:val="300"/>
        </w:trPr>
        <w:tc>
          <w:tcPr>
            <w:tcW w:w="2127" w:type="dxa"/>
            <w:vMerge/>
            <w:shd w:val="clear" w:color="FFFFFF" w:fill="FFFFFF"/>
            <w:noWrap/>
            <w:vAlign w:val="center"/>
          </w:tcPr>
          <w:p w14:paraId="5B0C4D60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536" w:author="D.Kambarov" w:date="2025-03-13T16:08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2551" w:type="dxa"/>
            <w:shd w:val="clear" w:color="FFFFFF" w:fill="FFFFFF"/>
            <w:noWrap/>
            <w:vAlign w:val="bottom"/>
          </w:tcPr>
          <w:p w14:paraId="02014B39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537" w:author="D.Kambarov" w:date="2025-03-13T16:08:00Z">
                  <w:rPr>
                    <w:lang w:eastAsia="ru-RU"/>
                  </w:rPr>
                </w:rPrChange>
              </w:rPr>
              <w:pPrChange w:id="53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539" w:author="D.Kambarov" w:date="2025-03-13T16:08:00Z">
                  <w:rPr>
                    <w:lang w:eastAsia="ru-RU"/>
                  </w:rPr>
                </w:rPrChange>
              </w:rPr>
              <w:t>TPF</w:t>
            </w:r>
          </w:p>
        </w:tc>
        <w:tc>
          <w:tcPr>
            <w:tcW w:w="5812" w:type="dxa"/>
            <w:shd w:val="clear" w:color="FFFFFF" w:fill="FFFFFF"/>
            <w:noWrap/>
            <w:vAlign w:val="center"/>
          </w:tcPr>
          <w:p w14:paraId="06AF7A0A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4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Плёнка техническая</w:t>
            </w:r>
          </w:p>
        </w:tc>
      </w:tr>
      <w:tr w:rsidR="00A66D76" w14:paraId="43CE651F" w14:textId="77777777">
        <w:trPr>
          <w:trHeight w:val="300"/>
        </w:trPr>
        <w:tc>
          <w:tcPr>
            <w:tcW w:w="2127" w:type="dxa"/>
            <w:vMerge/>
            <w:shd w:val="clear" w:color="FFFFFF" w:fill="FFFFFF"/>
            <w:noWrap/>
            <w:vAlign w:val="center"/>
          </w:tcPr>
          <w:p w14:paraId="5E8D415C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541" w:author="D.Kambarov" w:date="2025-03-13T16:08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2551" w:type="dxa"/>
            <w:shd w:val="clear" w:color="FFFFFF" w:fill="FFFFFF"/>
            <w:noWrap/>
            <w:vAlign w:val="bottom"/>
          </w:tcPr>
          <w:p w14:paraId="6C115952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542" w:author="D.Kambarov" w:date="2025-03-13T16:08:00Z">
                  <w:rPr>
                    <w:lang w:eastAsia="ru-RU"/>
                  </w:rPr>
                </w:rPrChange>
              </w:rPr>
              <w:pPrChange w:id="54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544" w:author="D.Kambarov" w:date="2025-03-13T16:08:00Z">
                  <w:rPr>
                    <w:lang w:eastAsia="ru-RU"/>
                  </w:rPr>
                </w:rPrChange>
              </w:rPr>
              <w:t>PRIb</w:t>
            </w:r>
          </w:p>
        </w:tc>
        <w:tc>
          <w:tcPr>
            <w:tcW w:w="5812" w:type="dxa"/>
            <w:shd w:val="clear" w:color="FFFFFF" w:fill="FFFFFF"/>
            <w:noWrap/>
            <w:vAlign w:val="center"/>
          </w:tcPr>
          <w:p w14:paraId="709CA0B6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4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Праймер битумный</w:t>
            </w:r>
          </w:p>
        </w:tc>
      </w:tr>
      <w:tr w:rsidR="00A66D76" w14:paraId="437FAFF1" w14:textId="77777777">
        <w:trPr>
          <w:trHeight w:val="300"/>
        </w:trPr>
        <w:tc>
          <w:tcPr>
            <w:tcW w:w="2127" w:type="dxa"/>
            <w:vMerge/>
            <w:shd w:val="clear" w:color="FFFFFF" w:fill="FFFFFF"/>
            <w:noWrap/>
            <w:vAlign w:val="center"/>
          </w:tcPr>
          <w:p w14:paraId="600A2B9A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546" w:author="D.Kambarov" w:date="2025-03-13T16:08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2551" w:type="dxa"/>
            <w:shd w:val="clear" w:color="FFFFFF" w:fill="FFFFFF"/>
            <w:noWrap/>
            <w:vAlign w:val="bottom"/>
          </w:tcPr>
          <w:p w14:paraId="0137AEE2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547" w:author="D.Kambarov" w:date="2025-03-13T16:08:00Z">
                  <w:rPr>
                    <w:lang w:eastAsia="ru-RU"/>
                  </w:rPr>
                </w:rPrChange>
              </w:rPr>
              <w:pPrChange w:id="54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549" w:author="D.Kambarov" w:date="2025-03-13T16:08:00Z">
                  <w:rPr>
                    <w:lang w:eastAsia="ru-RU"/>
                  </w:rPr>
                </w:rPrChange>
              </w:rPr>
              <w:t>FME</w:t>
            </w:r>
          </w:p>
        </w:tc>
        <w:tc>
          <w:tcPr>
            <w:tcW w:w="5812" w:type="dxa"/>
            <w:shd w:val="clear" w:color="FFFFFF" w:fill="FFFFFF"/>
            <w:noWrap/>
            <w:vAlign w:val="center"/>
          </w:tcPr>
          <w:p w14:paraId="503CB1D9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5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Фасадная мембрана</w:t>
            </w:r>
          </w:p>
        </w:tc>
      </w:tr>
      <w:tr w:rsidR="00A66D76" w14:paraId="778D8D2C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148D9B40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55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1789B2E8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552" w:author="D.Kambarov" w:date="2025-03-13T16:08:00Z">
                  <w:rPr>
                    <w:bCs/>
                    <w:lang w:eastAsia="ru-RU"/>
                  </w:rPr>
                </w:rPrChange>
              </w:rPr>
              <w:pPrChange w:id="55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554" w:author="D.Kambarov" w:date="2025-03-13T16:08:00Z">
                  <w:rPr>
                    <w:lang w:eastAsia="ru-RU"/>
                  </w:rPr>
                </w:rPrChange>
              </w:rPr>
              <w:t>GEO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18A11ACB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5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Геотекстиль</w:t>
            </w:r>
          </w:p>
        </w:tc>
      </w:tr>
      <w:tr w:rsidR="00A66D76" w14:paraId="66085F74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0C6DD05E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55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6BDF5188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557" w:author="D.Kambarov" w:date="2025-03-13T16:08:00Z">
                  <w:rPr>
                    <w:bCs/>
                    <w:lang w:eastAsia="ru-RU"/>
                  </w:rPr>
                </w:rPrChange>
              </w:rPr>
              <w:pPrChange w:id="55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559" w:author="D.Kambarov" w:date="2025-03-13T16:08:00Z">
                  <w:rPr>
                    <w:lang w:eastAsia="ru-RU"/>
                  </w:rPr>
                </w:rPrChange>
              </w:rPr>
              <w:t>INSmw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7147AEC3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6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Утеплитель минвата</w:t>
            </w:r>
          </w:p>
        </w:tc>
      </w:tr>
      <w:tr w:rsidR="00A66D76" w14:paraId="6161B721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6A42E5A4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56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2370B220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562" w:author="D.Kambarov" w:date="2025-03-13T16:08:00Z">
                  <w:rPr>
                    <w:bCs/>
                    <w:lang w:eastAsia="ru-RU"/>
                  </w:rPr>
                </w:rPrChange>
              </w:rPr>
              <w:pPrChange w:id="56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564" w:author="D.Kambarov" w:date="2025-03-13T16:08:00Z">
                  <w:rPr>
                    <w:lang w:eastAsia="ru-RU"/>
                  </w:rPr>
                </w:rPrChange>
              </w:rPr>
              <w:t>INSpn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356E3E88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6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Утеплитель пенополистирол</w:t>
            </w:r>
          </w:p>
        </w:tc>
      </w:tr>
      <w:tr w:rsidR="00A66D76" w14:paraId="2677990F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7CBB5104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56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391FF31A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567" w:author="D.Kambarov" w:date="2025-03-13T16:08:00Z">
                  <w:rPr>
                    <w:bCs/>
                    <w:lang w:eastAsia="ru-RU"/>
                  </w:rPr>
                </w:rPrChange>
              </w:rPr>
              <w:pPrChange w:id="56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569" w:author="D.Kambarov" w:date="2025-03-13T16:08:00Z">
                  <w:rPr>
                    <w:lang w:eastAsia="ru-RU"/>
                  </w:rPr>
                </w:rPrChange>
              </w:rPr>
              <w:t>RWP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19BDEE9C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7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Гидроизоляция рулонная</w:t>
            </w:r>
          </w:p>
        </w:tc>
      </w:tr>
      <w:tr w:rsidR="00A66D76" w14:paraId="2F48CC27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5537ABBD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57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53C462F3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572" w:author="D.Kambarov" w:date="2025-03-13T16:08:00Z">
                  <w:rPr>
                    <w:bCs/>
                    <w:lang w:eastAsia="ru-RU"/>
                  </w:rPr>
                </w:rPrChange>
              </w:rPr>
              <w:pPrChange w:id="57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574" w:author="D.Kambarov" w:date="2025-03-13T16:08:00Z">
                  <w:rPr>
                    <w:lang w:eastAsia="ru-RU"/>
                  </w:rPr>
                </w:rPrChange>
              </w:rPr>
              <w:t>VPR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3014F6B2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7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Пароизоляция</w:t>
            </w:r>
          </w:p>
        </w:tc>
      </w:tr>
      <w:tr w:rsidR="00A66D76" w14:paraId="0D355818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16CCC492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57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489DC4B1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577" w:author="D.Kambarov" w:date="2025-03-13T16:08:00Z">
                  <w:rPr>
                    <w:bCs/>
                    <w:lang w:eastAsia="ru-RU"/>
                  </w:rPr>
                </w:rPrChange>
              </w:rPr>
              <w:pPrChange w:id="57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579" w:author="D.Kambarov" w:date="2025-03-13T16:08:00Z">
                  <w:rPr>
                    <w:lang w:eastAsia="ru-RU"/>
                  </w:rPr>
                </w:rPrChange>
              </w:rPr>
              <w:t>POL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678FA838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8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Полиэтилен</w:t>
            </w:r>
          </w:p>
        </w:tc>
      </w:tr>
      <w:tr w:rsidR="00A66D76" w14:paraId="4D989542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52814BD6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58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454736A5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582" w:author="D.Kambarov" w:date="2025-03-13T16:08:00Z">
                  <w:rPr>
                    <w:bCs/>
                    <w:lang w:eastAsia="ru-RU"/>
                  </w:rPr>
                </w:rPrChange>
              </w:rPr>
              <w:pPrChange w:id="58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584" w:author="D.Kambarov" w:date="2025-03-13T16:08:00Z">
                  <w:rPr>
                    <w:lang w:eastAsia="ru-RU"/>
                  </w:rPr>
                </w:rPrChange>
              </w:rPr>
              <w:t>SPR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580832FA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8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Звукоизоляция</w:t>
            </w:r>
          </w:p>
        </w:tc>
      </w:tr>
      <w:tr w:rsidR="00A66D76" w14:paraId="05D519AB" w14:textId="77777777">
        <w:trPr>
          <w:trHeight w:val="315"/>
        </w:trPr>
        <w:tc>
          <w:tcPr>
            <w:tcW w:w="2127" w:type="dxa"/>
            <w:vMerge/>
            <w:vAlign w:val="center"/>
          </w:tcPr>
          <w:p w14:paraId="71A2E927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58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11D777C1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587" w:author="D.Kambarov" w:date="2025-03-13T16:08:00Z">
                  <w:rPr>
                    <w:bCs/>
                    <w:lang w:eastAsia="ru-RU"/>
                  </w:rPr>
                </w:rPrChange>
              </w:rPr>
              <w:pPrChange w:id="58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589" w:author="D.Kambarov" w:date="2025-03-13T16:08:00Z">
                  <w:rPr>
                    <w:lang w:eastAsia="ru-RU"/>
                  </w:rPr>
                </w:rPrChange>
              </w:rPr>
              <w:t>DME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1219E0E3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9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Дренажная мембрана</w:t>
            </w:r>
          </w:p>
        </w:tc>
      </w:tr>
      <w:tr w:rsidR="00A66D76" w14:paraId="47022AF0" w14:textId="77777777" w:rsidTr="00884A1F">
        <w:tblPrEx>
          <w:tblW w:w="10490" w:type="dxa"/>
          <w:tblInd w:w="-10" w:type="dxa"/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  <w:tblPrExChange w:id="591" w:author="D.Kambarov" w:date="2025-03-13T16:08:00Z">
            <w:tblPrEx>
              <w:tblW w:w="10490" w:type="dxa"/>
              <w:tblInd w:w="-10" w:type="dxa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</w:tblPrEx>
          </w:tblPrExChange>
        </w:tblPrEx>
        <w:trPr>
          <w:trHeight w:val="35"/>
          <w:trPrChange w:id="592" w:author="D.Kambarov" w:date="2025-03-13T16:08:00Z">
            <w:trPr>
              <w:gridBefore w:val="1"/>
              <w:trHeight w:val="315"/>
            </w:trPr>
          </w:trPrChange>
        </w:trPr>
        <w:tc>
          <w:tcPr>
            <w:tcW w:w="2127" w:type="dxa"/>
            <w:vMerge/>
            <w:vAlign w:val="center"/>
            <w:tcPrChange w:id="593" w:author="D.Kambarov" w:date="2025-03-13T16:08:00Z">
              <w:tcPr>
                <w:tcW w:w="2127" w:type="dxa"/>
                <w:gridSpan w:val="2"/>
                <w:vMerge/>
                <w:vAlign w:val="center"/>
              </w:tcPr>
            </w:tcPrChange>
          </w:tcPr>
          <w:p w14:paraId="5B46673F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594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  <w:tcPrChange w:id="595" w:author="D.Kambarov" w:date="2025-03-13T16:08:00Z">
              <w:tcPr>
                <w:tcW w:w="2551" w:type="dxa"/>
                <w:gridSpan w:val="2"/>
                <w:shd w:val="clear" w:color="auto" w:fill="auto"/>
                <w:noWrap/>
                <w:vAlign w:val="bottom"/>
              </w:tcPr>
            </w:tcPrChange>
          </w:tcPr>
          <w:p w14:paraId="36F3C995" w14:textId="77777777" w:rsidR="00A66D76" w:rsidRPr="00884A1F" w:rsidRDefault="00C835C6">
            <w:pPr>
              <w:pStyle w:val="OMDV"/>
              <w:rPr>
                <w:b/>
                <w:bCs/>
                <w:lang w:val="en-US" w:eastAsia="ru-RU"/>
                <w:rPrChange w:id="596" w:author="D.Kambarov" w:date="2025-03-13T16:08:00Z">
                  <w:rPr>
                    <w:lang w:val="en-US" w:eastAsia="ru-RU"/>
                  </w:rPr>
                </w:rPrChange>
              </w:rPr>
              <w:pPrChange w:id="597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val="en-US" w:eastAsia="ru-RU"/>
                <w:rPrChange w:id="598" w:author="D.Kambarov" w:date="2025-03-13T16:08:00Z">
                  <w:rPr>
                    <w:lang w:val="en-US" w:eastAsia="ru-RU"/>
                  </w:rPr>
                </w:rPrChange>
              </w:rPr>
              <w:t>PEN</w:t>
            </w:r>
          </w:p>
        </w:tc>
        <w:tc>
          <w:tcPr>
            <w:tcW w:w="5812" w:type="dxa"/>
            <w:shd w:val="clear" w:color="auto" w:fill="auto"/>
            <w:noWrap/>
            <w:vAlign w:val="center"/>
            <w:tcPrChange w:id="599" w:author="D.Kambarov" w:date="2025-03-13T16:08:00Z">
              <w:tcPr>
                <w:tcW w:w="5812" w:type="dxa"/>
                <w:gridSpan w:val="2"/>
                <w:shd w:val="clear" w:color="auto" w:fill="auto"/>
                <w:noWrap/>
                <w:vAlign w:val="center"/>
              </w:tcPr>
            </w:tcPrChange>
          </w:tcPr>
          <w:p w14:paraId="41892FF9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0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Пеностекло</w:t>
            </w:r>
          </w:p>
        </w:tc>
      </w:tr>
      <w:tr w:rsidR="00A66D76" w14:paraId="1763D06B" w14:textId="77777777">
        <w:trPr>
          <w:trHeight w:val="300"/>
        </w:trPr>
        <w:tc>
          <w:tcPr>
            <w:tcW w:w="2127" w:type="dxa"/>
            <w:vMerge w:val="restart"/>
            <w:shd w:val="clear" w:color="auto" w:fill="auto"/>
            <w:noWrap/>
            <w:vAlign w:val="center"/>
          </w:tcPr>
          <w:p w14:paraId="39361DF7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01" w:author="D.Kambarov" w:date="2025-03-13T16:08:00Z">
                <w:pPr>
                  <w:spacing w:after="0"/>
                  <w:jc w:val="center"/>
                </w:pPr>
              </w:pPrChange>
            </w:pPr>
            <w:r>
              <w:rPr>
                <w:lang w:eastAsia="ru-RU"/>
              </w:rPr>
              <w:t>Отделка</w:t>
            </w: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6C287255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602" w:author="D.Kambarov" w:date="2025-03-13T16:08:00Z">
                  <w:rPr>
                    <w:bCs/>
                    <w:lang w:eastAsia="ru-RU"/>
                  </w:rPr>
                </w:rPrChange>
              </w:rPr>
              <w:pPrChange w:id="60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604" w:author="D.Kambarov" w:date="2025-03-13T16:08:00Z">
                  <w:rPr>
                    <w:lang w:eastAsia="ru-RU"/>
                  </w:rPr>
                </w:rPrChange>
              </w:rPr>
              <w:t>CTI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66B70C68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0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Керамическая плитка</w:t>
            </w:r>
          </w:p>
        </w:tc>
      </w:tr>
      <w:tr w:rsidR="00A66D76" w14:paraId="33533C12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6B3F5C28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60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78BF48B7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607" w:author="D.Kambarov" w:date="2025-03-13T16:08:00Z">
                  <w:rPr>
                    <w:bCs/>
                    <w:lang w:eastAsia="ru-RU"/>
                  </w:rPr>
                </w:rPrChange>
              </w:rPr>
              <w:pPrChange w:id="60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609" w:author="D.Kambarov" w:date="2025-03-13T16:08:00Z">
                  <w:rPr>
                    <w:lang w:eastAsia="ru-RU"/>
                  </w:rPr>
                </w:rPrChange>
              </w:rPr>
              <w:t>PTI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5D557AC2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1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Тротуарная плитка</w:t>
            </w:r>
          </w:p>
        </w:tc>
      </w:tr>
      <w:tr w:rsidR="00A66D76" w14:paraId="492388C2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1B343EFB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61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FFFFFF" w:fill="FFFFFF"/>
            <w:noWrap/>
            <w:vAlign w:val="bottom"/>
          </w:tcPr>
          <w:p w14:paraId="3E60DEC1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612" w:author="D.Kambarov" w:date="2025-03-13T16:08:00Z">
                  <w:rPr>
                    <w:lang w:eastAsia="ru-RU"/>
                  </w:rPr>
                </w:rPrChange>
              </w:rPr>
              <w:pPrChange w:id="61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614" w:author="D.Kambarov" w:date="2025-03-13T16:08:00Z">
                  <w:rPr>
                    <w:lang w:eastAsia="ru-RU"/>
                  </w:rPr>
                </w:rPrChange>
              </w:rPr>
              <w:t>PST</w:t>
            </w:r>
          </w:p>
        </w:tc>
        <w:tc>
          <w:tcPr>
            <w:tcW w:w="5812" w:type="dxa"/>
            <w:shd w:val="clear" w:color="FFFFFF" w:fill="FFFFFF"/>
            <w:noWrap/>
            <w:vAlign w:val="center"/>
          </w:tcPr>
          <w:p w14:paraId="254E551A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1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Брусчатка</w:t>
            </w:r>
          </w:p>
        </w:tc>
      </w:tr>
      <w:tr w:rsidR="00A66D76" w14:paraId="10423F4E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73424ACC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61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FFFFFF" w:fill="FFFFFF"/>
            <w:noWrap/>
            <w:vAlign w:val="bottom"/>
          </w:tcPr>
          <w:p w14:paraId="513C6985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617" w:author="D.Kambarov" w:date="2025-03-13T16:08:00Z">
                  <w:rPr>
                    <w:lang w:eastAsia="ru-RU"/>
                  </w:rPr>
                </w:rPrChange>
              </w:rPr>
              <w:pPrChange w:id="61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619" w:author="D.Kambarov" w:date="2025-03-13T16:08:00Z">
                  <w:rPr>
                    <w:lang w:eastAsia="ru-RU"/>
                  </w:rPr>
                </w:rPrChange>
              </w:rPr>
              <w:t>BRIf</w:t>
            </w:r>
          </w:p>
        </w:tc>
        <w:tc>
          <w:tcPr>
            <w:tcW w:w="5812" w:type="dxa"/>
            <w:shd w:val="clear" w:color="FFFFFF" w:fill="FFFFFF"/>
            <w:noWrap/>
            <w:vAlign w:val="center"/>
          </w:tcPr>
          <w:p w14:paraId="15A9056F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2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Кирпич облицовочный</w:t>
            </w:r>
          </w:p>
        </w:tc>
      </w:tr>
      <w:tr w:rsidR="00A66D76" w14:paraId="738590B8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58834DDB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62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404E9F14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622" w:author="D.Kambarov" w:date="2025-03-13T16:08:00Z">
                  <w:rPr>
                    <w:bCs/>
                    <w:lang w:eastAsia="ru-RU"/>
                  </w:rPr>
                </w:rPrChange>
              </w:rPr>
              <w:pPrChange w:id="62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624" w:author="D.Kambarov" w:date="2025-03-13T16:08:00Z">
                  <w:rPr>
                    <w:lang w:eastAsia="ru-RU"/>
                  </w:rPr>
                </w:rPrChange>
              </w:rPr>
              <w:t>BTI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233997E9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2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Клинкерная плитка</w:t>
            </w:r>
          </w:p>
        </w:tc>
      </w:tr>
      <w:tr w:rsidR="00A66D76" w14:paraId="55971521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660DE332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62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3DD1D4D9" w14:textId="77777777" w:rsidR="00A66D76" w:rsidRPr="00884A1F" w:rsidRDefault="00C835C6">
            <w:pPr>
              <w:pStyle w:val="OMDV"/>
              <w:rPr>
                <w:b/>
                <w:bCs/>
                <w:lang w:val="en-US" w:eastAsia="ru-RU"/>
                <w:rPrChange w:id="627" w:author="D.Kambarov" w:date="2025-03-13T16:08:00Z">
                  <w:rPr>
                    <w:lang w:val="en-US" w:eastAsia="ru-RU"/>
                  </w:rPr>
                </w:rPrChange>
              </w:rPr>
              <w:pPrChange w:id="62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val="en-US" w:eastAsia="ru-RU"/>
                <w:rPrChange w:id="629" w:author="D.Kambarov" w:date="2025-03-13T16:08:00Z">
                  <w:rPr>
                    <w:lang w:val="en-US" w:eastAsia="ru-RU"/>
                  </w:rPr>
                </w:rPrChange>
              </w:rPr>
              <w:t>RTI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35DF60F3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3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Бетонная плитка</w:t>
            </w:r>
          </w:p>
        </w:tc>
      </w:tr>
      <w:tr w:rsidR="00A66D76" w14:paraId="05589B65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20127E70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63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0089544D" w14:textId="77777777" w:rsidR="00A66D76" w:rsidRPr="00884A1F" w:rsidRDefault="00C835C6">
            <w:pPr>
              <w:pStyle w:val="OMDV"/>
              <w:rPr>
                <w:b/>
                <w:bCs/>
                <w:lang w:val="en-US" w:eastAsia="ru-RU"/>
                <w:rPrChange w:id="632" w:author="D.Kambarov" w:date="2025-03-13T16:08:00Z">
                  <w:rPr>
                    <w:lang w:val="en-US" w:eastAsia="ru-RU"/>
                  </w:rPr>
                </w:rPrChange>
              </w:rPr>
              <w:pPrChange w:id="63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val="en-US" w:eastAsia="ru-RU"/>
                <w:rPrChange w:id="634" w:author="D.Kambarov" w:date="2025-03-13T16:08:00Z">
                  <w:rPr>
                    <w:lang w:val="en-US" w:eastAsia="ru-RU"/>
                  </w:rPr>
                </w:rPrChange>
              </w:rPr>
              <w:t>ALM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2F73B7A2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3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Алюминиевая композитная панель</w:t>
            </w:r>
          </w:p>
        </w:tc>
      </w:tr>
      <w:tr w:rsidR="00A66D76" w14:paraId="2AAE5AD1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334E32FE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63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5A070C6E" w14:textId="77777777" w:rsidR="00A66D76" w:rsidRPr="00884A1F" w:rsidRDefault="00C835C6">
            <w:pPr>
              <w:pStyle w:val="OMDV"/>
              <w:rPr>
                <w:b/>
                <w:bCs/>
                <w:lang w:val="en-US" w:eastAsia="ru-RU"/>
                <w:rPrChange w:id="637" w:author="D.Kambarov" w:date="2025-03-13T16:08:00Z">
                  <w:rPr>
                    <w:lang w:val="en-US" w:eastAsia="ru-RU"/>
                  </w:rPr>
                </w:rPrChange>
              </w:rPr>
              <w:pPrChange w:id="63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val="en-US" w:eastAsia="ru-RU"/>
                <w:rPrChange w:id="639" w:author="D.Kambarov" w:date="2025-03-13T16:08:00Z">
                  <w:rPr>
                    <w:lang w:val="en-US" w:eastAsia="ru-RU"/>
                  </w:rPr>
                </w:rPrChange>
              </w:rPr>
              <w:t>HPL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5B74CB76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40" w:author="D.Kambarov" w:date="2025-03-13T16:08:00Z">
                <w:pPr>
                  <w:spacing w:after="0"/>
                </w:pPr>
              </w:pPrChange>
            </w:pPr>
            <w:r>
              <w:rPr>
                <w:lang w:val="en-US" w:eastAsia="ru-RU"/>
              </w:rPr>
              <w:t xml:space="preserve">HPL </w:t>
            </w:r>
            <w:r>
              <w:rPr>
                <w:lang w:eastAsia="ru-RU"/>
              </w:rPr>
              <w:t>панель (целлюлоза)</w:t>
            </w:r>
          </w:p>
        </w:tc>
      </w:tr>
      <w:tr w:rsidR="00A66D76" w14:paraId="7ACD338F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7DDEBB72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64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64C9F51B" w14:textId="77777777" w:rsidR="00A66D76" w:rsidRPr="00884A1F" w:rsidRDefault="00C835C6">
            <w:pPr>
              <w:pStyle w:val="OMDV"/>
              <w:rPr>
                <w:b/>
                <w:bCs/>
                <w:lang w:val="en-US" w:eastAsia="ru-RU"/>
                <w:rPrChange w:id="642" w:author="D.Kambarov" w:date="2025-03-13T16:08:00Z">
                  <w:rPr>
                    <w:lang w:val="en-US" w:eastAsia="ru-RU"/>
                  </w:rPr>
                </w:rPrChange>
              </w:rPr>
              <w:pPrChange w:id="64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val="en-US" w:eastAsia="ru-RU"/>
                <w:rPrChange w:id="644" w:author="D.Kambarov" w:date="2025-03-13T16:08:00Z">
                  <w:rPr>
                    <w:lang w:val="en-US" w:eastAsia="ru-RU"/>
                  </w:rPr>
                </w:rPrChange>
              </w:rPr>
              <w:t>ROC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32CCEDD8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45" w:author="D.Kambarov" w:date="2025-03-13T16:08:00Z">
                <w:pPr>
                  <w:spacing w:after="0"/>
                </w:pPr>
              </w:pPrChange>
            </w:pPr>
            <w:r>
              <w:rPr>
                <w:lang w:val="en-US" w:eastAsia="ru-RU"/>
              </w:rPr>
              <w:t>Rock-</w:t>
            </w:r>
            <w:r>
              <w:rPr>
                <w:lang w:eastAsia="ru-RU"/>
              </w:rPr>
              <w:t>панель</w:t>
            </w:r>
          </w:p>
        </w:tc>
      </w:tr>
      <w:tr w:rsidR="00A66D76" w14:paraId="5DE2E597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2D3FE8B7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64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07CF8063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647" w:author="D.Kambarov" w:date="2025-03-13T16:08:00Z">
                  <w:rPr>
                    <w:bCs/>
                    <w:lang w:eastAsia="ru-RU"/>
                  </w:rPr>
                </w:rPrChange>
              </w:rPr>
              <w:pPrChange w:id="64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649" w:author="D.Kambarov" w:date="2025-03-13T16:08:00Z">
                  <w:rPr>
                    <w:lang w:eastAsia="ru-RU"/>
                  </w:rPr>
                </w:rPrChange>
              </w:rPr>
              <w:t>FRC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3E7D0984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5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Фиброцемент</w:t>
            </w:r>
          </w:p>
        </w:tc>
      </w:tr>
      <w:tr w:rsidR="00A66D76" w14:paraId="6E40F186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648ECD7C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65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556E0302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652" w:author="D.Kambarov" w:date="2025-03-13T16:08:00Z">
                  <w:rPr>
                    <w:bCs/>
                    <w:lang w:eastAsia="ru-RU"/>
                  </w:rPr>
                </w:rPrChange>
              </w:rPr>
              <w:pPrChange w:id="65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654" w:author="D.Kambarov" w:date="2025-03-13T16:08:00Z">
                  <w:rPr>
                    <w:lang w:eastAsia="ru-RU"/>
                  </w:rPr>
                </w:rPrChange>
              </w:rPr>
              <w:t>GBO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78765251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5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Гипсокартонный лист</w:t>
            </w:r>
          </w:p>
        </w:tc>
      </w:tr>
      <w:tr w:rsidR="00A66D76" w14:paraId="29D08F6C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4C7E8482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65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FFFFFF" w:fill="FFFFFF"/>
            <w:noWrap/>
            <w:vAlign w:val="bottom"/>
          </w:tcPr>
          <w:p w14:paraId="2CAE5F8C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657" w:author="D.Kambarov" w:date="2025-03-13T16:08:00Z">
                  <w:rPr>
                    <w:lang w:eastAsia="ru-RU"/>
                  </w:rPr>
                </w:rPrChange>
              </w:rPr>
              <w:pPrChange w:id="65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659" w:author="D.Kambarov" w:date="2025-03-13T16:08:00Z">
                  <w:rPr>
                    <w:lang w:eastAsia="ru-RU"/>
                  </w:rPr>
                </w:rPrChange>
              </w:rPr>
              <w:t>GBOw</w:t>
            </w:r>
          </w:p>
        </w:tc>
        <w:tc>
          <w:tcPr>
            <w:tcW w:w="5812" w:type="dxa"/>
            <w:shd w:val="clear" w:color="FFFFFF" w:fill="FFFFFF"/>
            <w:noWrap/>
            <w:vAlign w:val="center"/>
          </w:tcPr>
          <w:p w14:paraId="38943C0D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6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ГКЛВ</w:t>
            </w:r>
          </w:p>
        </w:tc>
      </w:tr>
      <w:tr w:rsidR="00A66D76" w14:paraId="625C293E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411AEDC3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66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FFFFFF" w:fill="FFFFFF"/>
            <w:noWrap/>
            <w:vAlign w:val="bottom"/>
          </w:tcPr>
          <w:p w14:paraId="41202F47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662" w:author="D.Kambarov" w:date="2025-03-13T16:08:00Z">
                  <w:rPr>
                    <w:lang w:eastAsia="ru-RU"/>
                  </w:rPr>
                </w:rPrChange>
              </w:rPr>
              <w:pPrChange w:id="66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664" w:author="D.Kambarov" w:date="2025-03-13T16:08:00Z">
                  <w:rPr>
                    <w:lang w:eastAsia="ru-RU"/>
                  </w:rPr>
                </w:rPrChange>
              </w:rPr>
              <w:t>CCS</w:t>
            </w:r>
          </w:p>
        </w:tc>
        <w:tc>
          <w:tcPr>
            <w:tcW w:w="5812" w:type="dxa"/>
            <w:shd w:val="clear" w:color="FFFFFF" w:fill="FFFFFF"/>
            <w:noWrap/>
            <w:vAlign w:val="center"/>
          </w:tcPr>
          <w:p w14:paraId="0AC27DAE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6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Хризотилцементный лист</w:t>
            </w:r>
          </w:p>
        </w:tc>
      </w:tr>
      <w:tr w:rsidR="00A66D76" w14:paraId="18BEB3A8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04A70FBC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66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FFFFFF" w:fill="FFFFFF"/>
            <w:noWrap/>
            <w:vAlign w:val="bottom"/>
          </w:tcPr>
          <w:p w14:paraId="18135B78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667" w:author="D.Kambarov" w:date="2025-03-13T16:08:00Z">
                  <w:rPr>
                    <w:lang w:eastAsia="ru-RU"/>
                  </w:rPr>
                </w:rPrChange>
              </w:rPr>
              <w:pPrChange w:id="66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669" w:author="D.Kambarov" w:date="2025-03-13T16:08:00Z">
                  <w:rPr>
                    <w:lang w:eastAsia="ru-RU"/>
                  </w:rPr>
                </w:rPrChange>
              </w:rPr>
              <w:t>RBB</w:t>
            </w:r>
          </w:p>
        </w:tc>
        <w:tc>
          <w:tcPr>
            <w:tcW w:w="5812" w:type="dxa"/>
            <w:shd w:val="clear" w:color="FFFFFF" w:fill="FFFFFF"/>
            <w:noWrap/>
            <w:vAlign w:val="center"/>
          </w:tcPr>
          <w:p w14:paraId="39A8B89A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7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Каучуковое покрытие</w:t>
            </w:r>
          </w:p>
        </w:tc>
      </w:tr>
      <w:tr w:rsidR="00A66D76" w14:paraId="473C0F80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66FEE0FC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67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5B0A2326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672" w:author="D.Kambarov" w:date="2025-03-13T16:08:00Z">
                  <w:rPr>
                    <w:bCs/>
                    <w:lang w:eastAsia="ru-RU"/>
                  </w:rPr>
                </w:rPrChange>
              </w:rPr>
              <w:pPrChange w:id="67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674" w:author="D.Kambarov" w:date="2025-03-13T16:08:00Z">
                  <w:rPr>
                    <w:lang w:eastAsia="ru-RU"/>
                  </w:rPr>
                </w:rPrChange>
              </w:rPr>
              <w:t>PLA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2EF34F75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7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Штукатурка</w:t>
            </w:r>
          </w:p>
        </w:tc>
      </w:tr>
      <w:tr w:rsidR="00A66D76" w14:paraId="06F684C4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662B6CBA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67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2AF7037F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677" w:author="D.Kambarov" w:date="2025-03-13T16:08:00Z">
                  <w:rPr>
                    <w:bCs/>
                    <w:lang w:eastAsia="ru-RU"/>
                  </w:rPr>
                </w:rPrChange>
              </w:rPr>
              <w:pPrChange w:id="67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679" w:author="D.Kambarov" w:date="2025-03-13T16:08:00Z">
                  <w:rPr>
                    <w:lang w:eastAsia="ru-RU"/>
                  </w:rPr>
                </w:rPrChange>
              </w:rPr>
              <w:t>PLAw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614DF680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8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Штукатурка влагостойкая</w:t>
            </w:r>
          </w:p>
        </w:tc>
      </w:tr>
      <w:tr w:rsidR="00A66D76" w14:paraId="14206C8A" w14:textId="77777777">
        <w:trPr>
          <w:trHeight w:val="277"/>
        </w:trPr>
        <w:tc>
          <w:tcPr>
            <w:tcW w:w="2127" w:type="dxa"/>
            <w:vMerge/>
            <w:noWrap/>
            <w:vAlign w:val="center"/>
          </w:tcPr>
          <w:p w14:paraId="3A4FF4C6" w14:textId="77777777" w:rsidR="00A66D76" w:rsidRDefault="00A66D76">
            <w:pPr>
              <w:pStyle w:val="OMDV"/>
              <w:jc w:val="left"/>
              <w:pPrChange w:id="681" w:author="D.Kambarov" w:date="2025-03-13T16:08:00Z">
                <w:pPr/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286E11CB" w14:textId="77777777" w:rsidR="00A66D76" w:rsidRPr="00884A1F" w:rsidRDefault="00C835C6">
            <w:pPr>
              <w:pStyle w:val="OMDV"/>
              <w:rPr>
                <w:b/>
                <w:bCs/>
                <w:lang w:val="en-US" w:eastAsia="ru-RU"/>
                <w:rPrChange w:id="682" w:author="D.Kambarov" w:date="2025-03-13T16:08:00Z">
                  <w:rPr>
                    <w:bCs/>
                    <w:lang w:val="en-US" w:eastAsia="ru-RU"/>
                  </w:rPr>
                </w:rPrChange>
              </w:rPr>
              <w:pPrChange w:id="683" w:author="D.Kambarov" w:date="2025-03-13T16:08:00Z">
                <w:pPr/>
              </w:pPrChange>
            </w:pPr>
            <w:r w:rsidRPr="00884A1F">
              <w:rPr>
                <w:b/>
                <w:bCs/>
                <w:color w:val="000000" w:themeColor="text1"/>
                <w:lang w:val="en-US" w:eastAsia="ru-RU"/>
                <w:rPrChange w:id="684" w:author="D.Kambarov" w:date="2025-03-13T16:08:00Z">
                  <w:rPr>
                    <w:bCs/>
                    <w:color w:val="000000" w:themeColor="text1"/>
                    <w:lang w:val="en-US" w:eastAsia="ru-RU"/>
                  </w:rPr>
                </w:rPrChange>
              </w:rPr>
              <w:t>PLAg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21AD65A0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85" w:author="D.Kambarov" w:date="2025-03-13T16:08:00Z">
                <w:pPr/>
              </w:pPrChange>
            </w:pPr>
            <w:r>
              <w:rPr>
                <w:color w:val="000000" w:themeColor="text1"/>
                <w:lang w:eastAsia="ru-RU"/>
              </w:rPr>
              <w:t>Штукатурно-клеевая смесь</w:t>
            </w:r>
          </w:p>
        </w:tc>
      </w:tr>
      <w:tr w:rsidR="00A66D76" w14:paraId="75EDFB0E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3AF0B390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68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3F257574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687" w:author="D.Kambarov" w:date="2025-03-13T16:08:00Z">
                  <w:rPr>
                    <w:bCs/>
                    <w:lang w:eastAsia="ru-RU"/>
                  </w:rPr>
                </w:rPrChange>
              </w:rPr>
              <w:pPrChange w:id="68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689" w:author="D.Kambarov" w:date="2025-03-13T16:08:00Z">
                  <w:rPr>
                    <w:lang w:eastAsia="ru-RU"/>
                  </w:rPr>
                </w:rPrChange>
              </w:rPr>
              <w:t>PRI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1B17AA53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9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Грунтовка</w:t>
            </w:r>
          </w:p>
        </w:tc>
      </w:tr>
      <w:tr w:rsidR="00A66D76" w14:paraId="234129AD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45C53E2C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69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3AEF0204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692" w:author="D.Kambarov" w:date="2025-03-13T16:08:00Z">
                  <w:rPr>
                    <w:bCs/>
                    <w:lang w:eastAsia="ru-RU"/>
                  </w:rPr>
                </w:rPrChange>
              </w:rPr>
              <w:pPrChange w:id="69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694" w:author="D.Kambarov" w:date="2025-03-13T16:08:00Z">
                  <w:rPr>
                    <w:lang w:eastAsia="ru-RU"/>
                  </w:rPr>
                </w:rPrChange>
              </w:rPr>
              <w:t>PLN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7E2D19BB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9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Доска</w:t>
            </w:r>
          </w:p>
        </w:tc>
      </w:tr>
      <w:tr w:rsidR="00A66D76" w14:paraId="6176110F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15E88660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69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1477D104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697" w:author="D.Kambarov" w:date="2025-03-13T16:08:00Z">
                  <w:rPr>
                    <w:bCs/>
                    <w:lang w:eastAsia="ru-RU"/>
                  </w:rPr>
                </w:rPrChange>
              </w:rPr>
              <w:pPrChange w:id="69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699" w:author="D.Kambarov" w:date="2025-03-13T16:08:00Z">
                  <w:rPr>
                    <w:lang w:eastAsia="ru-RU"/>
                  </w:rPr>
                </w:rPrChange>
              </w:rPr>
              <w:t>PAR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539A4C83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0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Паркет</w:t>
            </w:r>
          </w:p>
        </w:tc>
      </w:tr>
      <w:tr w:rsidR="00A66D76" w14:paraId="76832F23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097953A1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70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0E89FF8A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702" w:author="D.Kambarov" w:date="2025-03-13T16:08:00Z">
                  <w:rPr>
                    <w:bCs/>
                    <w:lang w:eastAsia="ru-RU"/>
                  </w:rPr>
                </w:rPrChange>
              </w:rPr>
              <w:pPrChange w:id="70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704" w:author="D.Kambarov" w:date="2025-03-13T16:08:00Z">
                  <w:rPr>
                    <w:lang w:eastAsia="ru-RU"/>
                  </w:rPr>
                </w:rPrChange>
              </w:rPr>
              <w:t>PAI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5F1CFF83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0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Краска</w:t>
            </w:r>
          </w:p>
        </w:tc>
      </w:tr>
      <w:tr w:rsidR="00A66D76" w14:paraId="2BC06DAE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21B436CC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70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19A6E4F0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707" w:author="D.Kambarov" w:date="2025-03-13T16:08:00Z">
                  <w:rPr>
                    <w:bCs/>
                    <w:lang w:eastAsia="ru-RU"/>
                  </w:rPr>
                </w:rPrChange>
              </w:rPr>
              <w:pPrChange w:id="70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709" w:author="D.Kambarov" w:date="2025-03-13T16:08:00Z">
                  <w:rPr>
                    <w:lang w:eastAsia="ru-RU"/>
                  </w:rPr>
                </w:rPrChange>
              </w:rPr>
              <w:t>PUT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32A980D6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0" w:author="D.Kambarov" w:date="2025-03-13T16:08:00Z">
                <w:pPr>
                  <w:spacing w:after="0"/>
                </w:pPr>
              </w:pPrChange>
            </w:pPr>
            <w:r>
              <w:rPr>
                <w:color w:val="000000" w:themeColor="text1"/>
                <w:lang w:eastAsia="ru-RU"/>
              </w:rPr>
              <w:t>Шпаклевка</w:t>
            </w:r>
          </w:p>
        </w:tc>
      </w:tr>
      <w:tr w:rsidR="00A66D76" w14:paraId="326CA4AD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103C812F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71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7C349ACC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712" w:author="D.Kambarov" w:date="2025-03-13T16:08:00Z">
                  <w:rPr>
                    <w:bCs/>
                    <w:lang w:eastAsia="ru-RU"/>
                  </w:rPr>
                </w:rPrChange>
              </w:rPr>
              <w:pPrChange w:id="71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714" w:author="D.Kambarov" w:date="2025-03-13T16:08:00Z">
                  <w:rPr>
                    <w:lang w:eastAsia="ru-RU"/>
                  </w:rPr>
                </w:rPrChange>
              </w:rPr>
              <w:t>GLU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09238331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Клей</w:t>
            </w:r>
          </w:p>
        </w:tc>
      </w:tr>
      <w:tr w:rsidR="00A66D76" w14:paraId="68CA4778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0CF64B54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71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5FB49E1F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717" w:author="D.Kambarov" w:date="2025-03-13T16:08:00Z">
                  <w:rPr>
                    <w:lang w:eastAsia="ru-RU"/>
                  </w:rPr>
                </w:rPrChange>
              </w:rPr>
              <w:pPrChange w:id="71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color w:val="000000" w:themeColor="text1"/>
                <w:lang w:eastAsia="ru-RU"/>
                <w:rPrChange w:id="719" w:author="D.Kambarov" w:date="2025-03-13T16:08:00Z">
                  <w:rPr>
                    <w:bCs/>
                    <w:color w:val="000000" w:themeColor="text1"/>
                    <w:lang w:eastAsia="ru-RU"/>
                  </w:rPr>
                </w:rPrChange>
              </w:rPr>
              <w:t>CRM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2F22E57A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2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Керамика</w:t>
            </w:r>
          </w:p>
        </w:tc>
      </w:tr>
      <w:tr w:rsidR="00A66D76" w14:paraId="5C94749B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3324B1BE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72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21C39620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722" w:author="D.Kambarov" w:date="2025-03-13T16:08:00Z">
                  <w:rPr>
                    <w:bCs/>
                    <w:lang w:eastAsia="ru-RU"/>
                  </w:rPr>
                </w:rPrChange>
              </w:rPr>
              <w:pPrChange w:id="72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724" w:author="D.Kambarov" w:date="2025-03-13T16:08:00Z">
                  <w:rPr>
                    <w:lang w:eastAsia="ru-RU"/>
                  </w:rPr>
                </w:rPrChange>
              </w:rPr>
              <w:t>KRN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676303C4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2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Керамогранит</w:t>
            </w:r>
          </w:p>
        </w:tc>
      </w:tr>
      <w:tr w:rsidR="00A66D76" w14:paraId="1318A0C0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464A488F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72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2ACE5F28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727" w:author="D.Kambarov" w:date="2025-03-13T16:08:00Z">
                  <w:rPr>
                    <w:bCs/>
                    <w:lang w:eastAsia="ru-RU"/>
                  </w:rPr>
                </w:rPrChange>
              </w:rPr>
              <w:pPrChange w:id="72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729" w:author="D.Kambarov" w:date="2025-03-13T16:08:00Z">
                  <w:rPr>
                    <w:lang w:eastAsia="ru-RU"/>
                  </w:rPr>
                </w:rPrChange>
              </w:rPr>
              <w:t>CAR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4A2546C4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3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Ковролин</w:t>
            </w:r>
          </w:p>
        </w:tc>
      </w:tr>
      <w:tr w:rsidR="00A66D76" w14:paraId="64C370AE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32DBAD88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73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309D14B2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732" w:author="D.Kambarov" w:date="2025-03-13T16:08:00Z">
                  <w:rPr>
                    <w:bCs/>
                    <w:lang w:eastAsia="ru-RU"/>
                  </w:rPr>
                </w:rPrChange>
              </w:rPr>
              <w:pPrChange w:id="73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734" w:author="D.Kambarov" w:date="2025-03-13T16:08:00Z">
                  <w:rPr>
                    <w:lang w:eastAsia="ru-RU"/>
                  </w:rPr>
                </w:rPrChange>
              </w:rPr>
              <w:t>LIN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152FC5C9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3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Линолеум</w:t>
            </w:r>
          </w:p>
        </w:tc>
      </w:tr>
      <w:tr w:rsidR="00A66D76" w14:paraId="26D4B354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38C6BA0C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73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3ADC3B59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737" w:author="D.Kambarov" w:date="2025-03-13T16:08:00Z">
                  <w:rPr>
                    <w:bCs/>
                    <w:lang w:eastAsia="ru-RU"/>
                  </w:rPr>
                </w:rPrChange>
              </w:rPr>
              <w:pPrChange w:id="73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739" w:author="D.Kambarov" w:date="2025-03-13T16:08:00Z">
                  <w:rPr>
                    <w:lang w:eastAsia="ru-RU"/>
                  </w:rPr>
                </w:rPrChange>
              </w:rPr>
              <w:t>SLE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2DDD88C5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4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Наливные полы</w:t>
            </w:r>
          </w:p>
        </w:tc>
      </w:tr>
      <w:tr w:rsidR="00A66D76" w14:paraId="60E47BB6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48F0551D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74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46FE0AD5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742" w:author="D.Kambarov" w:date="2025-03-13T16:08:00Z">
                  <w:rPr>
                    <w:bCs/>
                    <w:lang w:eastAsia="ru-RU"/>
                  </w:rPr>
                </w:rPrChange>
              </w:rPr>
              <w:pPrChange w:id="74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744" w:author="D.Kambarov" w:date="2025-03-13T16:08:00Z">
                  <w:rPr>
                    <w:lang w:eastAsia="ru-RU"/>
                  </w:rPr>
                </w:rPrChange>
              </w:rPr>
              <w:t>LAM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1AF26A4B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4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Ламинат</w:t>
            </w:r>
          </w:p>
        </w:tc>
      </w:tr>
      <w:tr w:rsidR="00A66D76" w14:paraId="4C035B03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386AE55C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74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77EDD801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747" w:author="D.Kambarov" w:date="2025-03-13T16:08:00Z">
                  <w:rPr>
                    <w:bCs/>
                    <w:lang w:eastAsia="ru-RU"/>
                  </w:rPr>
                </w:rPrChange>
              </w:rPr>
              <w:pPrChange w:id="74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749" w:author="D.Kambarov" w:date="2025-03-13T16:08:00Z">
                  <w:rPr>
                    <w:lang w:eastAsia="ru-RU"/>
                  </w:rPr>
                </w:rPrChange>
              </w:rPr>
              <w:t>TAC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7A84998B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5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Тактильная плитка</w:t>
            </w:r>
          </w:p>
        </w:tc>
      </w:tr>
      <w:tr w:rsidR="00A66D76" w14:paraId="56AC0ACA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37C7631F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75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77327EB7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752" w:author="D.Kambarov" w:date="2025-03-13T16:08:00Z">
                  <w:rPr>
                    <w:bCs/>
                    <w:lang w:eastAsia="ru-RU"/>
                  </w:rPr>
                </w:rPrChange>
              </w:rPr>
              <w:pPrChange w:id="75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754" w:author="D.Kambarov" w:date="2025-03-13T16:08:00Z">
                  <w:rPr>
                    <w:lang w:eastAsia="ru-RU"/>
                  </w:rPr>
                </w:rPrChange>
              </w:rPr>
              <w:t>DPL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6734263E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5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Декоративная штукатурка</w:t>
            </w:r>
          </w:p>
        </w:tc>
      </w:tr>
      <w:tr w:rsidR="00A66D76" w14:paraId="342AD9EB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2126C14D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75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66D2593F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757" w:author="D.Kambarov" w:date="2025-03-13T16:08:00Z">
                  <w:rPr>
                    <w:bCs/>
                    <w:lang w:eastAsia="ru-RU"/>
                  </w:rPr>
                </w:rPrChange>
              </w:rPr>
              <w:pPrChange w:id="75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759" w:author="D.Kambarov" w:date="2025-03-13T16:08:00Z">
                  <w:rPr>
                    <w:lang w:eastAsia="ru-RU"/>
                  </w:rPr>
                </w:rPrChange>
              </w:rPr>
              <w:t>WPA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2EB6C185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6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Обои</w:t>
            </w:r>
          </w:p>
        </w:tc>
      </w:tr>
      <w:tr w:rsidR="00A66D76" w14:paraId="10512AE1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6AF6D49A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76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1A46F5AF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762" w:author="D.Kambarov" w:date="2025-03-13T16:08:00Z">
                  <w:rPr>
                    <w:bCs/>
                    <w:lang w:eastAsia="ru-RU"/>
                  </w:rPr>
                </w:rPrChange>
              </w:rPr>
              <w:pPrChange w:id="76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764" w:author="D.Kambarov" w:date="2025-03-13T16:08:00Z">
                  <w:rPr>
                    <w:lang w:eastAsia="ru-RU"/>
                  </w:rPr>
                </w:rPrChange>
              </w:rPr>
              <w:t>DPA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2F4BF70B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6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Покраска декоративная</w:t>
            </w:r>
          </w:p>
        </w:tc>
      </w:tr>
      <w:tr w:rsidR="00A66D76" w14:paraId="733E3FE3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14E6B0F7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76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711FA22F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767" w:author="D.Kambarov" w:date="2025-03-13T16:08:00Z">
                  <w:rPr>
                    <w:bCs/>
                    <w:lang w:eastAsia="ru-RU"/>
                  </w:rPr>
                </w:rPrChange>
              </w:rPr>
              <w:pPrChange w:id="76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769" w:author="D.Kambarov" w:date="2025-03-13T16:08:00Z">
                  <w:rPr>
                    <w:lang w:eastAsia="ru-RU"/>
                  </w:rPr>
                </w:rPrChange>
              </w:rPr>
              <w:t>FPA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659DD697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7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Панели отделочные</w:t>
            </w:r>
          </w:p>
        </w:tc>
      </w:tr>
      <w:tr w:rsidR="00A66D76" w14:paraId="370DCD39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3625C9EC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77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62C03049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772" w:author="D.Kambarov" w:date="2025-03-13T16:08:00Z">
                  <w:rPr>
                    <w:bCs/>
                    <w:lang w:eastAsia="ru-RU"/>
                  </w:rPr>
                </w:rPrChange>
              </w:rPr>
              <w:pPrChange w:id="77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774" w:author="D.Kambarov" w:date="2025-03-13T16:08:00Z">
                  <w:rPr>
                    <w:lang w:eastAsia="ru-RU"/>
                  </w:rPr>
                </w:rPrChange>
              </w:rPr>
              <w:t>GRI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02093A4A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7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Грильято</w:t>
            </w:r>
          </w:p>
        </w:tc>
      </w:tr>
      <w:tr w:rsidR="00A66D76" w14:paraId="035545C8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2786E139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77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7C7B0632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777" w:author="D.Kambarov" w:date="2025-03-13T16:08:00Z">
                  <w:rPr>
                    <w:bCs/>
                    <w:lang w:eastAsia="ru-RU"/>
                  </w:rPr>
                </w:rPrChange>
              </w:rPr>
              <w:pPrChange w:id="77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779" w:author="D.Kambarov" w:date="2025-03-13T16:08:00Z">
                  <w:rPr>
                    <w:lang w:eastAsia="ru-RU"/>
                  </w:rPr>
                </w:rPrChange>
              </w:rPr>
              <w:t>STR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16A998BD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8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Натяжные потолки</w:t>
            </w:r>
          </w:p>
        </w:tc>
      </w:tr>
      <w:tr w:rsidR="00A66D76" w14:paraId="6A546634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7962C931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78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5DCD5E34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782" w:author="D.Kambarov" w:date="2025-03-13T16:08:00Z">
                  <w:rPr>
                    <w:bCs/>
                    <w:lang w:eastAsia="ru-RU"/>
                  </w:rPr>
                </w:rPrChange>
              </w:rPr>
              <w:pPrChange w:id="78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784" w:author="D.Kambarov" w:date="2025-03-13T16:08:00Z">
                  <w:rPr>
                    <w:lang w:eastAsia="ru-RU"/>
                  </w:rPr>
                </w:rPrChange>
              </w:rPr>
              <w:t>CAI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2AA3D5F8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8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Кессон (ГКЛ)</w:t>
            </w:r>
          </w:p>
        </w:tc>
      </w:tr>
      <w:tr w:rsidR="00A66D76" w14:paraId="51E52C2A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42E1D44C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78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6C9A47AA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787" w:author="D.Kambarov" w:date="2025-03-13T16:08:00Z">
                  <w:rPr>
                    <w:bCs/>
                    <w:lang w:eastAsia="ru-RU"/>
                  </w:rPr>
                </w:rPrChange>
              </w:rPr>
              <w:pPrChange w:id="78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789" w:author="D.Kambarov" w:date="2025-03-13T16:08:00Z">
                  <w:rPr>
                    <w:lang w:eastAsia="ru-RU"/>
                  </w:rPr>
                </w:rPrChange>
              </w:rPr>
              <w:t>ARM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75BC3FB6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90" w:author="D.Kambarov" w:date="2025-03-13T16:08:00Z">
                <w:pPr>
                  <w:spacing w:after="0"/>
                </w:pPr>
              </w:pPrChange>
            </w:pPr>
            <w:r>
              <w:t>Типа Армстронг</w:t>
            </w:r>
          </w:p>
        </w:tc>
      </w:tr>
      <w:tr w:rsidR="00A66D76" w14:paraId="327750DE" w14:textId="77777777">
        <w:trPr>
          <w:trHeight w:val="315"/>
        </w:trPr>
        <w:tc>
          <w:tcPr>
            <w:tcW w:w="2127" w:type="dxa"/>
            <w:vMerge/>
            <w:vAlign w:val="center"/>
          </w:tcPr>
          <w:p w14:paraId="5FDC3B9F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79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1EE81FFA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792" w:author="D.Kambarov" w:date="2025-03-13T16:08:00Z">
                  <w:rPr>
                    <w:bCs/>
                    <w:lang w:eastAsia="ru-RU"/>
                  </w:rPr>
                </w:rPrChange>
              </w:rPr>
              <w:pPrChange w:id="79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794" w:author="D.Kambarov" w:date="2025-03-13T16:08:00Z">
                  <w:rPr>
                    <w:lang w:eastAsia="ru-RU"/>
                  </w:rPr>
                </w:rPrChange>
              </w:rPr>
              <w:t>ACС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4A1F6BCC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9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Акустические потолки</w:t>
            </w:r>
          </w:p>
        </w:tc>
      </w:tr>
      <w:tr w:rsidR="00A66D76" w14:paraId="7E62BA3B" w14:textId="77777777">
        <w:trPr>
          <w:trHeight w:val="315"/>
        </w:trPr>
        <w:tc>
          <w:tcPr>
            <w:tcW w:w="2127" w:type="dxa"/>
            <w:vMerge/>
            <w:vAlign w:val="center"/>
          </w:tcPr>
          <w:p w14:paraId="266633BC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79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39DB7A08" w14:textId="77777777" w:rsidR="00A66D76" w:rsidRPr="00884A1F" w:rsidRDefault="00C835C6">
            <w:pPr>
              <w:pStyle w:val="OMDV"/>
              <w:rPr>
                <w:b/>
                <w:bCs/>
                <w:lang w:val="en-US" w:eastAsia="ru-RU"/>
                <w:rPrChange w:id="797" w:author="D.Kambarov" w:date="2025-03-13T16:08:00Z">
                  <w:rPr>
                    <w:lang w:val="en-US" w:eastAsia="ru-RU"/>
                  </w:rPr>
                </w:rPrChange>
              </w:rPr>
              <w:pPrChange w:id="79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val="en-US" w:eastAsia="ru-RU"/>
                <w:rPrChange w:id="799" w:author="D.Kambarov" w:date="2025-03-13T16:08:00Z">
                  <w:rPr>
                    <w:lang w:val="en-US" w:eastAsia="ru-RU"/>
                  </w:rPr>
                </w:rPrChange>
              </w:rPr>
              <w:t>CMT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33E54A5E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0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Цементный лист (ЦСП)</w:t>
            </w:r>
          </w:p>
        </w:tc>
      </w:tr>
      <w:tr w:rsidR="00A66D76" w14:paraId="40BA432B" w14:textId="77777777">
        <w:trPr>
          <w:trHeight w:val="315"/>
        </w:trPr>
        <w:tc>
          <w:tcPr>
            <w:tcW w:w="2127" w:type="dxa"/>
            <w:vMerge/>
            <w:vAlign w:val="center"/>
          </w:tcPr>
          <w:p w14:paraId="2C8F7194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0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FFFFFF" w:fill="FFFFFF"/>
            <w:noWrap/>
            <w:vAlign w:val="bottom"/>
          </w:tcPr>
          <w:p w14:paraId="16051642" w14:textId="77777777" w:rsidR="00A66D76" w:rsidRPr="00884A1F" w:rsidRDefault="00C835C6">
            <w:pPr>
              <w:pStyle w:val="OMDV"/>
              <w:rPr>
                <w:b/>
                <w:bCs/>
                <w:lang w:val="en-US" w:eastAsia="ru-RU"/>
                <w:rPrChange w:id="802" w:author="D.Kambarov" w:date="2025-03-13T16:08:00Z">
                  <w:rPr>
                    <w:lang w:val="en-US" w:eastAsia="ru-RU"/>
                  </w:rPr>
                </w:rPrChange>
              </w:rPr>
              <w:pPrChange w:id="80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val="en-US" w:eastAsia="ru-RU"/>
                <w:rPrChange w:id="804" w:author="D.Kambarov" w:date="2025-03-13T16:08:00Z">
                  <w:rPr>
                    <w:lang w:val="en-US" w:eastAsia="ru-RU"/>
                  </w:rPr>
                </w:rPrChange>
              </w:rPr>
              <w:t>RCK</w:t>
            </w:r>
          </w:p>
        </w:tc>
        <w:tc>
          <w:tcPr>
            <w:tcW w:w="5812" w:type="dxa"/>
            <w:shd w:val="clear" w:color="FFFFFF" w:fill="FFFFFF"/>
            <w:noWrap/>
            <w:vAlign w:val="center"/>
          </w:tcPr>
          <w:p w14:paraId="5C338D22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0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Реечный потолок</w:t>
            </w:r>
          </w:p>
        </w:tc>
      </w:tr>
      <w:tr w:rsidR="00A66D76" w14:paraId="3F5F7EC8" w14:textId="77777777">
        <w:trPr>
          <w:trHeight w:val="260"/>
        </w:trPr>
        <w:tc>
          <w:tcPr>
            <w:tcW w:w="2127" w:type="dxa"/>
            <w:vMerge/>
            <w:noWrap/>
            <w:vAlign w:val="center"/>
          </w:tcPr>
          <w:p w14:paraId="44AF9F17" w14:textId="77777777" w:rsidR="00A66D76" w:rsidRDefault="00A66D76">
            <w:pPr>
              <w:pStyle w:val="OMDV"/>
              <w:jc w:val="left"/>
              <w:pPrChange w:id="806" w:author="D.Kambarov" w:date="2025-03-13T16:08:00Z">
                <w:pPr/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2077005C" w14:textId="77777777" w:rsidR="00A66D76" w:rsidRPr="00884A1F" w:rsidRDefault="00C835C6">
            <w:pPr>
              <w:pStyle w:val="OMDV"/>
              <w:rPr>
                <w:b/>
                <w:bCs/>
                <w:lang w:val="en-US" w:eastAsia="ru-RU"/>
                <w:rPrChange w:id="807" w:author="D.Kambarov" w:date="2025-03-13T16:08:00Z">
                  <w:rPr>
                    <w:bCs/>
                    <w:lang w:val="en-US" w:eastAsia="ru-RU"/>
                  </w:rPr>
                </w:rPrChange>
              </w:rPr>
              <w:pPrChange w:id="80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val="en-US" w:eastAsia="ru-RU"/>
                <w:rPrChange w:id="809" w:author="D.Kambarov" w:date="2025-03-13T16:08:00Z">
                  <w:rPr>
                    <w:lang w:val="en-US" w:eastAsia="ru-RU"/>
                  </w:rPr>
                </w:rPrChange>
              </w:rPr>
              <w:t>GPF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10559C72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10" w:author="D.Kambarov" w:date="2025-03-13T16:08:00Z">
                <w:pPr>
                  <w:spacing w:after="0"/>
                </w:pPr>
              </w:pPrChange>
            </w:pPr>
            <w:r>
              <w:rPr>
                <w:color w:val="000000" w:themeColor="text1"/>
                <w:lang w:eastAsia="ru-RU"/>
              </w:rPr>
              <w:t>Гипсоволокнистый лист (ГВЛ)</w:t>
            </w:r>
          </w:p>
        </w:tc>
      </w:tr>
      <w:tr w:rsidR="00A66D76" w14:paraId="1EB9858C" w14:textId="77777777">
        <w:trPr>
          <w:trHeight w:val="300"/>
        </w:trPr>
        <w:tc>
          <w:tcPr>
            <w:tcW w:w="2127" w:type="dxa"/>
            <w:vMerge w:val="restart"/>
            <w:shd w:val="clear" w:color="auto" w:fill="auto"/>
            <w:noWrap/>
            <w:vAlign w:val="center"/>
          </w:tcPr>
          <w:p w14:paraId="4D8F8F6E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11" w:author="D.Kambarov" w:date="2025-03-13T16:08:00Z">
                <w:pPr>
                  <w:spacing w:after="0"/>
                  <w:jc w:val="center"/>
                </w:pPr>
              </w:pPrChange>
            </w:pPr>
            <w:r>
              <w:rPr>
                <w:lang w:eastAsia="ru-RU"/>
              </w:rPr>
              <w:t>Грунт</w:t>
            </w: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177E4176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812" w:author="D.Kambarov" w:date="2025-03-13T16:08:00Z">
                  <w:rPr>
                    <w:bCs/>
                    <w:lang w:eastAsia="ru-RU"/>
                  </w:rPr>
                </w:rPrChange>
              </w:rPr>
              <w:pPrChange w:id="81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814" w:author="D.Kambarov" w:date="2025-03-13T16:08:00Z">
                  <w:rPr>
                    <w:lang w:eastAsia="ru-RU"/>
                  </w:rPr>
                </w:rPrChange>
              </w:rPr>
              <w:t>GRA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61A1FED1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1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Гравий</w:t>
            </w:r>
          </w:p>
        </w:tc>
      </w:tr>
      <w:tr w:rsidR="00A66D76" w14:paraId="22DE2521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4E451BBB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1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4C45C6E6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817" w:author="D.Kambarov" w:date="2025-03-13T16:08:00Z">
                  <w:rPr>
                    <w:bCs/>
                    <w:lang w:eastAsia="ru-RU"/>
                  </w:rPr>
                </w:rPrChange>
              </w:rPr>
              <w:pPrChange w:id="81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819" w:author="D.Kambarov" w:date="2025-03-13T16:08:00Z">
                  <w:rPr>
                    <w:lang w:eastAsia="ru-RU"/>
                  </w:rPr>
                </w:rPrChange>
              </w:rPr>
              <w:t>SAN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2BEC49F6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2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Песок</w:t>
            </w:r>
          </w:p>
        </w:tc>
      </w:tr>
      <w:tr w:rsidR="00A66D76" w14:paraId="2199AB52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3F4336C2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2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10988D2B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822" w:author="D.Kambarov" w:date="2025-03-13T16:08:00Z">
                  <w:rPr>
                    <w:bCs/>
                    <w:lang w:eastAsia="ru-RU"/>
                  </w:rPr>
                </w:rPrChange>
              </w:rPr>
              <w:pPrChange w:id="82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824" w:author="D.Kambarov" w:date="2025-03-13T16:08:00Z">
                  <w:rPr>
                    <w:lang w:eastAsia="ru-RU"/>
                  </w:rPr>
                </w:rPrChange>
              </w:rPr>
              <w:t>SOI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476C522F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2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Почва</w:t>
            </w:r>
          </w:p>
        </w:tc>
      </w:tr>
      <w:tr w:rsidR="00A66D76" w14:paraId="6843E006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1F4E1EE4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2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1303C9DA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827" w:author="D.Kambarov" w:date="2025-03-13T16:08:00Z">
                  <w:rPr>
                    <w:bCs/>
                    <w:lang w:eastAsia="ru-RU"/>
                  </w:rPr>
                </w:rPrChange>
              </w:rPr>
              <w:pPrChange w:id="82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829" w:author="D.Kambarov" w:date="2025-03-13T16:08:00Z">
                  <w:rPr>
                    <w:lang w:eastAsia="ru-RU"/>
                  </w:rPr>
                </w:rPrChange>
              </w:rPr>
              <w:t>GRS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13636C71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3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Трава</w:t>
            </w:r>
          </w:p>
        </w:tc>
      </w:tr>
      <w:tr w:rsidR="00A66D76" w14:paraId="4F361F4B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0EF63022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3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15A135B0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832" w:author="D.Kambarov" w:date="2025-03-13T16:08:00Z">
                  <w:rPr>
                    <w:bCs/>
                    <w:lang w:eastAsia="ru-RU"/>
                  </w:rPr>
                </w:rPrChange>
              </w:rPr>
              <w:pPrChange w:id="83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834" w:author="D.Kambarov" w:date="2025-03-13T16:08:00Z">
                  <w:rPr>
                    <w:lang w:eastAsia="ru-RU"/>
                  </w:rPr>
                </w:rPrChange>
              </w:rPr>
              <w:t>STO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6495504A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3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Камень</w:t>
            </w:r>
          </w:p>
        </w:tc>
      </w:tr>
      <w:tr w:rsidR="00A66D76" w14:paraId="61AC9348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6A5B561D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3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4D037685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837" w:author="D.Kambarov" w:date="2025-03-13T16:08:00Z">
                  <w:rPr>
                    <w:bCs/>
                    <w:lang w:eastAsia="ru-RU"/>
                  </w:rPr>
                </w:rPrChange>
              </w:rPr>
              <w:pPrChange w:id="83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839" w:author="D.Kambarov" w:date="2025-03-13T16:08:00Z">
                  <w:rPr>
                    <w:lang w:eastAsia="ru-RU"/>
                  </w:rPr>
                </w:rPrChange>
              </w:rPr>
              <w:t>CLA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18E699F2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Глина</w:t>
            </w:r>
          </w:p>
        </w:tc>
      </w:tr>
      <w:tr w:rsidR="00A66D76" w14:paraId="4AFC8E49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349B1E1A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4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3DDEA955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842" w:author="D.Kambarov" w:date="2025-03-13T16:08:00Z">
                  <w:rPr>
                    <w:bCs/>
                    <w:lang w:eastAsia="ru-RU"/>
                  </w:rPr>
                </w:rPrChange>
              </w:rPr>
              <w:pPrChange w:id="84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844" w:author="D.Kambarov" w:date="2025-03-13T16:08:00Z">
                  <w:rPr>
                    <w:lang w:eastAsia="ru-RU"/>
                  </w:rPr>
                </w:rPrChange>
              </w:rPr>
              <w:t>CHI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2212EC36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Щебень</w:t>
            </w:r>
          </w:p>
        </w:tc>
      </w:tr>
      <w:tr w:rsidR="00A66D76" w14:paraId="1E2A04B8" w14:textId="77777777">
        <w:trPr>
          <w:trHeight w:val="315"/>
        </w:trPr>
        <w:tc>
          <w:tcPr>
            <w:tcW w:w="2127" w:type="dxa"/>
            <w:vMerge/>
            <w:vAlign w:val="center"/>
          </w:tcPr>
          <w:p w14:paraId="55EB68F9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4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43270C39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847" w:author="D.Kambarov" w:date="2025-03-13T16:08:00Z">
                  <w:rPr>
                    <w:bCs/>
                    <w:lang w:eastAsia="ru-RU"/>
                  </w:rPr>
                </w:rPrChange>
              </w:rPr>
              <w:pPrChange w:id="84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849" w:author="D.Kambarov" w:date="2025-03-13T16:08:00Z">
                  <w:rPr>
                    <w:lang w:eastAsia="ru-RU"/>
                  </w:rPr>
                </w:rPrChange>
              </w:rPr>
              <w:t>CLD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4C0CB289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5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Керамзит</w:t>
            </w:r>
          </w:p>
        </w:tc>
      </w:tr>
      <w:tr w:rsidR="00A66D76" w14:paraId="2B06271C" w14:textId="77777777">
        <w:trPr>
          <w:trHeight w:val="300"/>
        </w:trPr>
        <w:tc>
          <w:tcPr>
            <w:tcW w:w="2127" w:type="dxa"/>
            <w:vMerge w:val="restart"/>
            <w:shd w:val="clear" w:color="auto" w:fill="auto"/>
            <w:noWrap/>
            <w:vAlign w:val="center"/>
          </w:tcPr>
          <w:p w14:paraId="4D03BD3E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51" w:author="D.Kambarov" w:date="2025-03-13T16:08:00Z">
                <w:pPr>
                  <w:spacing w:after="0"/>
                  <w:jc w:val="center"/>
                </w:pPr>
              </w:pPrChange>
            </w:pPr>
            <w:r>
              <w:t>Металл</w:t>
            </w: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237FC86B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852" w:author="D.Kambarov" w:date="2025-03-13T16:08:00Z">
                  <w:rPr>
                    <w:bCs/>
                    <w:lang w:eastAsia="ru-RU"/>
                  </w:rPr>
                </w:rPrChange>
              </w:rPr>
              <w:pPrChange w:id="85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854" w:author="D.Kambarov" w:date="2025-03-13T16:08:00Z">
                  <w:rPr>
                    <w:lang w:eastAsia="ru-RU"/>
                  </w:rPr>
                </w:rPrChange>
              </w:rPr>
              <w:t>STE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783882FD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5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Сталь</w:t>
            </w:r>
          </w:p>
        </w:tc>
      </w:tr>
      <w:tr w:rsidR="00A66D76" w14:paraId="0F6D6C57" w14:textId="77777777">
        <w:trPr>
          <w:trHeight w:val="300"/>
        </w:trPr>
        <w:tc>
          <w:tcPr>
            <w:tcW w:w="2127" w:type="dxa"/>
            <w:vMerge/>
            <w:shd w:val="clear" w:color="FFFFFF" w:fill="FFFFFF"/>
            <w:noWrap/>
            <w:vAlign w:val="center"/>
          </w:tcPr>
          <w:p w14:paraId="2617391C" w14:textId="77777777" w:rsidR="00A66D76" w:rsidRDefault="00A66D76">
            <w:pPr>
              <w:pStyle w:val="OMDV"/>
              <w:jc w:val="left"/>
              <w:pPrChange w:id="856" w:author="D.Kambarov" w:date="2025-03-13T16:08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2551" w:type="dxa"/>
            <w:shd w:val="clear" w:color="FFFFFF" w:fill="FFFFFF"/>
            <w:noWrap/>
            <w:vAlign w:val="bottom"/>
          </w:tcPr>
          <w:p w14:paraId="63F6BC24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857" w:author="D.Kambarov" w:date="2025-03-13T16:08:00Z">
                  <w:rPr>
                    <w:lang w:eastAsia="ru-RU"/>
                  </w:rPr>
                </w:rPrChange>
              </w:rPr>
              <w:pPrChange w:id="85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859" w:author="D.Kambarov" w:date="2025-03-13T16:08:00Z">
                  <w:rPr>
                    <w:lang w:eastAsia="ru-RU"/>
                  </w:rPr>
                </w:rPrChange>
              </w:rPr>
              <w:t>STEc</w:t>
            </w:r>
          </w:p>
        </w:tc>
        <w:tc>
          <w:tcPr>
            <w:tcW w:w="5812" w:type="dxa"/>
            <w:shd w:val="clear" w:color="FFFFFF" w:fill="FFFFFF"/>
            <w:noWrap/>
            <w:vAlign w:val="center"/>
          </w:tcPr>
          <w:p w14:paraId="0B9C8A2C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6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Реечный потолок</w:t>
            </w:r>
          </w:p>
        </w:tc>
      </w:tr>
      <w:tr w:rsidR="00A66D76" w14:paraId="560E473D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73E1FB7A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6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3F79682A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862" w:author="D.Kambarov" w:date="2025-03-13T16:08:00Z">
                  <w:rPr>
                    <w:bCs/>
                    <w:lang w:eastAsia="ru-RU"/>
                  </w:rPr>
                </w:rPrChange>
              </w:rPr>
              <w:pPrChange w:id="86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864" w:author="D.Kambarov" w:date="2025-03-13T16:08:00Z">
                  <w:rPr>
                    <w:lang w:eastAsia="ru-RU"/>
                  </w:rPr>
                </w:rPrChange>
              </w:rPr>
              <w:t>COP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2F9DDC04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6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Медь</w:t>
            </w:r>
          </w:p>
        </w:tc>
      </w:tr>
      <w:tr w:rsidR="00A66D76" w14:paraId="71993A7A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7CCFDB6E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6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4D21F6DB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867" w:author="D.Kambarov" w:date="2025-03-13T16:08:00Z">
                  <w:rPr>
                    <w:bCs/>
                    <w:lang w:eastAsia="ru-RU"/>
                  </w:rPr>
                </w:rPrChange>
              </w:rPr>
              <w:pPrChange w:id="86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869" w:author="D.Kambarov" w:date="2025-03-13T16:08:00Z">
                  <w:rPr>
                    <w:lang w:eastAsia="ru-RU"/>
                  </w:rPr>
                </w:rPrChange>
              </w:rPr>
              <w:t>ALU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2B081EFB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7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Алюминий</w:t>
            </w:r>
          </w:p>
        </w:tc>
      </w:tr>
      <w:tr w:rsidR="00A66D76" w14:paraId="45593F61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1E655C79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7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31995511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872" w:author="D.Kambarov" w:date="2025-03-13T16:08:00Z">
                  <w:rPr>
                    <w:bCs/>
                    <w:lang w:eastAsia="ru-RU"/>
                  </w:rPr>
                </w:rPrChange>
              </w:rPr>
              <w:pPrChange w:id="87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874" w:author="D.Kambarov" w:date="2025-03-13T16:08:00Z">
                  <w:rPr>
                    <w:lang w:eastAsia="ru-RU"/>
                  </w:rPr>
                </w:rPrChange>
              </w:rPr>
              <w:t>BRO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62612F1C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7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Бронза</w:t>
            </w:r>
          </w:p>
        </w:tc>
      </w:tr>
      <w:tr w:rsidR="00A66D76" w14:paraId="72DC448D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0BE14FE5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7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5DC2CDFF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877" w:author="D.Kambarov" w:date="2025-03-13T16:08:00Z">
                  <w:rPr>
                    <w:bCs/>
                    <w:lang w:eastAsia="ru-RU"/>
                  </w:rPr>
                </w:rPrChange>
              </w:rPr>
              <w:pPrChange w:id="87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879" w:author="D.Kambarov" w:date="2025-03-13T16:08:00Z">
                  <w:rPr>
                    <w:lang w:eastAsia="ru-RU"/>
                  </w:rPr>
                </w:rPrChange>
              </w:rPr>
              <w:t>STA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15658642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8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Нержавеющая сталь</w:t>
            </w:r>
          </w:p>
        </w:tc>
      </w:tr>
      <w:tr w:rsidR="00A66D76" w14:paraId="5B9D69C1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073EC65E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8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0E4CC26B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882" w:author="D.Kambarov" w:date="2025-03-13T16:08:00Z">
                  <w:rPr>
                    <w:bCs/>
                    <w:lang w:eastAsia="ru-RU"/>
                  </w:rPr>
                </w:rPrChange>
              </w:rPr>
              <w:pPrChange w:id="88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884" w:author="D.Kambarov" w:date="2025-03-13T16:08:00Z">
                  <w:rPr>
                    <w:lang w:eastAsia="ru-RU"/>
                  </w:rPr>
                </w:rPrChange>
              </w:rPr>
              <w:t>PAT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31CB342D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8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Патина</w:t>
            </w:r>
          </w:p>
        </w:tc>
      </w:tr>
      <w:tr w:rsidR="00A66D76" w14:paraId="084F0D1E" w14:textId="77777777">
        <w:trPr>
          <w:trHeight w:val="315"/>
        </w:trPr>
        <w:tc>
          <w:tcPr>
            <w:tcW w:w="2127" w:type="dxa"/>
            <w:vMerge/>
            <w:vAlign w:val="center"/>
          </w:tcPr>
          <w:p w14:paraId="40EEEEEC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8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2950BD76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887" w:author="D.Kambarov" w:date="2025-03-13T16:08:00Z">
                  <w:rPr>
                    <w:bCs/>
                    <w:lang w:eastAsia="ru-RU"/>
                  </w:rPr>
                </w:rPrChange>
              </w:rPr>
              <w:pPrChange w:id="88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889" w:author="D.Kambarov" w:date="2025-03-13T16:08:00Z">
                  <w:rPr>
                    <w:lang w:eastAsia="ru-RU"/>
                  </w:rPr>
                </w:rPrChange>
              </w:rPr>
              <w:t>COM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198116A9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9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Композит</w:t>
            </w:r>
          </w:p>
        </w:tc>
      </w:tr>
      <w:tr w:rsidR="00A66D76" w14:paraId="00498C5A" w14:textId="77777777">
        <w:trPr>
          <w:trHeight w:val="300"/>
        </w:trPr>
        <w:tc>
          <w:tcPr>
            <w:tcW w:w="2127" w:type="dxa"/>
            <w:vMerge w:val="restart"/>
            <w:shd w:val="clear" w:color="auto" w:fill="auto"/>
            <w:noWrap/>
            <w:vAlign w:val="center"/>
          </w:tcPr>
          <w:p w14:paraId="5BB6E275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91" w:author="D.Kambarov" w:date="2025-03-13T16:08:00Z">
                <w:pPr>
                  <w:spacing w:after="0"/>
                  <w:jc w:val="center"/>
                </w:pPr>
              </w:pPrChange>
            </w:pPr>
            <w:r>
              <w:rPr>
                <w:lang w:eastAsia="ru-RU"/>
              </w:rPr>
              <w:t>Древесина</w:t>
            </w: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121A82F1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892" w:author="D.Kambarov" w:date="2025-03-13T16:08:00Z">
                  <w:rPr>
                    <w:bCs/>
                    <w:lang w:eastAsia="ru-RU"/>
                  </w:rPr>
                </w:rPrChange>
              </w:rPr>
              <w:pPrChange w:id="89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894" w:author="D.Kambarov" w:date="2025-03-13T16:08:00Z">
                  <w:rPr>
                    <w:lang w:eastAsia="ru-RU"/>
                  </w:rPr>
                </w:rPrChange>
              </w:rPr>
              <w:t>VEN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1E1E0243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9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Шпон</w:t>
            </w:r>
          </w:p>
        </w:tc>
      </w:tr>
      <w:tr w:rsidR="00A66D76" w14:paraId="0072A19B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2099FB2A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9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4E454304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897" w:author="D.Kambarov" w:date="2025-03-13T16:08:00Z">
                  <w:rPr>
                    <w:bCs/>
                    <w:lang w:eastAsia="ru-RU"/>
                  </w:rPr>
                </w:rPrChange>
              </w:rPr>
              <w:pPrChange w:id="89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899" w:author="D.Kambarov" w:date="2025-03-13T16:08:00Z">
                  <w:rPr>
                    <w:lang w:eastAsia="ru-RU"/>
                  </w:rPr>
                </w:rPrChange>
              </w:rPr>
              <w:t>PLY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5228C0A0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90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Фанера</w:t>
            </w:r>
          </w:p>
        </w:tc>
      </w:tr>
      <w:tr w:rsidR="00A66D76" w14:paraId="71D865B8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48AE64DD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90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65605CE8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902" w:author="D.Kambarov" w:date="2025-03-13T16:08:00Z">
                  <w:rPr>
                    <w:bCs/>
                    <w:lang w:eastAsia="ru-RU"/>
                  </w:rPr>
                </w:rPrChange>
              </w:rPr>
              <w:pPrChange w:id="90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904" w:author="D.Kambarov" w:date="2025-03-13T16:08:00Z">
                  <w:rPr>
                    <w:lang w:eastAsia="ru-RU"/>
                  </w:rPr>
                </w:rPrChange>
              </w:rPr>
              <w:t>HDF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3CD927CB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90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ДВП</w:t>
            </w:r>
          </w:p>
        </w:tc>
      </w:tr>
      <w:tr w:rsidR="00A66D76" w14:paraId="4241008C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15C32EEB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90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7BEBB693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907" w:author="D.Kambarov" w:date="2025-03-13T16:08:00Z">
                  <w:rPr>
                    <w:bCs/>
                    <w:lang w:eastAsia="ru-RU"/>
                  </w:rPr>
                </w:rPrChange>
              </w:rPr>
              <w:pPrChange w:id="90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909" w:author="D.Kambarov" w:date="2025-03-13T16:08:00Z">
                  <w:rPr>
                    <w:lang w:eastAsia="ru-RU"/>
                  </w:rPr>
                </w:rPrChange>
              </w:rPr>
              <w:t>MDF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1CC81100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91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МДФ</w:t>
            </w:r>
          </w:p>
        </w:tc>
      </w:tr>
      <w:tr w:rsidR="00A66D76" w14:paraId="22C4BA3B" w14:textId="77777777">
        <w:trPr>
          <w:trHeight w:val="315"/>
        </w:trPr>
        <w:tc>
          <w:tcPr>
            <w:tcW w:w="2127" w:type="dxa"/>
            <w:vMerge/>
            <w:vAlign w:val="center"/>
          </w:tcPr>
          <w:p w14:paraId="52BEC2A4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91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7B3DE7DD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912" w:author="D.Kambarov" w:date="2025-03-13T16:08:00Z">
                  <w:rPr>
                    <w:bCs/>
                    <w:lang w:eastAsia="ru-RU"/>
                  </w:rPr>
                </w:rPrChange>
              </w:rPr>
              <w:pPrChange w:id="91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914" w:author="D.Kambarov" w:date="2025-03-13T16:08:00Z">
                  <w:rPr>
                    <w:lang w:eastAsia="ru-RU"/>
                  </w:rPr>
                </w:rPrChange>
              </w:rPr>
              <w:t>GLW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10F504C5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91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Клееная древесина</w:t>
            </w:r>
          </w:p>
        </w:tc>
      </w:tr>
      <w:tr w:rsidR="00A66D76" w14:paraId="61FBF291" w14:textId="77777777">
        <w:trPr>
          <w:trHeight w:val="300"/>
        </w:trPr>
        <w:tc>
          <w:tcPr>
            <w:tcW w:w="2127" w:type="dxa"/>
            <w:vMerge w:val="restart"/>
            <w:shd w:val="clear" w:color="auto" w:fill="auto"/>
            <w:noWrap/>
            <w:vAlign w:val="center"/>
          </w:tcPr>
          <w:p w14:paraId="702939E7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916" w:author="D.Kambarov" w:date="2025-03-13T16:08:00Z">
                <w:pPr>
                  <w:spacing w:after="0"/>
                  <w:jc w:val="center"/>
                </w:pPr>
              </w:pPrChange>
            </w:pPr>
            <w:r>
              <w:rPr>
                <w:lang w:eastAsia="ru-RU"/>
              </w:rPr>
              <w:t>Стекло</w:t>
            </w: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789F5644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917" w:author="D.Kambarov" w:date="2025-03-13T16:08:00Z">
                  <w:rPr>
                    <w:bCs/>
                    <w:lang w:eastAsia="ru-RU"/>
                  </w:rPr>
                </w:rPrChange>
              </w:rPr>
              <w:pPrChange w:id="91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919" w:author="D.Kambarov" w:date="2025-03-13T16:08:00Z">
                  <w:rPr>
                    <w:lang w:eastAsia="ru-RU"/>
                  </w:rPr>
                </w:rPrChange>
              </w:rPr>
              <w:t>GLA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13BD5894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92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Стекло</w:t>
            </w:r>
          </w:p>
        </w:tc>
      </w:tr>
      <w:tr w:rsidR="00A66D76" w14:paraId="4A74F709" w14:textId="77777777">
        <w:trPr>
          <w:trHeight w:val="315"/>
        </w:trPr>
        <w:tc>
          <w:tcPr>
            <w:tcW w:w="2127" w:type="dxa"/>
            <w:vMerge/>
            <w:vAlign w:val="center"/>
          </w:tcPr>
          <w:p w14:paraId="1995857C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92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182EB39A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922" w:author="D.Kambarov" w:date="2025-03-13T16:08:00Z">
                  <w:rPr>
                    <w:bCs/>
                    <w:lang w:eastAsia="ru-RU"/>
                  </w:rPr>
                </w:rPrChange>
              </w:rPr>
              <w:pPrChange w:id="92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924" w:author="D.Kambarov" w:date="2025-03-13T16:08:00Z">
                  <w:rPr>
                    <w:lang w:eastAsia="ru-RU"/>
                  </w:rPr>
                </w:rPrChange>
              </w:rPr>
              <w:t>MIR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52ACCE58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92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Зеркало</w:t>
            </w:r>
          </w:p>
        </w:tc>
      </w:tr>
      <w:tr w:rsidR="00A66D76" w14:paraId="3FF01C15" w14:textId="77777777">
        <w:trPr>
          <w:trHeight w:val="300"/>
        </w:trPr>
        <w:tc>
          <w:tcPr>
            <w:tcW w:w="2127" w:type="dxa"/>
            <w:vMerge w:val="restart"/>
            <w:shd w:val="clear" w:color="auto" w:fill="auto"/>
            <w:noWrap/>
            <w:vAlign w:val="center"/>
          </w:tcPr>
          <w:p w14:paraId="0435F1C9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926" w:author="D.Kambarov" w:date="2025-03-13T16:08:00Z">
                <w:pPr>
                  <w:spacing w:after="0"/>
                  <w:jc w:val="center"/>
                </w:pPr>
              </w:pPrChange>
            </w:pPr>
            <w:r>
              <w:rPr>
                <w:lang w:eastAsia="ru-RU"/>
              </w:rPr>
              <w:t>Другое</w:t>
            </w: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24895382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927" w:author="D.Kambarov" w:date="2025-03-13T16:08:00Z">
                  <w:rPr>
                    <w:bCs/>
                    <w:lang w:eastAsia="ru-RU"/>
                  </w:rPr>
                </w:rPrChange>
              </w:rPr>
              <w:pPrChange w:id="92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929" w:author="D.Kambarov" w:date="2025-03-13T16:08:00Z">
                  <w:rPr>
                    <w:lang w:eastAsia="ru-RU"/>
                  </w:rPr>
                </w:rPrChange>
              </w:rPr>
              <w:t>AIR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43557180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93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Воздушный зазор</w:t>
            </w:r>
          </w:p>
        </w:tc>
      </w:tr>
      <w:tr w:rsidR="00A66D76" w14:paraId="3EDA52CE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797230A3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93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2CC0C358" w14:textId="77777777" w:rsidR="00A66D76" w:rsidRPr="00884A1F" w:rsidRDefault="00C835C6">
            <w:pPr>
              <w:pStyle w:val="OMDV"/>
              <w:rPr>
                <w:b/>
                <w:bCs/>
                <w:lang w:val="en-US" w:eastAsia="ru-RU"/>
                <w:rPrChange w:id="932" w:author="D.Kambarov" w:date="2025-03-13T16:08:00Z">
                  <w:rPr>
                    <w:lang w:val="en-US" w:eastAsia="ru-RU"/>
                  </w:rPr>
                </w:rPrChange>
              </w:rPr>
              <w:pPrChange w:id="93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val="en-US" w:eastAsia="ru-RU"/>
                <w:rPrChange w:id="934" w:author="D.Kambarov" w:date="2025-03-13T16:08:00Z">
                  <w:rPr>
                    <w:lang w:val="en-US" w:eastAsia="ru-RU"/>
                  </w:rPr>
                </w:rPrChange>
              </w:rPr>
              <w:t>PST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7A12D09F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93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Брусчатка</w:t>
            </w:r>
          </w:p>
        </w:tc>
      </w:tr>
      <w:tr w:rsidR="00A66D76" w14:paraId="09F04542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58A78A2B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93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2E6C6B97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937" w:author="D.Kambarov" w:date="2025-03-13T16:08:00Z">
                  <w:rPr>
                    <w:bCs/>
                    <w:lang w:eastAsia="ru-RU"/>
                  </w:rPr>
                </w:rPrChange>
              </w:rPr>
              <w:pPrChange w:id="93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939" w:author="D.Kambarov" w:date="2025-03-13T16:08:00Z">
                  <w:rPr>
                    <w:lang w:eastAsia="ru-RU"/>
                  </w:rPr>
                </w:rPrChange>
              </w:rPr>
              <w:t>PLS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10683CC7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94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Пластик</w:t>
            </w:r>
          </w:p>
        </w:tc>
      </w:tr>
      <w:tr w:rsidR="00A66D76" w14:paraId="2EA0D4FC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619DB9D5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94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7AEF1DCE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942" w:author="D.Kambarov" w:date="2025-03-13T16:08:00Z">
                  <w:rPr>
                    <w:bCs/>
                    <w:lang w:eastAsia="ru-RU"/>
                  </w:rPr>
                </w:rPrChange>
              </w:rPr>
              <w:pPrChange w:id="94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944" w:author="D.Kambarov" w:date="2025-03-13T16:08:00Z">
                  <w:rPr>
                    <w:lang w:eastAsia="ru-RU"/>
                  </w:rPr>
                </w:rPrChange>
              </w:rPr>
              <w:t>WAT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42576A96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94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Вода</w:t>
            </w:r>
          </w:p>
        </w:tc>
      </w:tr>
      <w:tr w:rsidR="00A66D76" w14:paraId="5DB33852" w14:textId="77777777">
        <w:trPr>
          <w:trHeight w:val="300"/>
        </w:trPr>
        <w:tc>
          <w:tcPr>
            <w:tcW w:w="2127" w:type="dxa"/>
            <w:vMerge/>
            <w:vAlign w:val="center"/>
          </w:tcPr>
          <w:p w14:paraId="6B178EE0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94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01D12496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947" w:author="D.Kambarov" w:date="2025-03-13T16:08:00Z">
                  <w:rPr>
                    <w:bCs/>
                    <w:lang w:eastAsia="ru-RU"/>
                  </w:rPr>
                </w:rPrChange>
              </w:rPr>
              <w:pPrChange w:id="94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949" w:author="D.Kambarov" w:date="2025-03-13T16:08:00Z">
                  <w:rPr>
                    <w:lang w:eastAsia="ru-RU"/>
                  </w:rPr>
                </w:rPrChange>
              </w:rPr>
              <w:t>AGG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4F752FAF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95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Заполнитель</w:t>
            </w:r>
          </w:p>
        </w:tc>
      </w:tr>
      <w:tr w:rsidR="00A66D76" w14:paraId="4AF890AD" w14:textId="77777777">
        <w:trPr>
          <w:trHeight w:val="315"/>
        </w:trPr>
        <w:tc>
          <w:tcPr>
            <w:tcW w:w="2127" w:type="dxa"/>
            <w:vMerge/>
            <w:vAlign w:val="center"/>
          </w:tcPr>
          <w:p w14:paraId="3F849A46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95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5D1F4C44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952" w:author="D.Kambarov" w:date="2025-03-13T16:08:00Z">
                  <w:rPr>
                    <w:lang w:eastAsia="ru-RU"/>
                  </w:rPr>
                </w:rPrChange>
              </w:rPr>
              <w:pPrChange w:id="95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val="en-US" w:eastAsia="ru-RU"/>
                <w:rPrChange w:id="954" w:author="D.Kambarov" w:date="2025-03-13T16:08:00Z">
                  <w:rPr>
                    <w:lang w:val="en-US" w:eastAsia="ru-RU"/>
                  </w:rPr>
                </w:rPrChange>
              </w:rPr>
              <w:t>GRN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14BDA891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95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Гранит</w:t>
            </w:r>
          </w:p>
        </w:tc>
      </w:tr>
      <w:tr w:rsidR="00A66D76" w14:paraId="77804629" w14:textId="77777777">
        <w:trPr>
          <w:trHeight w:val="315"/>
        </w:trPr>
        <w:tc>
          <w:tcPr>
            <w:tcW w:w="2127" w:type="dxa"/>
            <w:vMerge/>
            <w:vAlign w:val="center"/>
          </w:tcPr>
          <w:p w14:paraId="3CD31A0F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956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099B89CB" w14:textId="77777777" w:rsidR="00A66D76" w:rsidRPr="00884A1F" w:rsidRDefault="00C835C6">
            <w:pPr>
              <w:pStyle w:val="OMDV"/>
              <w:rPr>
                <w:b/>
                <w:bCs/>
                <w:lang w:val="en-US" w:eastAsia="ru-RU"/>
                <w:rPrChange w:id="957" w:author="D.Kambarov" w:date="2025-03-13T16:08:00Z">
                  <w:rPr>
                    <w:lang w:val="en-US" w:eastAsia="ru-RU"/>
                  </w:rPr>
                </w:rPrChange>
              </w:rPr>
              <w:pPrChange w:id="95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val="en-US" w:eastAsia="ru-RU"/>
                <w:rPrChange w:id="959" w:author="D.Kambarov" w:date="2025-03-13T16:08:00Z">
                  <w:rPr>
                    <w:lang w:val="en-US" w:eastAsia="ru-RU"/>
                  </w:rPr>
                </w:rPrChange>
              </w:rPr>
              <w:t>MRB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2F01EA24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960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Мрамор</w:t>
            </w:r>
          </w:p>
        </w:tc>
      </w:tr>
      <w:tr w:rsidR="00A66D76" w14:paraId="3502BF62" w14:textId="77777777">
        <w:trPr>
          <w:trHeight w:val="315"/>
        </w:trPr>
        <w:tc>
          <w:tcPr>
            <w:tcW w:w="2127" w:type="dxa"/>
            <w:vMerge/>
            <w:vAlign w:val="center"/>
          </w:tcPr>
          <w:p w14:paraId="0F107FFE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961" w:author="D.Kambarov" w:date="2025-03-13T16:08:00Z">
                <w:pPr>
                  <w:spacing w:after="0"/>
                </w:pPr>
              </w:pPrChange>
            </w:pP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070AF8BC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962" w:author="D.Kambarov" w:date="2025-03-13T16:08:00Z">
                  <w:rPr>
                    <w:bCs/>
                    <w:lang w:eastAsia="ru-RU"/>
                  </w:rPr>
                </w:rPrChange>
              </w:rPr>
              <w:pPrChange w:id="963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eastAsia="ru-RU"/>
                <w:rPrChange w:id="964" w:author="D.Kambarov" w:date="2025-03-13T16:08:00Z">
                  <w:rPr>
                    <w:lang w:eastAsia="ru-RU"/>
                  </w:rPr>
                </w:rPrChange>
              </w:rPr>
              <w:t>TEX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4AF50662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965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Текстиль</w:t>
            </w:r>
          </w:p>
        </w:tc>
      </w:tr>
      <w:tr w:rsidR="00A66D76" w14:paraId="7C93B610" w14:textId="77777777">
        <w:trPr>
          <w:trHeight w:val="315"/>
        </w:trPr>
        <w:tc>
          <w:tcPr>
            <w:tcW w:w="2127" w:type="dxa"/>
            <w:vAlign w:val="center"/>
          </w:tcPr>
          <w:p w14:paraId="4574EE04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966" w:author="D.Kambarov" w:date="2025-03-13T16:08:00Z">
                <w:pPr>
                  <w:spacing w:after="0"/>
                </w:pPr>
              </w:pPrChange>
            </w:pPr>
            <w:r>
              <w:rPr>
                <w:lang w:eastAsia="ru-RU"/>
              </w:rPr>
              <w:t>Условный материал</w:t>
            </w: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31DBDA02" w14:textId="77777777" w:rsidR="00A66D76" w:rsidRPr="00884A1F" w:rsidRDefault="00C835C6">
            <w:pPr>
              <w:pStyle w:val="OMDV"/>
              <w:rPr>
                <w:b/>
                <w:bCs/>
                <w:lang w:val="en-US" w:eastAsia="ru-RU"/>
                <w:rPrChange w:id="967" w:author="D.Kambarov" w:date="2025-03-13T16:08:00Z">
                  <w:rPr>
                    <w:lang w:val="en-US" w:eastAsia="ru-RU"/>
                  </w:rPr>
                </w:rPrChange>
              </w:rPr>
              <w:pPrChange w:id="968" w:author="D.Kambarov" w:date="2025-03-13T16:08:00Z">
                <w:pPr>
                  <w:spacing w:after="0"/>
                </w:pPr>
              </w:pPrChange>
            </w:pPr>
            <w:r w:rsidRPr="00884A1F">
              <w:rPr>
                <w:b/>
                <w:bCs/>
                <w:lang w:val="en-US" w:eastAsia="ru-RU"/>
                <w:rPrChange w:id="969" w:author="D.Kambarov" w:date="2025-03-13T16:08:00Z">
                  <w:rPr>
                    <w:lang w:val="en-US" w:eastAsia="ru-RU"/>
                  </w:rPr>
                </w:rPrChange>
              </w:rPr>
              <w:t>NULL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14:paraId="5A474E4D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970" w:author="D.Kambarov" w:date="2025-03-13T16:08:00Z">
                <w:pPr>
                  <w:spacing w:after="0"/>
                </w:pPr>
              </w:pPrChange>
            </w:pPr>
          </w:p>
        </w:tc>
      </w:tr>
    </w:tbl>
    <w:p w14:paraId="49BC78B3" w14:textId="77777777" w:rsidR="00A66D76" w:rsidRDefault="00A66D76">
      <w:pPr>
        <w:rPr>
          <w:lang w:eastAsia="fr-FR"/>
        </w:rPr>
        <w:pPrChange w:id="971" w:author="D.Kambarov" w:date="2025-03-13T14:02:00Z">
          <w:pPr>
            <w:pStyle w:val="af1"/>
            <w:ind w:left="993"/>
          </w:pPr>
        </w:pPrChange>
      </w:pPr>
    </w:p>
    <w:p w14:paraId="5E6F52A7" w14:textId="77777777" w:rsidR="00A66D76" w:rsidRDefault="00C835C6">
      <w:pPr>
        <w:pStyle w:val="OMDV2"/>
        <w:jc w:val="left"/>
        <w:pPrChange w:id="972" w:author="D.Kambarov" w:date="2025-03-13T14:30:00Z">
          <w:pPr>
            <w:pStyle w:val="af1"/>
            <w:numPr>
              <w:ilvl w:val="1"/>
              <w:numId w:val="34"/>
            </w:numPr>
            <w:ind w:left="709" w:hanging="709"/>
          </w:pPr>
        </w:pPrChange>
      </w:pPr>
      <w:r w:rsidRPr="008037B5">
        <w:rPr>
          <w:lang w:val="ru-RU"/>
          <w:rPrChange w:id="973" w:author="D.Kambarov" w:date="2025-03-13T17:33:00Z">
            <w:rPr/>
          </w:rPrChange>
        </w:rPr>
        <w:t xml:space="preserve">Всем элементам в моделях на стадии РД должен быть назначен параметр </w:t>
      </w:r>
      <w:r>
        <w:rPr>
          <w:i/>
          <w:iCs/>
        </w:rPr>
        <w:t>OMDV</w:t>
      </w:r>
      <w:r w:rsidRPr="008037B5">
        <w:rPr>
          <w:i/>
          <w:iCs/>
          <w:lang w:val="ru-RU"/>
          <w:rPrChange w:id="974" w:author="D.Kambarov" w:date="2025-03-13T17:33:00Z">
            <w:rPr>
              <w:i/>
              <w:iCs/>
            </w:rPr>
          </w:rPrChange>
        </w:rPr>
        <w:t>_Альбом</w:t>
      </w:r>
      <w:r w:rsidRPr="008037B5">
        <w:rPr>
          <w:lang w:val="ru-RU"/>
          <w:rPrChange w:id="975" w:author="D.Kambarov" w:date="2025-03-13T17:33:00Z">
            <w:rPr/>
          </w:rPrChange>
        </w:rPr>
        <w:t xml:space="preserve">, определяющий принадлежность элемента к альбому документации. </w:t>
      </w:r>
      <w:r w:rsidRPr="008037B5">
        <w:rPr>
          <w:lang w:val="ru-RU"/>
          <w:rPrChange w:id="976" w:author="D.Kambarov" w:date="2025-03-13T17:33:00Z">
            <w:rPr/>
          </w:rPrChange>
        </w:rPr>
        <w:br/>
      </w:r>
      <w:r>
        <w:rPr>
          <w:u w:val="single"/>
        </w:rPr>
        <w:t>Пример заполнения:</w:t>
      </w:r>
      <w:r>
        <w:t xml:space="preserve"> </w:t>
      </w:r>
      <w:r>
        <w:rPr>
          <w:b/>
          <w:bCs/>
        </w:rPr>
        <w:t>«КЖ1.2»</w:t>
      </w:r>
      <w:r>
        <w:t>;</w:t>
      </w:r>
      <w:r>
        <w:rPr>
          <w:b/>
          <w:bCs/>
        </w:rPr>
        <w:t xml:space="preserve"> «АР8»</w:t>
      </w:r>
      <w:r>
        <w:t>;</w:t>
      </w:r>
      <w:r>
        <w:rPr>
          <w:b/>
          <w:bCs/>
        </w:rPr>
        <w:t xml:space="preserve"> «CC»</w:t>
      </w:r>
      <w:r>
        <w:t>.</w:t>
      </w:r>
    </w:p>
    <w:p w14:paraId="6FC2B286" w14:textId="4849C3D3" w:rsidR="00A66D76" w:rsidRPr="00677ECD" w:rsidRDefault="00C835C6">
      <w:pPr>
        <w:pStyle w:val="OMDV2"/>
        <w:rPr>
          <w:lang w:val="ru-RU"/>
          <w:rPrChange w:id="977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978" w:author="D.Kambarov" w:date="2025-03-13T14:31:00Z">
          <w:pPr>
            <w:pStyle w:val="af1"/>
            <w:numPr>
              <w:ilvl w:val="1"/>
              <w:numId w:val="34"/>
            </w:numPr>
            <w:ind w:left="709" w:hanging="709"/>
          </w:pPr>
        </w:pPrChange>
      </w:pPr>
      <w:r w:rsidRPr="008037B5">
        <w:rPr>
          <w:lang w:val="ru-RU"/>
          <w:rPrChange w:id="979" w:author="D.Kambarov" w:date="2025-03-13T17:33:00Z">
            <w:rPr/>
          </w:rPrChange>
        </w:rPr>
        <w:t>Параметры</w:t>
      </w:r>
      <w:ins w:id="980" w:author="D.Kambarov" w:date="2025-03-13T17:53:00Z">
        <w:r w:rsidR="00100BB9">
          <w:rPr>
            <w:lang w:val="ru-RU"/>
          </w:rPr>
          <w:t xml:space="preserve"> </w:t>
        </w:r>
        <w:r w:rsidR="00100BB9">
          <w:t>OMDV</w:t>
        </w:r>
        <w:r w:rsidR="00100BB9" w:rsidRPr="00100BB9">
          <w:rPr>
            <w:lang w:val="ru-RU"/>
            <w:rPrChange w:id="981" w:author="D.Kambarov" w:date="2025-03-13T17:53:00Z">
              <w:rPr/>
            </w:rPrChange>
          </w:rPr>
          <w:t>_</w:t>
        </w:r>
        <w:r w:rsidR="00100BB9">
          <w:rPr>
            <w:lang w:val="ru-RU"/>
          </w:rPr>
          <w:t xml:space="preserve">Корпус, </w:t>
        </w:r>
        <w:r w:rsidR="00100BB9">
          <w:t>OMDV</w:t>
        </w:r>
        <w:r w:rsidR="00100BB9" w:rsidRPr="00100BB9">
          <w:rPr>
            <w:lang w:val="ru-RU"/>
            <w:rPrChange w:id="982" w:author="D.Kambarov" w:date="2025-03-13T17:53:00Z">
              <w:rPr/>
            </w:rPrChange>
          </w:rPr>
          <w:t>_</w:t>
        </w:r>
        <w:r w:rsidR="00100BB9">
          <w:rPr>
            <w:lang w:val="ru-RU"/>
          </w:rPr>
          <w:t>Тип строения,</w:t>
        </w:r>
      </w:ins>
      <w:r w:rsidRPr="008037B5">
        <w:rPr>
          <w:lang w:val="ru-RU"/>
          <w:rPrChange w:id="983" w:author="D.Kambarov" w:date="2025-03-13T17:33:00Z">
            <w:rPr/>
          </w:rPrChange>
        </w:rPr>
        <w:t xml:space="preserve"> </w:t>
      </w:r>
      <w:r>
        <w:t>OMDV</w:t>
      </w:r>
      <w:r w:rsidRPr="008037B5">
        <w:rPr>
          <w:lang w:val="ru-RU"/>
          <w:rPrChange w:id="984" w:author="D.Kambarov" w:date="2025-03-13T17:33:00Z">
            <w:rPr/>
          </w:rPrChange>
        </w:rPr>
        <w:t xml:space="preserve">_Группа конструкции, </w:t>
      </w:r>
      <w:r>
        <w:t>OMDV</w:t>
      </w:r>
      <w:r w:rsidRPr="008037B5">
        <w:rPr>
          <w:lang w:val="ru-RU"/>
          <w:rPrChange w:id="985" w:author="D.Kambarov" w:date="2025-03-13T17:33:00Z">
            <w:rPr/>
          </w:rPrChange>
        </w:rPr>
        <w:t xml:space="preserve">_Номер этажа, </w:t>
      </w:r>
      <w:r>
        <w:t>OMDV</w:t>
      </w:r>
      <w:r w:rsidRPr="008037B5">
        <w:rPr>
          <w:lang w:val="ru-RU"/>
          <w:rPrChange w:id="986" w:author="D.Kambarov" w:date="2025-03-13T17:33:00Z">
            <w:rPr/>
          </w:rPrChange>
        </w:rPr>
        <w:t xml:space="preserve">_Секция, </w:t>
      </w:r>
      <w:r>
        <w:t>OMDV</w:t>
      </w:r>
      <w:r w:rsidRPr="008037B5">
        <w:rPr>
          <w:lang w:val="ru-RU"/>
          <w:rPrChange w:id="987" w:author="D.Kambarov" w:date="2025-03-13T17:33:00Z">
            <w:rPr/>
          </w:rPrChange>
        </w:rPr>
        <w:t xml:space="preserve"> _Категория материала должны быть в группировке «Текст».</w:t>
      </w:r>
    </w:p>
    <w:p w14:paraId="1B47A110" w14:textId="6CC144E4" w:rsidR="00A66D76" w:rsidRPr="008037B5" w:rsidDel="003525C9" w:rsidRDefault="00C835C6">
      <w:pPr>
        <w:pStyle w:val="OMDV2"/>
        <w:rPr>
          <w:del w:id="988" w:author="D.Kambarov" w:date="2025-03-14T14:23:00Z"/>
          <w:highlight w:val="yellow"/>
          <w:rPrChange w:id="989" w:author="D.Kambarov" w:date="2025-03-13T17:33:00Z">
            <w:rPr>
              <w:del w:id="990" w:author="D.Kambarov" w:date="2025-03-14T14:23:00Z"/>
              <w:rFonts w:cstheme="minorHAnsi"/>
              <w:lang w:eastAsia="fr-FR"/>
            </w:rPr>
          </w:rPrChange>
        </w:rPr>
        <w:pPrChange w:id="991" w:author="D.Kambarov" w:date="2025-03-13T14:31:00Z">
          <w:pPr>
            <w:pStyle w:val="af1"/>
            <w:numPr>
              <w:ilvl w:val="1"/>
              <w:numId w:val="34"/>
            </w:numPr>
            <w:ind w:left="709" w:hanging="709"/>
          </w:pPr>
        </w:pPrChange>
      </w:pPr>
      <w:del w:id="992" w:author="D.Kambarov" w:date="2025-03-14T14:23:00Z">
        <w:r w:rsidRPr="008037B5" w:rsidDel="003525C9">
          <w:rPr>
            <w:highlight w:val="yellow"/>
            <w:rPrChange w:id="993" w:author="D.Kambarov" w:date="2025-03-13T17:33:00Z">
              <w:rPr>
                <w:rFonts w:cstheme="minorHAnsi"/>
              </w:rPr>
            </w:rPrChange>
          </w:rPr>
          <w:delText xml:space="preserve">При передаче информационных моделей Заказчику на этапах </w:delText>
        </w:r>
        <w:r w:rsidRPr="00C835C6" w:rsidDel="003525C9">
          <w:rPr>
            <w:b/>
            <w:highlight w:val="yellow"/>
            <w:rPrChange w:id="994" w:author="D.Kambarov" w:date="2025-02-18T11:06:00Z">
              <w:rPr>
                <w:rFonts w:cstheme="minorHAnsi"/>
                <w:b/>
              </w:rPr>
            </w:rPrChange>
          </w:rPr>
          <w:delText>BIM</w:delText>
        </w:r>
        <w:r w:rsidRPr="008037B5" w:rsidDel="003525C9">
          <w:rPr>
            <w:b/>
            <w:highlight w:val="yellow"/>
            <w:rPrChange w:id="995" w:author="D.Kambarov" w:date="2025-03-13T17:33:00Z">
              <w:rPr>
                <w:rFonts w:cstheme="minorHAnsi"/>
                <w:b/>
              </w:rPr>
            </w:rPrChange>
          </w:rPr>
          <w:delText xml:space="preserve"> (П-2), </w:delText>
        </w:r>
        <w:r w:rsidRPr="00C835C6" w:rsidDel="003525C9">
          <w:rPr>
            <w:b/>
            <w:highlight w:val="yellow"/>
            <w:rPrChange w:id="996" w:author="D.Kambarov" w:date="2025-02-18T11:06:00Z">
              <w:rPr>
                <w:rFonts w:cstheme="minorHAnsi"/>
                <w:b/>
              </w:rPr>
            </w:rPrChange>
          </w:rPr>
          <w:delText>BIM</w:delText>
        </w:r>
        <w:r w:rsidRPr="008037B5" w:rsidDel="003525C9">
          <w:rPr>
            <w:b/>
            <w:highlight w:val="yellow"/>
            <w:rPrChange w:id="997" w:author="D.Kambarov" w:date="2025-03-13T17:33:00Z">
              <w:rPr>
                <w:rFonts w:cstheme="minorHAnsi"/>
                <w:b/>
              </w:rPr>
            </w:rPrChange>
          </w:rPr>
          <w:delText xml:space="preserve"> (П-Итог), </w:delText>
        </w:r>
        <w:r w:rsidRPr="00C835C6" w:rsidDel="003525C9">
          <w:rPr>
            <w:b/>
            <w:highlight w:val="yellow"/>
            <w:rPrChange w:id="998" w:author="D.Kambarov" w:date="2025-02-18T11:06:00Z">
              <w:rPr>
                <w:rFonts w:cstheme="minorHAnsi"/>
                <w:b/>
              </w:rPr>
            </w:rPrChange>
          </w:rPr>
          <w:delText>BIM</w:delText>
        </w:r>
        <w:r w:rsidRPr="008037B5" w:rsidDel="003525C9">
          <w:rPr>
            <w:b/>
            <w:highlight w:val="yellow"/>
            <w:rPrChange w:id="999" w:author="D.Kambarov" w:date="2025-03-13T17:33:00Z">
              <w:rPr>
                <w:rFonts w:cstheme="minorHAnsi"/>
                <w:b/>
              </w:rPr>
            </w:rPrChange>
          </w:rPr>
          <w:delText xml:space="preserve"> (П+/Т), </w:delText>
        </w:r>
        <w:r w:rsidRPr="00C835C6" w:rsidDel="003525C9">
          <w:rPr>
            <w:b/>
            <w:highlight w:val="yellow"/>
            <w:rPrChange w:id="1000" w:author="D.Kambarov" w:date="2025-02-18T11:06:00Z">
              <w:rPr>
                <w:rFonts w:cstheme="minorHAnsi"/>
                <w:b/>
              </w:rPr>
            </w:rPrChange>
          </w:rPr>
          <w:delText>BIM</w:delText>
        </w:r>
        <w:r w:rsidRPr="008037B5" w:rsidDel="003525C9">
          <w:rPr>
            <w:b/>
            <w:highlight w:val="yellow"/>
            <w:rPrChange w:id="1001" w:author="D.Kambarov" w:date="2025-03-13T17:33:00Z">
              <w:rPr>
                <w:rFonts w:cstheme="minorHAnsi"/>
                <w:b/>
              </w:rPr>
            </w:rPrChange>
          </w:rPr>
          <w:delText xml:space="preserve"> (РД)</w:delText>
        </w:r>
        <w:r w:rsidRPr="008037B5" w:rsidDel="003525C9">
          <w:rPr>
            <w:highlight w:val="yellow"/>
            <w:rPrChange w:id="1002" w:author="D.Kambarov" w:date="2025-03-13T17:33:00Z">
              <w:rPr>
                <w:rFonts w:cstheme="minorHAnsi"/>
              </w:rPr>
            </w:rPrChange>
          </w:rPr>
          <w:delText xml:space="preserve"> из моделей </w:delText>
        </w:r>
        <w:commentRangeStart w:id="1003"/>
        <w:r w:rsidRPr="008037B5" w:rsidDel="003525C9">
          <w:rPr>
            <w:highlight w:val="yellow"/>
            <w:rPrChange w:id="1004" w:author="D.Kambarov" w:date="2025-03-13T17:33:00Z">
              <w:rPr>
                <w:rFonts w:cstheme="minorHAnsi"/>
              </w:rPr>
            </w:rPrChange>
          </w:rPr>
          <w:delText xml:space="preserve">должны быть удалены неиспользуемые </w:delText>
        </w:r>
        <w:commentRangeEnd w:id="1003"/>
        <w:r w:rsidDel="003525C9">
          <w:rPr>
            <w:rStyle w:val="aff6"/>
          </w:rPr>
          <w:commentReference w:id="1003"/>
        </w:r>
        <w:r w:rsidRPr="008037B5" w:rsidDel="003525C9">
          <w:rPr>
            <w:highlight w:val="yellow"/>
            <w:rPrChange w:id="1005" w:author="D.Kambarov" w:date="2025-03-13T17:33:00Z">
              <w:rPr>
                <w:rFonts w:cstheme="minorHAnsi"/>
              </w:rPr>
            </w:rPrChange>
          </w:rPr>
          <w:delText>при оформлении документации, а также для целей проверки информации в соответствии с данными требованиями и по запросу со стороны Заказчика элементы модели, семейства, виды, спецификации и листы.</w:delText>
        </w:r>
      </w:del>
    </w:p>
    <w:p w14:paraId="25FAA952" w14:textId="77777777" w:rsidR="00A66D76" w:rsidRPr="00677ECD" w:rsidRDefault="00C835C6">
      <w:pPr>
        <w:pStyle w:val="OMDV2"/>
        <w:rPr>
          <w:lang w:val="ru-RU"/>
          <w:rPrChange w:id="1006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007" w:author="D.Kambarov" w:date="2025-03-13T14:31:00Z">
          <w:pPr>
            <w:pStyle w:val="af1"/>
            <w:numPr>
              <w:ilvl w:val="1"/>
              <w:numId w:val="34"/>
            </w:numPr>
            <w:ind w:left="709" w:hanging="709"/>
          </w:pPr>
        </w:pPrChange>
      </w:pPr>
      <w:r w:rsidRPr="00DB0693">
        <w:rPr>
          <w:lang w:val="ru-RU"/>
          <w:rPrChange w:id="1008" w:author="D.Kambarov" w:date="2025-03-13T17:31:00Z">
            <w:rPr/>
          </w:rPrChange>
        </w:rPr>
        <w:t xml:space="preserve">Вставка узлов и прочих графических элементов в </w:t>
      </w:r>
      <w:r>
        <w:t>Revit</w:t>
      </w:r>
      <w:r w:rsidRPr="00DB0693">
        <w:rPr>
          <w:lang w:val="ru-RU"/>
          <w:rPrChange w:id="1009" w:author="D.Kambarov" w:date="2025-03-13T17:31:00Z">
            <w:rPr/>
          </w:rPrChange>
        </w:rPr>
        <w:t xml:space="preserve"> (выполненных в </w:t>
      </w:r>
      <w:r>
        <w:t>AutoCAD</w:t>
      </w:r>
      <w:r w:rsidRPr="00DB0693">
        <w:rPr>
          <w:lang w:val="ru-RU"/>
          <w:rPrChange w:id="1010" w:author="D.Kambarov" w:date="2025-03-13T17:31:00Z">
            <w:rPr/>
          </w:rPrChange>
        </w:rPr>
        <w:t xml:space="preserve">) должна осуществляться связью </w:t>
      </w:r>
      <w:r>
        <w:t>DWG</w:t>
      </w:r>
      <w:r w:rsidRPr="008037B5">
        <w:rPr>
          <w:lang w:val="ru-RU"/>
          <w:rPrChange w:id="1011" w:author="D.Kambarov" w:date="2025-03-13T17:33:00Z">
            <w:rPr/>
          </w:rPrChange>
        </w:rPr>
        <w:t xml:space="preserve">-файлов в модель. Все связанные элементы в формате </w:t>
      </w:r>
      <w:r>
        <w:t>DWG</w:t>
      </w:r>
      <w:r w:rsidRPr="008037B5">
        <w:rPr>
          <w:lang w:val="ru-RU"/>
          <w:rPrChange w:id="1012" w:author="D.Kambarov" w:date="2025-03-13T17:33:00Z">
            <w:rPr/>
          </w:rPrChange>
        </w:rPr>
        <w:t xml:space="preserve"> необходимо передавать Заказчику совместно с </w:t>
      </w:r>
      <w:r>
        <w:t>Revit</w:t>
      </w:r>
      <w:r w:rsidRPr="008037B5">
        <w:rPr>
          <w:lang w:val="ru-RU"/>
          <w:rPrChange w:id="1013" w:author="D.Kambarov" w:date="2025-03-13T17:33:00Z">
            <w:rPr/>
          </w:rPrChange>
        </w:rPr>
        <w:t xml:space="preserve"> файлом.</w:t>
      </w:r>
    </w:p>
    <w:p w14:paraId="1C3E85B5" w14:textId="77777777" w:rsidR="00A66D76" w:rsidRPr="00677ECD" w:rsidRDefault="00C835C6">
      <w:pPr>
        <w:pStyle w:val="OMDV2"/>
        <w:rPr>
          <w:lang w:val="ru-RU"/>
          <w:rPrChange w:id="1014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015" w:author="D.Kambarov" w:date="2025-03-13T14:31:00Z">
          <w:pPr>
            <w:pStyle w:val="af1"/>
            <w:numPr>
              <w:ilvl w:val="1"/>
              <w:numId w:val="34"/>
            </w:numPr>
            <w:ind w:left="709" w:hanging="709"/>
          </w:pPr>
        </w:pPrChange>
      </w:pPr>
      <w:r w:rsidRPr="00DB0693">
        <w:rPr>
          <w:lang w:val="ru-RU"/>
          <w:rPrChange w:id="1016" w:author="D.Kambarov" w:date="2025-03-13T17:31:00Z">
            <w:rPr/>
          </w:rPrChange>
        </w:rPr>
        <w:t xml:space="preserve">При оформлении документации и обмене информацией необходимо использовать площадные, количественные и идентификационные параметры с префиксом </w:t>
      </w:r>
      <w:r>
        <w:t>OMDV</w:t>
      </w:r>
      <w:r w:rsidRPr="00DB0693">
        <w:rPr>
          <w:lang w:val="ru-RU"/>
          <w:rPrChange w:id="1017" w:author="D.Kambarov" w:date="2025-03-13T17:31:00Z">
            <w:rPr/>
          </w:rPrChange>
        </w:rPr>
        <w:t xml:space="preserve"> (брать из общих параметров в ФОП Заказчика) в марках и спецификациях.</w:t>
      </w:r>
    </w:p>
    <w:p w14:paraId="259C3F35" w14:textId="77777777" w:rsidR="00A66D76" w:rsidRPr="00677ECD" w:rsidRDefault="00C835C6">
      <w:pPr>
        <w:pStyle w:val="OMDV2"/>
        <w:rPr>
          <w:lang w:val="ru-RU"/>
          <w:rPrChange w:id="1018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019" w:author="D.Kambarov" w:date="2025-03-13T14:31:00Z">
          <w:pPr>
            <w:pStyle w:val="af1"/>
            <w:numPr>
              <w:ilvl w:val="1"/>
              <w:numId w:val="34"/>
            </w:numPr>
            <w:ind w:left="709" w:hanging="709"/>
          </w:pPr>
        </w:pPrChange>
      </w:pPr>
      <w:r w:rsidRPr="008037B5">
        <w:rPr>
          <w:lang w:val="ru-RU"/>
          <w:rPrChange w:id="1020" w:author="D.Kambarov" w:date="2025-03-13T17:33:00Z">
            <w:rPr/>
          </w:rPrChange>
        </w:rPr>
        <w:t>Во всех площадных показателях для символа разделения используйте точку.</w:t>
      </w:r>
    </w:p>
    <w:p w14:paraId="76318E8C" w14:textId="77777777" w:rsidR="00A66D76" w:rsidRPr="00677ECD" w:rsidRDefault="00C835C6">
      <w:pPr>
        <w:pStyle w:val="OMDV2"/>
        <w:rPr>
          <w:lang w:val="ru-RU"/>
          <w:rPrChange w:id="1021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022" w:author="D.Kambarov" w:date="2025-03-13T14:31:00Z">
          <w:pPr>
            <w:pStyle w:val="af1"/>
            <w:numPr>
              <w:ilvl w:val="1"/>
              <w:numId w:val="34"/>
            </w:numPr>
            <w:ind w:left="709" w:hanging="709"/>
          </w:pPr>
        </w:pPrChange>
      </w:pPr>
      <w:r w:rsidRPr="008037B5">
        <w:rPr>
          <w:lang w:val="ru-RU"/>
          <w:rPrChange w:id="1023" w:author="D.Kambarov" w:date="2025-03-13T17:33:00Z">
            <w:rPr/>
          </w:rPrChange>
        </w:rPr>
        <w:t xml:space="preserve">Все спецификации в модели должны быть оформлены инструментами </w:t>
      </w:r>
      <w:r>
        <w:t>Revit</w:t>
      </w:r>
      <w:r w:rsidRPr="008037B5">
        <w:rPr>
          <w:lang w:val="ru-RU"/>
          <w:rPrChange w:id="1024" w:author="D.Kambarov" w:date="2025-03-13T17:33:00Z">
            <w:rPr/>
          </w:rPrChange>
        </w:rPr>
        <w:t xml:space="preserve">. При использовании стороннего ПО для оформления спецификаций – необходимо согласовать это в </w:t>
      </w:r>
      <w:r>
        <w:rPr>
          <w:b/>
        </w:rPr>
        <w:t>BEP</w:t>
      </w:r>
      <w:r w:rsidRPr="008037B5">
        <w:rPr>
          <w:lang w:val="ru-RU"/>
          <w:rPrChange w:id="1025" w:author="D.Kambarov" w:date="2025-03-13T17:33:00Z">
            <w:rPr/>
          </w:rPrChange>
        </w:rPr>
        <w:t>.</w:t>
      </w:r>
    </w:p>
    <w:p w14:paraId="663676D6" w14:textId="77777777" w:rsidR="00A66D76" w:rsidRDefault="00C835C6">
      <w:pPr>
        <w:pStyle w:val="OMDV2"/>
        <w:pPrChange w:id="1026" w:author="D.Kambarov" w:date="2025-03-13T14:31:00Z">
          <w:pPr>
            <w:pStyle w:val="af1"/>
            <w:numPr>
              <w:ilvl w:val="1"/>
              <w:numId w:val="34"/>
            </w:numPr>
            <w:ind w:left="709" w:hanging="709"/>
          </w:pPr>
        </w:pPrChange>
      </w:pPr>
      <w:proofErr w:type="spellStart"/>
      <w:r>
        <w:rPr>
          <w:b/>
          <w:u w:val="single"/>
        </w:rPr>
        <w:t>Категорически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запрещается</w:t>
      </w:r>
      <w:proofErr w:type="spellEnd"/>
      <w:r>
        <w:rPr>
          <w:b/>
          <w:u w:val="single"/>
        </w:rPr>
        <w:t>:</w:t>
      </w:r>
    </w:p>
    <w:p w14:paraId="5279D1D3" w14:textId="396804EB" w:rsidR="00A66D76" w:rsidRDefault="00C835C6">
      <w:pPr>
        <w:pStyle w:val="OMDV3"/>
        <w:pPrChange w:id="1027" w:author="D.Kambarov" w:date="2025-03-13T16:31:00Z">
          <w:pPr>
            <w:pStyle w:val="OM"/>
            <w:numPr>
              <w:ilvl w:val="2"/>
              <w:numId w:val="34"/>
            </w:numPr>
            <w:ind w:left="992" w:hanging="720"/>
          </w:pPr>
        </w:pPrChange>
      </w:pPr>
      <w:r w:rsidRPr="008037B5">
        <w:rPr>
          <w:lang w:val="ru-RU"/>
          <w:rPrChange w:id="1028" w:author="D.Kambarov" w:date="2025-03-13T17:33:00Z">
            <w:rPr/>
          </w:rPrChange>
        </w:rPr>
        <w:t>Использование вспомогательных линий (</w:t>
      </w:r>
      <w:r>
        <w:rPr>
          <w:i/>
          <w:iCs/>
        </w:rPr>
        <w:t>Model</w:t>
      </w:r>
      <w:r w:rsidRPr="008037B5">
        <w:rPr>
          <w:i/>
          <w:iCs/>
          <w:lang w:val="ru-RU"/>
          <w:rPrChange w:id="1029" w:author="D.Kambarov" w:date="2025-03-13T17:33:00Z">
            <w:rPr>
              <w:i/>
              <w:iCs/>
            </w:rPr>
          </w:rPrChange>
        </w:rPr>
        <w:t>/</w:t>
      </w:r>
      <w:r>
        <w:rPr>
          <w:i/>
          <w:iCs/>
        </w:rPr>
        <w:t>Detail</w:t>
      </w:r>
      <w:r w:rsidRPr="008037B5">
        <w:rPr>
          <w:i/>
          <w:iCs/>
          <w:lang w:val="ru-RU"/>
          <w:rPrChange w:id="1030" w:author="D.Kambarov" w:date="2025-03-13T17:33:00Z">
            <w:rPr>
              <w:i/>
              <w:iCs/>
            </w:rPr>
          </w:rPrChange>
        </w:rPr>
        <w:t xml:space="preserve"> </w:t>
      </w:r>
      <w:r>
        <w:rPr>
          <w:i/>
          <w:iCs/>
        </w:rPr>
        <w:t>lines</w:t>
      </w:r>
      <w:r w:rsidRPr="008037B5">
        <w:rPr>
          <w:lang w:val="ru-RU"/>
          <w:rPrChange w:id="1031" w:author="D.Kambarov" w:date="2025-03-13T17:33:00Z">
            <w:rPr/>
          </w:rPrChange>
        </w:rPr>
        <w:t>) на планах и разрезах</w:t>
      </w:r>
      <w:del w:id="1032" w:author="D.Kambarov" w:date="2025-03-17T14:15:00Z">
        <w:r w:rsidRPr="008037B5" w:rsidDel="00FC2835">
          <w:rPr>
            <w:lang w:val="ru-RU"/>
            <w:rPrChange w:id="1033" w:author="D.Kambarov" w:date="2025-03-13T17:33:00Z">
              <w:rPr/>
            </w:rPrChange>
          </w:rPr>
          <w:delText>,</w:delText>
        </w:r>
      </w:del>
      <w:r w:rsidRPr="008037B5">
        <w:rPr>
          <w:lang w:val="ru-RU"/>
          <w:rPrChange w:id="1034" w:author="D.Kambarov" w:date="2025-03-13T17:33:00Z">
            <w:rPr/>
          </w:rPrChange>
        </w:rPr>
        <w:t xml:space="preserve"> для обводки элементов модели, а также в качестве замены марок и аннотаций. Использование линий допускается исключительно на узлах для улучшения качества графики чертежей. </w:t>
      </w:r>
      <w:r>
        <w:t>Требование не распространяется на разделы и подразделы ЭОМ, СС.</w:t>
      </w:r>
    </w:p>
    <w:p w14:paraId="26735C94" w14:textId="77777777" w:rsidR="00A66D76" w:rsidRPr="00677ECD" w:rsidRDefault="00C835C6">
      <w:pPr>
        <w:pStyle w:val="OMDV3"/>
        <w:rPr>
          <w:lang w:val="ru-RU"/>
          <w:rPrChange w:id="1035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036" w:author="D.Kambarov" w:date="2025-03-13T16:31:00Z">
          <w:pPr>
            <w:pStyle w:val="OM"/>
            <w:numPr>
              <w:ilvl w:val="2"/>
              <w:numId w:val="34"/>
            </w:numPr>
            <w:ind w:left="992" w:hanging="720"/>
          </w:pPr>
        </w:pPrChange>
      </w:pPr>
      <w:r w:rsidRPr="008037B5">
        <w:rPr>
          <w:lang w:val="ru-RU"/>
          <w:rPrChange w:id="1037" w:author="D.Kambarov" w:date="2025-03-13T17:33:00Z">
            <w:rPr/>
          </w:rPrChange>
        </w:rPr>
        <w:t xml:space="preserve">Использование инструментов ручного ввода данных таких, как </w:t>
      </w:r>
      <w:r w:rsidRPr="008037B5">
        <w:rPr>
          <w:i/>
          <w:iCs/>
          <w:lang w:val="ru-RU"/>
          <w:rPrChange w:id="1038" w:author="D.Kambarov" w:date="2025-03-13T17:33:00Z">
            <w:rPr>
              <w:i/>
              <w:iCs/>
            </w:rPr>
          </w:rPrChange>
        </w:rPr>
        <w:t>«Текст»,</w:t>
      </w:r>
      <w:r w:rsidRPr="008037B5">
        <w:rPr>
          <w:lang w:val="ru-RU"/>
          <w:rPrChange w:id="1039" w:author="D.Kambarov" w:date="2025-03-13T17:33:00Z">
            <w:rPr/>
          </w:rPrChange>
        </w:rPr>
        <w:t xml:space="preserve"> для создания размеров, площадей, марок элементов, объёмов и иных количественных показателей при оформлении чертежей и спецификаций. Все необходимые по мнению проектировщика исключения из этого правила описываются и согласовываются в двухстороннем порядке в </w:t>
      </w:r>
      <w:r>
        <w:rPr>
          <w:b/>
        </w:rPr>
        <w:t>BEP</w:t>
      </w:r>
      <w:r w:rsidRPr="008037B5">
        <w:rPr>
          <w:lang w:val="ru-RU"/>
          <w:rPrChange w:id="1040" w:author="D.Kambarov" w:date="2025-03-13T17:33:00Z">
            <w:rPr/>
          </w:rPrChange>
        </w:rPr>
        <w:t>.</w:t>
      </w:r>
    </w:p>
    <w:p w14:paraId="32B353D6" w14:textId="77777777" w:rsidR="00A66D76" w:rsidRPr="00677ECD" w:rsidRDefault="00C835C6">
      <w:pPr>
        <w:pStyle w:val="OMDV3"/>
        <w:rPr>
          <w:lang w:val="ru-RU"/>
          <w:rPrChange w:id="1041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042" w:author="D.Kambarov" w:date="2025-03-13T16:31:00Z">
          <w:pPr>
            <w:pStyle w:val="OM"/>
            <w:numPr>
              <w:ilvl w:val="2"/>
              <w:numId w:val="34"/>
            </w:numPr>
            <w:ind w:left="992" w:hanging="720"/>
          </w:pPr>
        </w:pPrChange>
      </w:pPr>
      <w:r w:rsidRPr="008037B5">
        <w:rPr>
          <w:lang w:val="ru-RU"/>
          <w:rPrChange w:id="1043" w:author="D.Kambarov" w:date="2025-03-13T17:33:00Z">
            <w:rPr/>
          </w:rPrChange>
        </w:rPr>
        <w:t xml:space="preserve">Изменение имен файлов при периодической выгрузке в </w:t>
      </w:r>
      <w:r>
        <w:rPr>
          <w:i/>
        </w:rPr>
        <w:t>Sarex</w:t>
      </w:r>
      <w:r w:rsidRPr="008037B5">
        <w:rPr>
          <w:i/>
          <w:lang w:val="ru-RU"/>
          <w:rPrChange w:id="1044" w:author="D.Kambarov" w:date="2025-03-13T17:33:00Z">
            <w:rPr>
              <w:i/>
            </w:rPr>
          </w:rPrChange>
        </w:rPr>
        <w:t>.</w:t>
      </w:r>
    </w:p>
    <w:p w14:paraId="24A409D1" w14:textId="77777777" w:rsidR="00A66D76" w:rsidRPr="00677ECD" w:rsidRDefault="00C835C6">
      <w:pPr>
        <w:pStyle w:val="OMDV3"/>
        <w:rPr>
          <w:lang w:val="ru-RU"/>
          <w:rPrChange w:id="1045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046" w:author="D.Kambarov" w:date="2025-03-13T16:31:00Z">
          <w:pPr>
            <w:pStyle w:val="OM"/>
            <w:numPr>
              <w:ilvl w:val="2"/>
              <w:numId w:val="34"/>
            </w:numPr>
            <w:ind w:left="992" w:hanging="720"/>
          </w:pPr>
        </w:pPrChange>
      </w:pPr>
      <w:r w:rsidRPr="008037B5">
        <w:rPr>
          <w:lang w:val="ru-RU"/>
          <w:rPrChange w:id="1047" w:author="D.Kambarov" w:date="2025-03-13T17:33:00Z">
            <w:rPr/>
          </w:rPrChange>
        </w:rPr>
        <w:t>Использование цветовой области на планах и разрезах для штриховки элементов модели.</w:t>
      </w:r>
    </w:p>
    <w:p w14:paraId="44195EEF" w14:textId="77777777" w:rsidR="00A66D76" w:rsidRDefault="00C835C6">
      <w:pPr>
        <w:pStyle w:val="OMDV3"/>
        <w:pPrChange w:id="1048" w:author="D.Kambarov" w:date="2025-03-13T16:31:00Z">
          <w:pPr>
            <w:pStyle w:val="OM"/>
            <w:numPr>
              <w:ilvl w:val="2"/>
              <w:numId w:val="34"/>
            </w:numPr>
            <w:ind w:left="992" w:hanging="720"/>
          </w:pPr>
        </w:pPrChange>
      </w:pPr>
      <w:r w:rsidRPr="008037B5">
        <w:rPr>
          <w:lang w:val="ru-RU"/>
          <w:rPrChange w:id="1049" w:author="D.Kambarov" w:date="2025-03-13T17:33:00Z">
            <w:rPr/>
          </w:rPrChange>
        </w:rPr>
        <w:t xml:space="preserve">Разработка документации в альтернативном ПО, если иное не согласовано с </w:t>
      </w:r>
      <w:r>
        <w:t>BIM</w:t>
      </w:r>
      <w:r w:rsidRPr="008037B5">
        <w:rPr>
          <w:lang w:val="ru-RU"/>
          <w:rPrChange w:id="1050" w:author="D.Kambarov" w:date="2025-03-13T17:33:00Z">
            <w:rPr/>
          </w:rPrChange>
        </w:rPr>
        <w:t xml:space="preserve">-отделом и Проектным Бюро ОМ Девелопмент. </w:t>
      </w:r>
      <w:r>
        <w:t>Все исключения прописаны в разделе 8.</w:t>
      </w:r>
    </w:p>
    <w:p w14:paraId="1C5BBFA8" w14:textId="77777777" w:rsidR="00A66D76" w:rsidRPr="00677ECD" w:rsidRDefault="00C835C6">
      <w:pPr>
        <w:pStyle w:val="OMDV3"/>
        <w:rPr>
          <w:lang w:val="ru-RU"/>
          <w:rPrChange w:id="1051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052" w:author="D.Kambarov" w:date="2025-03-13T16:31:00Z">
          <w:pPr>
            <w:pStyle w:val="OM"/>
            <w:numPr>
              <w:ilvl w:val="2"/>
              <w:numId w:val="34"/>
            </w:numPr>
            <w:spacing w:before="240"/>
            <w:ind w:left="992" w:hanging="720"/>
          </w:pPr>
        </w:pPrChange>
      </w:pPr>
      <w:r w:rsidRPr="008037B5">
        <w:rPr>
          <w:lang w:val="ru-RU"/>
          <w:rPrChange w:id="1053" w:author="D.Kambarov" w:date="2025-03-13T17:33:00Z">
            <w:rPr/>
          </w:rPrChange>
        </w:rPr>
        <w:t xml:space="preserve">Передача моделей, содержащих </w:t>
      </w:r>
      <w:r w:rsidRPr="008037B5">
        <w:rPr>
          <w:i/>
          <w:iCs/>
          <w:lang w:val="ru-RU"/>
          <w:rPrChange w:id="1054" w:author="D.Kambarov" w:date="2025-03-13T17:33:00Z">
            <w:rPr>
              <w:i/>
              <w:iCs/>
            </w:rPr>
          </w:rPrChange>
        </w:rPr>
        <w:t>Варианты конструкций</w:t>
      </w:r>
      <w:r w:rsidRPr="008037B5">
        <w:rPr>
          <w:lang w:val="ru-RU"/>
          <w:rPrChange w:id="1055" w:author="D.Kambarov" w:date="2025-03-13T17:33:00Z">
            <w:rPr/>
          </w:rPrChange>
        </w:rPr>
        <w:t xml:space="preserve"> (использование не запрещается, запрещается публиковать модели с </w:t>
      </w:r>
      <w:r w:rsidRPr="008037B5">
        <w:rPr>
          <w:i/>
          <w:iCs/>
          <w:lang w:val="ru-RU"/>
          <w:rPrChange w:id="1056" w:author="D.Kambarov" w:date="2025-03-13T17:33:00Z">
            <w:rPr>
              <w:i/>
              <w:iCs/>
            </w:rPr>
          </w:rPrChange>
        </w:rPr>
        <w:t>Вариантами конструкций</w:t>
      </w:r>
      <w:r w:rsidRPr="008037B5">
        <w:rPr>
          <w:lang w:val="ru-RU"/>
          <w:rPrChange w:id="1057" w:author="D.Kambarov" w:date="2025-03-13T17:33:00Z">
            <w:rPr/>
          </w:rPrChange>
        </w:rPr>
        <w:t>).</w:t>
      </w:r>
    </w:p>
    <w:p w14:paraId="06D458CA" w14:textId="77777777" w:rsidR="00A66D76" w:rsidRPr="00677ECD" w:rsidRDefault="00C835C6">
      <w:pPr>
        <w:pStyle w:val="OMDV3"/>
        <w:rPr>
          <w:lang w:val="ru-RU"/>
          <w:rPrChange w:id="1058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059" w:author="D.Kambarov" w:date="2025-03-13T16:31:00Z">
          <w:pPr>
            <w:pStyle w:val="af1"/>
            <w:numPr>
              <w:ilvl w:val="2"/>
              <w:numId w:val="34"/>
            </w:numPr>
            <w:ind w:left="992" w:hanging="720"/>
          </w:pPr>
        </w:pPrChange>
      </w:pPr>
      <w:r w:rsidRPr="008037B5">
        <w:rPr>
          <w:lang w:val="ru-RU"/>
          <w:rPrChange w:id="1060" w:author="D.Kambarov" w:date="2025-03-13T17:33:00Z">
            <w:rPr/>
          </w:rPrChange>
        </w:rPr>
        <w:t xml:space="preserve">Использование разделителей помещений для обозначения границ помещений по контурам стен, кроме исключительных случаев (оговариваются индивидуально с </w:t>
      </w:r>
      <w:r>
        <w:t>BIM</w:t>
      </w:r>
      <w:r w:rsidRPr="008037B5">
        <w:rPr>
          <w:lang w:val="ru-RU"/>
          <w:rPrChange w:id="1061" w:author="D.Kambarov" w:date="2025-03-13T17:33:00Z">
            <w:rPr/>
          </w:rPrChange>
        </w:rPr>
        <w:t>-отделом ОМ Девелопмент).</w:t>
      </w:r>
    </w:p>
    <w:p w14:paraId="1B5EFF2C" w14:textId="77777777" w:rsidR="00A66D76" w:rsidRPr="00677ECD" w:rsidRDefault="00C835C6">
      <w:pPr>
        <w:pStyle w:val="OMDV3"/>
        <w:rPr>
          <w:lang w:val="ru-RU"/>
          <w:rPrChange w:id="1062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063" w:author="D.Kambarov" w:date="2025-03-13T16:31:00Z">
          <w:pPr>
            <w:pStyle w:val="af1"/>
            <w:numPr>
              <w:ilvl w:val="2"/>
              <w:numId w:val="34"/>
            </w:numPr>
            <w:ind w:left="992" w:hanging="720"/>
          </w:pPr>
        </w:pPrChange>
      </w:pPr>
      <w:r w:rsidRPr="008037B5">
        <w:rPr>
          <w:lang w:val="ru-RU"/>
          <w:rPrChange w:id="1064" w:author="D.Kambarov" w:date="2025-03-13T17:33:00Z">
            <w:rPr/>
          </w:rPrChange>
        </w:rPr>
        <w:t xml:space="preserve">Импорт </w:t>
      </w:r>
      <w:r>
        <w:t>DWG</w:t>
      </w:r>
      <w:r w:rsidRPr="008037B5">
        <w:rPr>
          <w:lang w:val="ru-RU"/>
          <w:rPrChange w:id="1065" w:author="D.Kambarov" w:date="2025-03-13T17:33:00Z">
            <w:rPr/>
          </w:rPrChange>
        </w:rPr>
        <w:t xml:space="preserve"> файлов любым способом кроме функции «Связь САПР».</w:t>
      </w:r>
    </w:p>
    <w:p w14:paraId="267000E5" w14:textId="77777777" w:rsidR="00A66D76" w:rsidRPr="00677ECD" w:rsidRDefault="00C835C6">
      <w:pPr>
        <w:pStyle w:val="OMDV3"/>
        <w:rPr>
          <w:lang w:val="ru-RU"/>
          <w:rPrChange w:id="1066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067" w:author="D.Kambarov" w:date="2025-03-13T16:31:00Z">
          <w:pPr>
            <w:pStyle w:val="af1"/>
            <w:numPr>
              <w:ilvl w:val="2"/>
              <w:numId w:val="34"/>
            </w:numPr>
            <w:ind w:left="992" w:hanging="720"/>
          </w:pPr>
        </w:pPrChange>
      </w:pPr>
      <w:r w:rsidRPr="008037B5">
        <w:rPr>
          <w:lang w:val="ru-RU"/>
          <w:rPrChange w:id="1068" w:author="D.Kambarov" w:date="2025-03-13T17:33:00Z">
            <w:rPr/>
          </w:rPrChange>
        </w:rPr>
        <w:t>Использовать семейства модели с вложенными семействами, у которых включен параметр «Общее», в случае, когда вложенные семейства не участвуют в каком-либо подсчёте в проекте.</w:t>
      </w:r>
    </w:p>
    <w:p w14:paraId="31DF16BA" w14:textId="77777777" w:rsidR="00A66D76" w:rsidRPr="00677ECD" w:rsidRDefault="00C835C6">
      <w:pPr>
        <w:pStyle w:val="OMDV3"/>
        <w:rPr>
          <w:lang w:val="ru-RU"/>
          <w:rPrChange w:id="1069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070" w:author="D.Kambarov" w:date="2025-03-13T16:31:00Z">
          <w:pPr>
            <w:pStyle w:val="af1"/>
            <w:numPr>
              <w:ilvl w:val="2"/>
              <w:numId w:val="34"/>
            </w:numPr>
            <w:ind w:left="993" w:hanging="851"/>
          </w:pPr>
        </w:pPrChange>
      </w:pPr>
      <w:r w:rsidRPr="008037B5">
        <w:rPr>
          <w:lang w:val="ru-RU"/>
          <w:rPrChange w:id="1071" w:author="D.Kambarov" w:date="2025-03-13T17:33:00Z">
            <w:rPr/>
          </w:rPrChange>
        </w:rPr>
        <w:t xml:space="preserve">Изменять нумерацию помещений на этапах после фиксации площадей в плагине </w:t>
      </w:r>
      <w:r>
        <w:t>OMDV</w:t>
      </w:r>
      <w:r w:rsidRPr="008037B5">
        <w:rPr>
          <w:lang w:val="ru-RU"/>
          <w:rPrChange w:id="1072" w:author="D.Kambarov" w:date="2025-03-13T17:33:00Z">
            <w:rPr/>
          </w:rPrChange>
        </w:rPr>
        <w:t>.</w:t>
      </w:r>
      <w:r>
        <w:t>Building</w:t>
      </w:r>
      <w:r w:rsidRPr="008037B5">
        <w:rPr>
          <w:lang w:val="ru-RU"/>
          <w:rPrChange w:id="1073" w:author="D.Kambarov" w:date="2025-03-13T17:33:00Z">
            <w:rPr/>
          </w:rPrChange>
        </w:rPr>
        <w:t>.</w:t>
      </w:r>
    </w:p>
    <w:p w14:paraId="5677A6A0" w14:textId="438879D6" w:rsidR="00A66D76" w:rsidDel="00884A1F" w:rsidRDefault="00A66D76">
      <w:pPr>
        <w:rPr>
          <w:del w:id="1074" w:author="D.Kambarov" w:date="2025-03-13T16:05:00Z"/>
          <w:highlight w:val="green"/>
          <w:lang w:eastAsia="fr-FR"/>
        </w:rPr>
        <w:pPrChange w:id="1075" w:author="D.Kambarov" w:date="2025-03-13T14:02:00Z">
          <w:pPr>
            <w:pStyle w:val="af1"/>
            <w:ind w:left="993"/>
          </w:pPr>
        </w:pPrChange>
      </w:pPr>
      <w:bookmarkStart w:id="1076" w:name="_Toc192779631"/>
      <w:bookmarkEnd w:id="1076"/>
    </w:p>
    <w:p w14:paraId="474025C9" w14:textId="7A62FEB0" w:rsidR="00A66D76" w:rsidDel="00884A1F" w:rsidRDefault="00A66D76">
      <w:pPr>
        <w:rPr>
          <w:del w:id="1077" w:author="D.Kambarov" w:date="2025-03-13T16:05:00Z"/>
          <w:lang w:eastAsia="fr-FR"/>
        </w:rPr>
        <w:pPrChange w:id="1078" w:author="D.Kambarov" w:date="2025-03-13T14:02:00Z">
          <w:pPr>
            <w:pStyle w:val="af1"/>
            <w:ind w:left="993"/>
          </w:pPr>
        </w:pPrChange>
      </w:pPr>
      <w:bookmarkStart w:id="1079" w:name="_Toc192779632"/>
      <w:bookmarkEnd w:id="1079"/>
    </w:p>
    <w:p w14:paraId="02F66BD0" w14:textId="77777777" w:rsidR="00A66D76" w:rsidRDefault="00C835C6">
      <w:pPr>
        <w:pStyle w:val="OMDEV"/>
        <w:pPrChange w:id="1080" w:author="D.Kambarov" w:date="2025-03-13T14:33:00Z">
          <w:pPr>
            <w:pStyle w:val="OMDEV"/>
            <w:pageBreakBefore/>
            <w:numPr>
              <w:numId w:val="34"/>
            </w:numPr>
            <w:spacing w:before="0" w:after="120"/>
            <w:ind w:left="567" w:hanging="567"/>
          </w:pPr>
        </w:pPrChange>
      </w:pPr>
      <w:bookmarkStart w:id="1081" w:name="_Toc192779633"/>
      <w:r>
        <w:rPr>
          <w:rFonts w:eastAsiaTheme="minorEastAsia"/>
        </w:rPr>
        <w:t>Требования к архитектурным моделям</w:t>
      </w:r>
      <w:bookmarkEnd w:id="1081"/>
    </w:p>
    <w:p w14:paraId="4292AB3B" w14:textId="6B693960" w:rsidR="00A66D76" w:rsidRDefault="00C835C6">
      <w:pPr>
        <w:rPr>
          <w:lang w:eastAsia="fr-FR"/>
        </w:rPr>
        <w:pPrChange w:id="1082" w:author="D.Kambarov" w:date="2025-03-13T14:33:00Z">
          <w:pPr>
            <w:pStyle w:val="OM"/>
            <w:numPr>
              <w:numId w:val="0"/>
            </w:numPr>
            <w:ind w:left="567" w:firstLine="0"/>
            <w:contextualSpacing w:val="0"/>
          </w:pPr>
        </w:pPrChange>
      </w:pPr>
      <w:r>
        <w:rPr>
          <w:lang w:eastAsia="fr-FR"/>
        </w:rPr>
        <w:t xml:space="preserve">Вся графическая архитектурная часть проекта (планы, разрезы, фасады, чертежные виды и спецификации) формируется только из архитектурной </w:t>
      </w:r>
      <w:r>
        <w:rPr>
          <w:lang w:val="en-US" w:eastAsia="fr-FR"/>
        </w:rPr>
        <w:t>BIM</w:t>
      </w:r>
      <w:r>
        <w:rPr>
          <w:lang w:eastAsia="fr-FR"/>
        </w:rPr>
        <w:t xml:space="preserve">-модели, разработанной в ПО </w:t>
      </w:r>
      <w:r>
        <w:rPr>
          <w:lang w:val="en-US" w:eastAsia="fr-FR"/>
        </w:rPr>
        <w:t>Autodesk</w:t>
      </w:r>
      <w:r>
        <w:rPr>
          <w:lang w:eastAsia="fr-FR"/>
        </w:rPr>
        <w:t xml:space="preserve"> </w:t>
      </w:r>
      <w:r>
        <w:rPr>
          <w:lang w:val="en-US" w:eastAsia="fr-FR"/>
        </w:rPr>
        <w:t>Revit</w:t>
      </w:r>
      <w:r>
        <w:rPr>
          <w:lang w:eastAsia="fr-FR"/>
        </w:rPr>
        <w:t xml:space="preserve">. Для разработки узлов допускается использование </w:t>
      </w:r>
      <w:r>
        <w:rPr>
          <w:lang w:val="en-US" w:eastAsia="fr-FR"/>
        </w:rPr>
        <w:t>AutoCAD</w:t>
      </w:r>
      <w:r>
        <w:rPr>
          <w:lang w:eastAsia="fr-FR"/>
        </w:rPr>
        <w:t xml:space="preserve"> с последующ</w:t>
      </w:r>
      <w:ins w:id="1083" w:author="D.Kambarov" w:date="2025-03-17T14:18:00Z">
        <w:r w:rsidR="00FC2835">
          <w:rPr>
            <w:lang w:eastAsia="fr-FR"/>
          </w:rPr>
          <w:t>е</w:t>
        </w:r>
      </w:ins>
      <w:del w:id="1084" w:author="D.Kambarov" w:date="2025-03-17T14:18:00Z">
        <w:r w:rsidDel="00FC2835">
          <w:rPr>
            <w:lang w:eastAsia="fr-FR"/>
          </w:rPr>
          <w:delText>им</w:delText>
        </w:r>
      </w:del>
      <w:ins w:id="1085" w:author="D.Kambarov" w:date="2025-03-17T14:18:00Z">
        <w:r w:rsidR="00FC2835">
          <w:rPr>
            <w:lang w:eastAsia="fr-FR"/>
          </w:rPr>
          <w:t>й</w:t>
        </w:r>
      </w:ins>
      <w:r>
        <w:rPr>
          <w:lang w:eastAsia="fr-FR"/>
        </w:rPr>
        <w:t xml:space="preserve"> вставкой связью </w:t>
      </w:r>
      <w:r>
        <w:rPr>
          <w:lang w:val="en-US" w:eastAsia="fr-FR"/>
        </w:rPr>
        <w:t>DWG</w:t>
      </w:r>
      <w:r>
        <w:rPr>
          <w:lang w:eastAsia="fr-FR"/>
        </w:rPr>
        <w:t>-файлов в модель.</w:t>
      </w:r>
    </w:p>
    <w:p w14:paraId="0FBFD7C5" w14:textId="77777777" w:rsidR="00A66D76" w:rsidRDefault="00C835C6">
      <w:pPr>
        <w:rPr>
          <w:lang w:eastAsia="fr-FR"/>
        </w:rPr>
        <w:pPrChange w:id="1086" w:author="D.Kambarov" w:date="2025-03-13T14:33:00Z">
          <w:pPr>
            <w:pStyle w:val="OM"/>
            <w:numPr>
              <w:numId w:val="0"/>
            </w:numPr>
            <w:ind w:left="567" w:firstLine="0"/>
            <w:contextualSpacing w:val="0"/>
          </w:pPr>
        </w:pPrChange>
      </w:pPr>
      <w:r>
        <w:rPr>
          <w:lang w:eastAsia="fr-FR"/>
        </w:rPr>
        <w:t xml:space="preserve">*в </w:t>
      </w:r>
      <w:r>
        <w:rPr>
          <w:b/>
          <w:lang w:val="en-US" w:eastAsia="fr-FR"/>
        </w:rPr>
        <w:t>BEP</w:t>
      </w:r>
      <w:r>
        <w:rPr>
          <w:b/>
          <w:lang w:eastAsia="fr-FR"/>
        </w:rPr>
        <w:t xml:space="preserve"> </w:t>
      </w:r>
      <w:r>
        <w:rPr>
          <w:lang w:eastAsia="fr-FR"/>
        </w:rPr>
        <w:t>согласовывается полный список используемого ПО для каждого раздела.</w:t>
      </w:r>
    </w:p>
    <w:p w14:paraId="4DC5692C" w14:textId="77777777" w:rsidR="00A66D76" w:rsidRPr="00677ECD" w:rsidRDefault="00C835C6">
      <w:pPr>
        <w:pStyle w:val="OMDV2"/>
        <w:rPr>
          <w:lang w:val="ru-RU"/>
          <w:rPrChange w:id="1087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088" w:author="D.Kambarov" w:date="2025-03-13T14:33:00Z">
          <w:pPr>
            <w:pStyle w:val="OM"/>
            <w:numPr>
              <w:ilvl w:val="1"/>
              <w:numId w:val="32"/>
            </w:numPr>
            <w:ind w:left="567" w:hanging="567"/>
            <w:contextualSpacing w:val="0"/>
          </w:pPr>
        </w:pPrChange>
      </w:pPr>
      <w:r w:rsidRPr="00587828">
        <w:rPr>
          <w:rFonts w:cstheme="minorHAnsi"/>
          <w:b/>
          <w:lang w:val="ru-RU"/>
          <w:rPrChange w:id="1089" w:author="D.Kambarov" w:date="2025-03-13T14:33:00Z">
            <w:rPr/>
          </w:rPrChange>
        </w:rPr>
        <w:t xml:space="preserve">Требования для этапов </w:t>
      </w:r>
      <w:r w:rsidRPr="00587828">
        <w:rPr>
          <w:rFonts w:cstheme="minorHAnsi"/>
          <w:b/>
          <w:rPrChange w:id="1090" w:author="D.Kambarov" w:date="2025-03-13T14:33:00Z">
            <w:rPr/>
          </w:rPrChange>
        </w:rPr>
        <w:t>BIM</w:t>
      </w:r>
      <w:r w:rsidRPr="00587828">
        <w:rPr>
          <w:rFonts w:cstheme="minorHAnsi"/>
          <w:b/>
          <w:lang w:val="ru-RU"/>
          <w:rPrChange w:id="1091" w:author="D.Kambarov" w:date="2025-03-13T14:33:00Z">
            <w:rPr/>
          </w:rPrChange>
        </w:rPr>
        <w:t xml:space="preserve"> (АГК-1), </w:t>
      </w:r>
      <w:r w:rsidRPr="00587828">
        <w:rPr>
          <w:rFonts w:cstheme="minorHAnsi"/>
          <w:b/>
          <w:rPrChange w:id="1092" w:author="D.Kambarov" w:date="2025-03-13T14:33:00Z">
            <w:rPr/>
          </w:rPrChange>
        </w:rPr>
        <w:t>BIM</w:t>
      </w:r>
      <w:r w:rsidRPr="00587828">
        <w:rPr>
          <w:rFonts w:cstheme="minorHAnsi"/>
          <w:b/>
          <w:lang w:val="ru-RU"/>
          <w:rPrChange w:id="1093" w:author="D.Kambarov" w:date="2025-03-13T14:33:00Z">
            <w:rPr/>
          </w:rPrChange>
        </w:rPr>
        <w:t xml:space="preserve"> (АГК-Итог), </w:t>
      </w:r>
      <w:r w:rsidRPr="00587828">
        <w:rPr>
          <w:rFonts w:cstheme="minorHAnsi"/>
          <w:b/>
          <w:rPrChange w:id="1094" w:author="D.Kambarov" w:date="2025-03-13T14:33:00Z">
            <w:rPr/>
          </w:rPrChange>
        </w:rPr>
        <w:t>BIM</w:t>
      </w:r>
      <w:r w:rsidRPr="00587828">
        <w:rPr>
          <w:rFonts w:cstheme="minorHAnsi"/>
          <w:b/>
          <w:lang w:val="ru-RU"/>
          <w:rPrChange w:id="1095" w:author="D.Kambarov" w:date="2025-03-13T14:33:00Z">
            <w:rPr/>
          </w:rPrChange>
        </w:rPr>
        <w:t xml:space="preserve"> (П-1), </w:t>
      </w:r>
      <w:r w:rsidRPr="00587828">
        <w:rPr>
          <w:rFonts w:cstheme="minorHAnsi"/>
          <w:b/>
          <w:rPrChange w:id="1096" w:author="D.Kambarov" w:date="2025-03-13T14:33:00Z">
            <w:rPr/>
          </w:rPrChange>
        </w:rPr>
        <w:t>BIM</w:t>
      </w:r>
      <w:r w:rsidRPr="00587828">
        <w:rPr>
          <w:rFonts w:cstheme="minorHAnsi"/>
          <w:b/>
          <w:lang w:val="ru-RU"/>
          <w:rPrChange w:id="1097" w:author="D.Kambarov" w:date="2025-03-13T14:33:00Z">
            <w:rPr/>
          </w:rPrChange>
        </w:rPr>
        <w:t xml:space="preserve"> (П-2), </w:t>
      </w:r>
      <w:r w:rsidRPr="00587828">
        <w:rPr>
          <w:rFonts w:cstheme="minorHAnsi"/>
          <w:b/>
          <w:rPrChange w:id="1098" w:author="D.Kambarov" w:date="2025-03-13T14:33:00Z">
            <w:rPr/>
          </w:rPrChange>
        </w:rPr>
        <w:t>BIM</w:t>
      </w:r>
      <w:r w:rsidRPr="00587828">
        <w:rPr>
          <w:rFonts w:cstheme="minorHAnsi"/>
          <w:b/>
          <w:lang w:val="ru-RU"/>
          <w:rPrChange w:id="1099" w:author="D.Kambarov" w:date="2025-03-13T14:33:00Z">
            <w:rPr/>
          </w:rPrChange>
        </w:rPr>
        <w:t xml:space="preserve"> (П-Итог), </w:t>
      </w:r>
      <w:r w:rsidRPr="00587828">
        <w:rPr>
          <w:rFonts w:cstheme="minorHAnsi"/>
          <w:b/>
          <w:rPrChange w:id="1100" w:author="D.Kambarov" w:date="2025-03-13T14:33:00Z">
            <w:rPr/>
          </w:rPrChange>
        </w:rPr>
        <w:t>BIM</w:t>
      </w:r>
      <w:r w:rsidRPr="00587828">
        <w:rPr>
          <w:rFonts w:cstheme="minorHAnsi"/>
          <w:b/>
          <w:lang w:val="ru-RU"/>
          <w:rPrChange w:id="1101" w:author="D.Kambarov" w:date="2025-03-13T14:33:00Z">
            <w:rPr/>
          </w:rPrChange>
        </w:rPr>
        <w:t xml:space="preserve"> (П+/Т), </w:t>
      </w:r>
      <w:r w:rsidRPr="00587828">
        <w:rPr>
          <w:rFonts w:cstheme="minorHAnsi"/>
          <w:b/>
          <w:rPrChange w:id="1102" w:author="D.Kambarov" w:date="2025-03-13T14:33:00Z">
            <w:rPr/>
          </w:rPrChange>
        </w:rPr>
        <w:t>BIM</w:t>
      </w:r>
      <w:r w:rsidRPr="00587828">
        <w:rPr>
          <w:rFonts w:cstheme="minorHAnsi"/>
          <w:b/>
          <w:lang w:val="ru-RU"/>
          <w:rPrChange w:id="1103" w:author="D.Kambarov" w:date="2025-03-13T14:33:00Z">
            <w:rPr/>
          </w:rPrChange>
        </w:rPr>
        <w:t xml:space="preserve"> (РД)</w:t>
      </w:r>
    </w:p>
    <w:p w14:paraId="29609733" w14:textId="50C63DF9" w:rsidR="00A66D76" w:rsidRPr="00677ECD" w:rsidRDefault="00C835C6">
      <w:pPr>
        <w:pStyle w:val="OMDV3"/>
        <w:rPr>
          <w:lang w:val="ru-RU"/>
          <w:rPrChange w:id="1104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105" w:author="D.Kambarov" w:date="2025-03-13T14:36:00Z">
          <w:pPr>
            <w:pStyle w:val="OM"/>
            <w:numPr>
              <w:ilvl w:val="2"/>
              <w:numId w:val="38"/>
            </w:numPr>
            <w:ind w:left="993" w:hanging="720"/>
            <w:contextualSpacing w:val="0"/>
          </w:pPr>
        </w:pPrChange>
      </w:pPr>
      <w:r w:rsidRPr="008037B5">
        <w:rPr>
          <w:lang w:val="ru-RU"/>
          <w:rPrChange w:id="1106" w:author="D.Kambarov" w:date="2025-03-13T17:33:00Z">
            <w:rPr/>
          </w:rPrChange>
        </w:rPr>
        <w:t xml:space="preserve">Перечень параметров и категорий моделирования </w:t>
      </w:r>
      <w:del w:id="1107" w:author="D.Kambarov" w:date="2025-03-17T14:18:00Z">
        <w:r w:rsidRPr="008037B5" w:rsidDel="00FC2835">
          <w:rPr>
            <w:lang w:val="ru-RU"/>
            <w:rPrChange w:id="1108" w:author="D.Kambarov" w:date="2025-03-13T17:33:00Z">
              <w:rPr/>
            </w:rPrChange>
          </w:rPr>
          <w:delText xml:space="preserve">смотри </w:delText>
        </w:r>
      </w:del>
      <w:ins w:id="1109" w:author="D.Kambarov" w:date="2025-03-17T14:18:00Z">
        <w:r w:rsidR="00FC2835">
          <w:rPr>
            <w:lang w:val="ru-RU"/>
          </w:rPr>
          <w:t>приведён</w:t>
        </w:r>
        <w:r w:rsidR="00FC2835" w:rsidRPr="008037B5">
          <w:rPr>
            <w:lang w:val="ru-RU"/>
            <w:rPrChange w:id="1110" w:author="D.Kambarov" w:date="2025-03-13T17:33:00Z">
              <w:rPr/>
            </w:rPrChange>
          </w:rPr>
          <w:t xml:space="preserve"> </w:t>
        </w:r>
      </w:ins>
      <w:r w:rsidRPr="008037B5">
        <w:rPr>
          <w:lang w:val="ru-RU"/>
          <w:rPrChange w:id="1111" w:author="D.Kambarov" w:date="2025-03-13T17:33:00Z">
            <w:rPr/>
          </w:rPrChange>
        </w:rPr>
        <w:t xml:space="preserve">в пунктах 4.6; 4.7; 4.8. </w:t>
      </w:r>
    </w:p>
    <w:p w14:paraId="79954DAD" w14:textId="77777777" w:rsidR="00A66D76" w:rsidRDefault="00C835C6">
      <w:pPr>
        <w:pStyle w:val="OM"/>
        <w:numPr>
          <w:ilvl w:val="3"/>
          <w:numId w:val="38"/>
        </w:numPr>
        <w:ind w:left="1418" w:hanging="284"/>
        <w:contextualSpacing w:val="0"/>
        <w:rPr>
          <w:rFonts w:cstheme="minorHAnsi"/>
        </w:rPr>
      </w:pPr>
      <w:r>
        <w:rPr>
          <w:rFonts w:cstheme="minorHAnsi"/>
        </w:rPr>
        <w:t xml:space="preserve">Перечень параметров, не обязательных для заполнения уточняется в </w:t>
      </w:r>
      <w:r>
        <w:rPr>
          <w:rFonts w:cstheme="minorHAnsi"/>
          <w:b/>
          <w:lang w:val="en-US"/>
        </w:rPr>
        <w:t>BEP</w:t>
      </w:r>
      <w:r>
        <w:rPr>
          <w:rFonts w:cstheme="minorHAnsi"/>
          <w:lang w:eastAsia="ko-KR"/>
        </w:rPr>
        <w:t>.</w:t>
      </w:r>
    </w:p>
    <w:p w14:paraId="6FD1D0FE" w14:textId="77777777" w:rsidR="00A66D76" w:rsidRDefault="00C835C6">
      <w:pPr>
        <w:pStyle w:val="OM"/>
        <w:numPr>
          <w:ilvl w:val="3"/>
          <w:numId w:val="38"/>
        </w:numPr>
        <w:ind w:left="1418" w:hanging="284"/>
        <w:contextualSpacing w:val="0"/>
        <w:rPr>
          <w:rFonts w:cstheme="minorHAnsi"/>
        </w:rPr>
      </w:pPr>
      <w:r>
        <w:rPr>
          <w:rFonts w:cstheme="minorHAnsi"/>
          <w:lang w:eastAsia="ko-KR"/>
        </w:rPr>
        <w:t xml:space="preserve">Для элементов, моделирование которых допускает использование разных категорий, для соблюдения единообразия, необходимо выбрать оду и согласовать это в </w:t>
      </w:r>
      <w:r>
        <w:rPr>
          <w:rFonts w:cstheme="minorHAnsi"/>
          <w:b/>
          <w:lang w:val="en-US" w:eastAsia="ko-KR"/>
        </w:rPr>
        <w:t>BEP</w:t>
      </w:r>
    </w:p>
    <w:p w14:paraId="5F4B96E2" w14:textId="2704BB50" w:rsidR="00A66D76" w:rsidRPr="00677ECD" w:rsidDel="00EC3948" w:rsidRDefault="00C835C6">
      <w:pPr>
        <w:pStyle w:val="OMDV3"/>
        <w:rPr>
          <w:del w:id="1112" w:author="D.Kambarov" w:date="2025-03-13T11:48:00Z"/>
          <w:lang w:val="ru-RU"/>
          <w:rPrChange w:id="1113" w:author="Дмитрий Камбаров" w:date="2026-04-15T13:32:00Z">
            <w:rPr>
              <w:del w:id="1114" w:author="D.Kambarov" w:date="2025-03-13T11:48:00Z"/>
              <w:rFonts w:eastAsiaTheme="minorEastAsia"/>
              <w:lang w:eastAsia="fr-FR"/>
            </w:rPr>
          </w:rPrChange>
        </w:rPr>
        <w:pPrChange w:id="1115" w:author="D.Kambarov" w:date="2025-03-13T14:48:00Z">
          <w:pPr>
            <w:pStyle w:val="OM"/>
            <w:numPr>
              <w:ilvl w:val="2"/>
              <w:numId w:val="32"/>
            </w:numPr>
            <w:ind w:left="993" w:hanging="720"/>
            <w:contextualSpacing w:val="0"/>
          </w:pPr>
        </w:pPrChange>
      </w:pPr>
      <w:r w:rsidRPr="00677ECD">
        <w:rPr>
          <w:lang w:val="ru-RU"/>
          <w:rPrChange w:id="1116" w:author="Дмитрий Камбаров" w:date="2026-04-15T13:32:00Z">
            <w:rPr>
              <w:rFonts w:eastAsiaTheme="minorEastAsia"/>
              <w:lang w:eastAsia="fr-FR"/>
            </w:rPr>
          </w:rPrChange>
        </w:rPr>
        <w:t xml:space="preserve">Для корректного подсчёта технико-экономических показателей строительный объём здания необходимо формировать с помощью инструмента </w:t>
      </w:r>
      <w:r w:rsidRPr="00677ECD">
        <w:rPr>
          <w:i/>
          <w:lang w:val="ru-RU"/>
          <w:rPrChange w:id="1117" w:author="Дмитрий Камбаров" w:date="2026-04-15T13:32:00Z">
            <w:rPr>
              <w:rFonts w:eastAsiaTheme="minorEastAsia"/>
              <w:i/>
              <w:lang w:eastAsia="fr-FR"/>
            </w:rPr>
          </w:rPrChange>
        </w:rPr>
        <w:t>Формы</w:t>
      </w:r>
      <w:r w:rsidRPr="00677ECD">
        <w:rPr>
          <w:lang w:val="ru-RU"/>
          <w:rPrChange w:id="1118" w:author="Дмитрий Камбаров" w:date="2026-04-15T13:32:00Z">
            <w:rPr>
              <w:rFonts w:eastAsiaTheme="minorEastAsia"/>
              <w:lang w:eastAsia="fr-FR"/>
            </w:rPr>
          </w:rPrChange>
        </w:rPr>
        <w:t>, описывая необходимый объём ограждающих конструкций в соответствии СП 54.13330.2016 и СП 118.13330.2012.</w:t>
      </w:r>
    </w:p>
    <w:p w14:paraId="76E1F84F" w14:textId="77777777" w:rsidR="00EC3948" w:rsidRPr="00677ECD" w:rsidRDefault="00EC3948">
      <w:pPr>
        <w:pStyle w:val="OMDV3"/>
        <w:rPr>
          <w:ins w:id="1119" w:author="D.Kambarov" w:date="2025-03-13T11:48:00Z"/>
          <w:lang w:val="ru-RU"/>
          <w:rPrChange w:id="1120" w:author="Дмитрий Камбаров" w:date="2026-04-15T13:32:00Z">
            <w:rPr>
              <w:ins w:id="1121" w:author="D.Kambarov" w:date="2025-03-13T11:48:00Z"/>
              <w:rFonts w:eastAsiaTheme="minorEastAsia"/>
              <w:lang w:eastAsia="fr-FR"/>
            </w:rPr>
          </w:rPrChange>
        </w:rPr>
        <w:pPrChange w:id="1122" w:author="D.Kambarov" w:date="2025-03-13T14:48:00Z">
          <w:pPr>
            <w:pStyle w:val="OM"/>
            <w:numPr>
              <w:ilvl w:val="2"/>
              <w:numId w:val="44"/>
            </w:numPr>
            <w:ind w:left="993" w:hanging="504"/>
            <w:contextualSpacing w:val="0"/>
          </w:pPr>
        </w:pPrChange>
      </w:pPr>
    </w:p>
    <w:p w14:paraId="71E84A9E" w14:textId="7C196FC6" w:rsidR="00A66D76" w:rsidRPr="00677ECD" w:rsidRDefault="00C835C6">
      <w:pPr>
        <w:pStyle w:val="OMDV3"/>
        <w:rPr>
          <w:rStyle w:val="aff6"/>
          <w:lang w:val="ru-RU"/>
          <w:rPrChange w:id="1123" w:author="Дмитрий Камбаров" w:date="2026-04-15T13:32:00Z">
            <w:rPr>
              <w:rStyle w:val="aff6"/>
            </w:rPr>
          </w:rPrChange>
        </w:rPr>
        <w:pPrChange w:id="1124" w:author="D.Kambarov" w:date="2025-03-17T14:19:00Z">
          <w:pPr>
            <w:pStyle w:val="OM"/>
            <w:numPr>
              <w:ilvl w:val="2"/>
              <w:numId w:val="32"/>
            </w:numPr>
            <w:ind w:left="993" w:hanging="720"/>
            <w:contextualSpacing w:val="0"/>
          </w:pPr>
        </w:pPrChange>
      </w:pPr>
      <w:r w:rsidRPr="00677ECD">
        <w:rPr>
          <w:i/>
          <w:iCs/>
          <w:lang w:val="ru-RU"/>
          <w:rPrChange w:id="1125" w:author="Дмитрий Камбаров" w:date="2026-04-15T13:32:00Z">
            <w:rPr>
              <w:sz w:val="16"/>
              <w:szCs w:val="16"/>
            </w:rPr>
          </w:rPrChange>
        </w:rPr>
        <w:t>Форму</w:t>
      </w:r>
      <w:r w:rsidRPr="00677ECD">
        <w:rPr>
          <w:lang w:val="ru-RU"/>
          <w:rPrChange w:id="1126" w:author="Дмитрий Камбаров" w:date="2026-04-15T13:32:00Z">
            <w:rPr>
              <w:sz w:val="16"/>
              <w:szCs w:val="16"/>
            </w:rPr>
          </w:rPrChange>
        </w:rPr>
        <w:t xml:space="preserve"> необходимо делить на корпуса и на подземную и надземные части, присваивая каждой в параметре </w:t>
      </w:r>
      <w:r w:rsidRPr="00677ECD">
        <w:rPr>
          <w:i/>
          <w:lang w:val="ru-RU"/>
          <w:rPrChange w:id="1127" w:author="Дмитрий Камбаров" w:date="2026-04-15T13:32:00Z">
            <w:rPr>
              <w:i/>
            </w:rPr>
          </w:rPrChange>
        </w:rPr>
        <w:t>Примечание</w:t>
      </w:r>
      <w:r w:rsidRPr="00677ECD">
        <w:rPr>
          <w:lang w:val="ru-RU"/>
          <w:rPrChange w:id="1128" w:author="Дмитрий Камбаров" w:date="2026-04-15T13:32:00Z">
            <w:rPr/>
          </w:rPrChange>
        </w:rPr>
        <w:t xml:space="preserve"> значение «Подземный», либо «Надземный» соответственно.</w:t>
      </w:r>
    </w:p>
    <w:p w14:paraId="77838C87" w14:textId="77777777" w:rsidR="00A66D76" w:rsidRDefault="00C835C6">
      <w:pPr>
        <w:rPr>
          <w:lang w:eastAsia="fr-FR"/>
        </w:rPr>
        <w:pPrChange w:id="1129" w:author="D.Kambarov" w:date="2025-03-13T14:34:00Z">
          <w:pPr>
            <w:pStyle w:val="OM"/>
            <w:numPr>
              <w:numId w:val="0"/>
            </w:numPr>
            <w:ind w:left="993" w:firstLine="0"/>
            <w:contextualSpacing w:val="0"/>
          </w:pPr>
        </w:pPrChange>
      </w:pPr>
      <w:r>
        <w:rPr>
          <w:lang w:eastAsia="fr-FR"/>
        </w:rPr>
        <w:t>Имя формообразующего элемента должно быть сформировано из следующих блоков:</w:t>
      </w:r>
    </w:p>
    <w:p w14:paraId="0CB2FE13" w14:textId="77777777" w:rsidR="00A66D76" w:rsidRDefault="00C835C6">
      <w:pPr>
        <w:rPr>
          <w:lang w:eastAsia="fr-FR"/>
        </w:rPr>
        <w:pPrChange w:id="1130" w:author="D.Kambarov" w:date="2025-03-13T14:34:00Z">
          <w:pPr>
            <w:pStyle w:val="OM"/>
            <w:numPr>
              <w:numId w:val="0"/>
            </w:numPr>
            <w:ind w:left="993" w:firstLine="0"/>
            <w:contextualSpacing w:val="0"/>
          </w:pPr>
        </w:pPrChange>
      </w:pPr>
      <w:r>
        <w:rPr>
          <w:i/>
          <w:lang w:eastAsia="fr-FR"/>
        </w:rPr>
        <w:t>&lt;Блок 1&gt;_&lt;Блок 2&gt;_&lt;Блок 3&gt;</w:t>
      </w:r>
      <w:r>
        <w:rPr>
          <w:lang w:eastAsia="fr-FR"/>
        </w:rPr>
        <w:t>, где</w:t>
      </w:r>
    </w:p>
    <w:p w14:paraId="49C9C916" w14:textId="77777777" w:rsidR="00A66D76" w:rsidRDefault="00C835C6">
      <w:pPr>
        <w:rPr>
          <w:lang w:eastAsia="fr-FR"/>
        </w:rPr>
        <w:pPrChange w:id="1131" w:author="D.Kambarov" w:date="2025-03-13T14:34:00Z">
          <w:pPr>
            <w:pStyle w:val="OM"/>
            <w:numPr>
              <w:numId w:val="0"/>
            </w:numPr>
            <w:ind w:left="993" w:firstLine="0"/>
            <w:contextualSpacing w:val="0"/>
          </w:pPr>
        </w:pPrChange>
      </w:pPr>
      <w:r>
        <w:rPr>
          <w:b/>
          <w:lang w:eastAsia="fr-FR"/>
        </w:rPr>
        <w:t>&lt;Блок 1&gt;</w:t>
      </w:r>
      <w:r>
        <w:rPr>
          <w:lang w:eastAsia="fr-FR"/>
        </w:rPr>
        <w:t xml:space="preserve"> - обозначение строительного объёма – СО</w:t>
      </w:r>
    </w:p>
    <w:p w14:paraId="5D3434F2" w14:textId="77777777" w:rsidR="00A66D76" w:rsidRDefault="00C835C6">
      <w:pPr>
        <w:rPr>
          <w:lang w:eastAsia="fr-FR"/>
        </w:rPr>
        <w:pPrChange w:id="1132" w:author="D.Kambarov" w:date="2025-03-13T14:34:00Z">
          <w:pPr>
            <w:pStyle w:val="OM"/>
            <w:numPr>
              <w:numId w:val="0"/>
            </w:numPr>
            <w:ind w:left="993" w:firstLine="0"/>
            <w:contextualSpacing w:val="0"/>
          </w:pPr>
        </w:pPrChange>
      </w:pPr>
      <w:r>
        <w:rPr>
          <w:b/>
          <w:lang w:eastAsia="fr-FR"/>
        </w:rPr>
        <w:t>&lt;Блок 2&gt;</w:t>
      </w:r>
      <w:r>
        <w:rPr>
          <w:lang w:eastAsia="fr-FR"/>
        </w:rPr>
        <w:t xml:space="preserve"> - обозначение описываемого элемента – Корпус 1, Паркинг</w:t>
      </w:r>
    </w:p>
    <w:p w14:paraId="36E00D98" w14:textId="77777777" w:rsidR="00A66D76" w:rsidRDefault="00C835C6">
      <w:pPr>
        <w:rPr>
          <w:lang w:eastAsia="fr-FR"/>
        </w:rPr>
        <w:pPrChange w:id="1133" w:author="D.Kambarov" w:date="2025-03-13T14:34:00Z">
          <w:pPr>
            <w:pStyle w:val="OM"/>
            <w:numPr>
              <w:numId w:val="0"/>
            </w:numPr>
            <w:ind w:left="993" w:firstLine="0"/>
            <w:contextualSpacing w:val="0"/>
          </w:pPr>
        </w:pPrChange>
      </w:pPr>
      <w:r>
        <w:rPr>
          <w:b/>
          <w:lang w:eastAsia="fr-FR"/>
        </w:rPr>
        <w:t>&lt;Блок 3&gt;</w:t>
      </w:r>
      <w:r>
        <w:rPr>
          <w:lang w:eastAsia="fr-FR"/>
        </w:rPr>
        <w:t xml:space="preserve"> - обозначение формы по признаку Надземное/Подземное – Надземное</w:t>
      </w:r>
    </w:p>
    <w:p w14:paraId="4C76465A" w14:textId="77777777" w:rsidR="00A66D76" w:rsidRDefault="00C835C6">
      <w:pPr>
        <w:rPr>
          <w:i/>
        </w:rPr>
        <w:pPrChange w:id="1134" w:author="D.Kambarov" w:date="2025-03-13T14:34:00Z">
          <w:pPr>
            <w:pStyle w:val="OM"/>
            <w:numPr>
              <w:numId w:val="0"/>
            </w:numPr>
            <w:ind w:left="993" w:firstLine="0"/>
            <w:contextualSpacing w:val="0"/>
          </w:pPr>
        </w:pPrChange>
      </w:pPr>
      <w:r>
        <w:rPr>
          <w:lang w:eastAsia="fr-FR"/>
        </w:rPr>
        <w:t>Пример наименования:</w:t>
      </w:r>
      <w:r>
        <w:t xml:space="preserve"> </w:t>
      </w:r>
      <w:r>
        <w:rPr>
          <w:i/>
        </w:rPr>
        <w:t>СО_Корпус 1_Надземное, СО_Стилобат_Подземное</w:t>
      </w:r>
    </w:p>
    <w:p w14:paraId="7075C522" w14:textId="77777777" w:rsidR="00A66D76" w:rsidRPr="00677ECD" w:rsidRDefault="00C835C6">
      <w:pPr>
        <w:pStyle w:val="OMDV3"/>
        <w:rPr>
          <w:lang w:val="ru-RU"/>
          <w:rPrChange w:id="1135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136" w:author="D.Kambarov" w:date="2025-03-13T14:48:00Z">
          <w:pPr>
            <w:pStyle w:val="OM"/>
            <w:numPr>
              <w:ilvl w:val="2"/>
              <w:numId w:val="32"/>
            </w:numPr>
            <w:ind w:left="993" w:hanging="720"/>
            <w:contextualSpacing w:val="0"/>
          </w:pPr>
        </w:pPrChange>
      </w:pPr>
      <w:r w:rsidRPr="008037B5">
        <w:rPr>
          <w:lang w:val="ru-RU"/>
          <w:rPrChange w:id="1137" w:author="D.Kambarov" w:date="2025-03-13T17:33:00Z">
            <w:rPr/>
          </w:rPrChange>
        </w:rPr>
        <w:t xml:space="preserve">Для осуществления подсчёта технико-экономических показателей </w:t>
      </w:r>
      <w:r w:rsidRPr="008037B5">
        <w:rPr>
          <w:i/>
          <w:lang w:val="ru-RU"/>
          <w:rPrChange w:id="1138" w:author="D.Kambarov" w:date="2025-03-13T17:33:00Z">
            <w:rPr>
              <w:i/>
            </w:rPr>
          </w:rPrChange>
        </w:rPr>
        <w:t xml:space="preserve">Площадь застройки, ГНС, Общая площадь здания </w:t>
      </w:r>
      <w:r w:rsidRPr="008037B5">
        <w:rPr>
          <w:lang w:val="ru-RU"/>
          <w:rPrChange w:id="1139" w:author="D.Kambarov" w:date="2025-03-13T17:33:00Z">
            <w:rPr/>
          </w:rPrChange>
        </w:rPr>
        <w:t>предусмотрено обязательное использование планов зонирования. Чтобы посчитать каждую из площадей, создайте планы зонирования с соответствующим типом зон (</w:t>
      </w:r>
      <w:r>
        <w:rPr>
          <w:i/>
          <w:iCs/>
        </w:rPr>
        <w:t>OMDV</w:t>
      </w:r>
      <w:r w:rsidRPr="008037B5">
        <w:rPr>
          <w:i/>
          <w:lang w:val="ru-RU"/>
          <w:rPrChange w:id="1140" w:author="D.Kambarov" w:date="2025-03-13T17:33:00Z">
            <w:rPr>
              <w:i/>
            </w:rPr>
          </w:rPrChange>
        </w:rPr>
        <w:t xml:space="preserve">_Площадь застройки, </w:t>
      </w:r>
      <w:r>
        <w:rPr>
          <w:i/>
          <w:iCs/>
        </w:rPr>
        <w:t>OMDV</w:t>
      </w:r>
      <w:r w:rsidRPr="008037B5">
        <w:rPr>
          <w:i/>
          <w:lang w:val="ru-RU"/>
          <w:rPrChange w:id="1141" w:author="D.Kambarov" w:date="2025-03-13T17:33:00Z">
            <w:rPr>
              <w:i/>
            </w:rPr>
          </w:rPrChange>
        </w:rPr>
        <w:t xml:space="preserve">_ГНС, </w:t>
      </w:r>
      <w:r>
        <w:rPr>
          <w:i/>
          <w:iCs/>
        </w:rPr>
        <w:t>OMDV</w:t>
      </w:r>
      <w:r w:rsidRPr="008037B5">
        <w:rPr>
          <w:i/>
          <w:lang w:val="ru-RU"/>
          <w:rPrChange w:id="1142" w:author="D.Kambarov" w:date="2025-03-13T17:33:00Z">
            <w:rPr>
              <w:i/>
            </w:rPr>
          </w:rPrChange>
        </w:rPr>
        <w:t xml:space="preserve">_Общая площадь здания) </w:t>
      </w:r>
      <w:r w:rsidRPr="008037B5">
        <w:rPr>
          <w:lang w:val="ru-RU"/>
          <w:rPrChange w:id="1143" w:author="D.Kambarov" w:date="2025-03-13T17:33:00Z">
            <w:rPr/>
          </w:rPrChange>
        </w:rPr>
        <w:t>для каждого этажа. Границы зон должны соответствовать требованиям регламентирующих документов, для площади застройки – «</w:t>
      </w:r>
      <w:r w:rsidRPr="008037B5">
        <w:rPr>
          <w:i/>
          <w:lang w:val="ru-RU"/>
          <w:rPrChange w:id="1144" w:author="D.Kambarov" w:date="2025-03-13T17:33:00Z">
            <w:rPr>
              <w:i/>
            </w:rPr>
          </w:rPrChange>
        </w:rPr>
        <w:t>Приложение №2 к приказу Минэкономразвития России от 01.03.2019 №90 п.7»</w:t>
      </w:r>
      <w:r w:rsidRPr="008037B5">
        <w:rPr>
          <w:lang w:val="ru-RU"/>
          <w:rPrChange w:id="1145" w:author="D.Kambarov" w:date="2025-03-13T17:33:00Z">
            <w:rPr/>
          </w:rPrChange>
        </w:rPr>
        <w:t>, для ГНС – «</w:t>
      </w:r>
      <w:r w:rsidRPr="008037B5">
        <w:rPr>
          <w:i/>
          <w:lang w:val="ru-RU"/>
          <w:rPrChange w:id="1146" w:author="D.Kambarov" w:date="2025-03-13T17:33:00Z">
            <w:rPr>
              <w:i/>
            </w:rPr>
          </w:rPrChange>
        </w:rPr>
        <w:t>Приложение к постановлению Правительства Москвы от 28 марта 2017 года №120-ПП 1.4.3.2 ПЗЗ г. Москвы от 2018г.»</w:t>
      </w:r>
      <w:r w:rsidRPr="008037B5">
        <w:rPr>
          <w:lang w:val="ru-RU"/>
          <w:rPrChange w:id="1147" w:author="D.Kambarov" w:date="2025-03-13T17:33:00Z">
            <w:rPr/>
          </w:rPrChange>
        </w:rPr>
        <w:t>, Общая площадь здания – «</w:t>
      </w:r>
      <w:r w:rsidRPr="008037B5">
        <w:rPr>
          <w:i/>
          <w:lang w:val="ru-RU"/>
          <w:rPrChange w:id="1148" w:author="D.Kambarov" w:date="2025-03-13T17:33:00Z">
            <w:rPr>
              <w:i/>
            </w:rPr>
          </w:rPrChange>
        </w:rPr>
        <w:t>Приложение №2 к приказу Минэкономразвития России от 01.03.2019 №90 п.8».</w:t>
      </w:r>
    </w:p>
    <w:p w14:paraId="71188C67" w14:textId="77777777" w:rsidR="00A66D76" w:rsidRPr="00677ECD" w:rsidRDefault="00C835C6">
      <w:pPr>
        <w:pStyle w:val="OMDV3"/>
        <w:rPr>
          <w:lang w:val="ru-RU"/>
          <w:rPrChange w:id="1149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150" w:author="D.Kambarov" w:date="2025-03-13T14:49:00Z">
          <w:pPr>
            <w:pStyle w:val="OM"/>
            <w:numPr>
              <w:ilvl w:val="2"/>
              <w:numId w:val="32"/>
            </w:numPr>
            <w:ind w:left="993" w:hanging="720"/>
            <w:contextualSpacing w:val="0"/>
          </w:pPr>
        </w:pPrChange>
      </w:pPr>
      <w:r w:rsidRPr="008037B5">
        <w:rPr>
          <w:lang w:val="ru-RU"/>
          <w:rPrChange w:id="1151" w:author="D.Kambarov" w:date="2025-03-13T17:33:00Z">
            <w:rPr/>
          </w:rPrChange>
        </w:rPr>
        <w:t>Планы зонирования для каждого типа зонирования должны быть выполнены для каждого отдельно этажа.</w:t>
      </w:r>
    </w:p>
    <w:p w14:paraId="55CF50B7" w14:textId="77777777" w:rsidR="00A66D76" w:rsidRPr="00677ECD" w:rsidRDefault="00C835C6">
      <w:pPr>
        <w:pStyle w:val="OMDV3"/>
        <w:rPr>
          <w:lang w:val="ru-RU"/>
          <w:rPrChange w:id="1152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153" w:author="D.Kambarov" w:date="2025-03-13T14:49:00Z">
          <w:pPr>
            <w:pStyle w:val="OM"/>
            <w:numPr>
              <w:ilvl w:val="2"/>
              <w:numId w:val="32"/>
            </w:numPr>
            <w:ind w:left="993" w:hanging="720"/>
            <w:contextualSpacing w:val="0"/>
          </w:pPr>
        </w:pPrChange>
      </w:pPr>
      <w:r w:rsidRPr="008037B5">
        <w:rPr>
          <w:lang w:val="ru-RU"/>
          <w:rPrChange w:id="1154" w:author="D.Kambarov" w:date="2025-03-13T17:33:00Z">
            <w:rPr/>
          </w:rPrChange>
        </w:rPr>
        <w:t xml:space="preserve">Зоны </w:t>
      </w:r>
      <w:r w:rsidRPr="008037B5">
        <w:rPr>
          <w:i/>
          <w:iCs/>
          <w:lang w:val="ru-RU"/>
          <w:rPrChange w:id="1155" w:author="D.Kambarov" w:date="2025-03-13T17:33:00Z">
            <w:rPr>
              <w:i/>
              <w:iCs/>
            </w:rPr>
          </w:rPrChange>
        </w:rPr>
        <w:t xml:space="preserve">ГНС </w:t>
      </w:r>
      <w:r w:rsidRPr="008037B5">
        <w:rPr>
          <w:lang w:val="ru-RU"/>
          <w:rPrChange w:id="1156" w:author="D.Kambarov" w:date="2025-03-13T17:33:00Z">
            <w:rPr/>
          </w:rPrChange>
        </w:rPr>
        <w:t xml:space="preserve">и </w:t>
      </w:r>
      <w:r w:rsidRPr="008037B5">
        <w:rPr>
          <w:i/>
          <w:iCs/>
          <w:lang w:val="ru-RU"/>
          <w:rPrChange w:id="1157" w:author="D.Kambarov" w:date="2025-03-13T17:33:00Z">
            <w:rPr>
              <w:i/>
              <w:iCs/>
            </w:rPr>
          </w:rPrChange>
        </w:rPr>
        <w:t xml:space="preserve">Общая площадь здания </w:t>
      </w:r>
      <w:r w:rsidRPr="008037B5">
        <w:rPr>
          <w:lang w:val="ru-RU"/>
          <w:rPrChange w:id="1158" w:author="D.Kambarov" w:date="2025-03-13T17:33:00Z">
            <w:rPr/>
          </w:rPrChange>
        </w:rPr>
        <w:t xml:space="preserve">должны быть разделены по секциям. У экземпляров зон заполните параметр </w:t>
      </w:r>
      <w:r>
        <w:rPr>
          <w:i/>
          <w:iCs/>
        </w:rPr>
        <w:t>OMDV</w:t>
      </w:r>
      <w:r w:rsidRPr="008037B5">
        <w:rPr>
          <w:i/>
          <w:iCs/>
          <w:lang w:val="ru-RU"/>
          <w:rPrChange w:id="1159" w:author="D.Kambarov" w:date="2025-03-13T17:33:00Z">
            <w:rPr>
              <w:i/>
              <w:iCs/>
            </w:rPr>
          </w:rPrChange>
        </w:rPr>
        <w:t xml:space="preserve">_Секция </w:t>
      </w:r>
      <w:r w:rsidRPr="008037B5">
        <w:rPr>
          <w:lang w:val="ru-RU"/>
          <w:rPrChange w:id="1160" w:author="D.Kambarov" w:date="2025-03-13T17:33:00Z">
            <w:rPr/>
          </w:rPrChange>
        </w:rPr>
        <w:t>с соответствующим значением номера секции.</w:t>
      </w:r>
    </w:p>
    <w:p w14:paraId="0D585BB8" w14:textId="77777777" w:rsidR="00A66D76" w:rsidRPr="00677ECD" w:rsidRDefault="00C835C6">
      <w:pPr>
        <w:pStyle w:val="OMDV3"/>
        <w:rPr>
          <w:lang w:val="ru-RU"/>
          <w:rPrChange w:id="1161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162" w:author="D.Kambarov" w:date="2025-03-13T14:49:00Z">
          <w:pPr>
            <w:pStyle w:val="OM"/>
            <w:numPr>
              <w:ilvl w:val="2"/>
              <w:numId w:val="32"/>
            </w:numPr>
            <w:ind w:left="993" w:hanging="720"/>
            <w:contextualSpacing w:val="0"/>
          </w:pPr>
        </w:pPrChange>
      </w:pPr>
      <w:r w:rsidRPr="008037B5">
        <w:rPr>
          <w:lang w:val="ru-RU"/>
          <w:rPrChange w:id="1163" w:author="D.Kambarov" w:date="2025-03-13T17:33:00Z">
            <w:rPr/>
          </w:rPrChange>
        </w:rPr>
        <w:t xml:space="preserve">Зоны </w:t>
      </w:r>
      <w:r w:rsidRPr="008037B5">
        <w:rPr>
          <w:i/>
          <w:iCs/>
          <w:lang w:val="ru-RU"/>
          <w:rPrChange w:id="1164" w:author="D.Kambarov" w:date="2025-03-13T17:33:00Z">
            <w:rPr>
              <w:i/>
              <w:iCs/>
            </w:rPr>
          </w:rPrChange>
        </w:rPr>
        <w:t xml:space="preserve">ГНС </w:t>
      </w:r>
      <w:r w:rsidRPr="008037B5">
        <w:rPr>
          <w:lang w:val="ru-RU"/>
          <w:rPrChange w:id="1165" w:author="D.Kambarov" w:date="2025-03-13T17:33:00Z">
            <w:rPr/>
          </w:rPrChange>
        </w:rPr>
        <w:t xml:space="preserve">и </w:t>
      </w:r>
      <w:r w:rsidRPr="008037B5">
        <w:rPr>
          <w:i/>
          <w:iCs/>
          <w:lang w:val="ru-RU"/>
          <w:rPrChange w:id="1166" w:author="D.Kambarov" w:date="2025-03-13T17:33:00Z">
            <w:rPr>
              <w:i/>
              <w:iCs/>
            </w:rPr>
          </w:rPrChange>
        </w:rPr>
        <w:t xml:space="preserve">Общая площадь здания </w:t>
      </w:r>
      <w:r w:rsidRPr="008037B5">
        <w:rPr>
          <w:lang w:val="ru-RU"/>
          <w:rPrChange w:id="1167" w:author="D.Kambarov" w:date="2025-03-13T17:33:00Z">
            <w:rPr/>
          </w:rPrChange>
        </w:rPr>
        <w:t xml:space="preserve">должны быть разделены жилые и нежилые согласно расположения жилых и нежилых помещений. У экземпляров зон заполните параметр </w:t>
      </w:r>
      <w:r>
        <w:rPr>
          <w:i/>
          <w:iCs/>
        </w:rPr>
        <w:t>OMDV</w:t>
      </w:r>
      <w:r w:rsidRPr="008037B5">
        <w:rPr>
          <w:i/>
          <w:iCs/>
          <w:lang w:val="ru-RU"/>
          <w:rPrChange w:id="1168" w:author="D.Kambarov" w:date="2025-03-13T17:33:00Z">
            <w:rPr>
              <w:i/>
              <w:iCs/>
            </w:rPr>
          </w:rPrChange>
        </w:rPr>
        <w:t xml:space="preserve">_Назначение </w:t>
      </w:r>
      <w:r w:rsidRPr="008037B5">
        <w:rPr>
          <w:lang w:val="ru-RU"/>
          <w:rPrChange w:id="1169" w:author="D.Kambarov" w:date="2025-03-13T17:33:00Z">
            <w:rPr/>
          </w:rPrChange>
        </w:rPr>
        <w:t>с соответствующим значением «Жилое» и «Нежилое».</w:t>
      </w:r>
    </w:p>
    <w:p w14:paraId="11C35027" w14:textId="77777777" w:rsidR="00A66D76" w:rsidRPr="00677ECD" w:rsidRDefault="00C835C6">
      <w:pPr>
        <w:pStyle w:val="OMDV3"/>
        <w:rPr>
          <w:lang w:val="ru-RU"/>
          <w:rPrChange w:id="1170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171" w:author="D.Kambarov" w:date="2025-03-13T14:49:00Z">
          <w:pPr>
            <w:pStyle w:val="OM"/>
            <w:numPr>
              <w:ilvl w:val="2"/>
              <w:numId w:val="32"/>
            </w:numPr>
            <w:ind w:left="993" w:hanging="720"/>
            <w:contextualSpacing w:val="0"/>
          </w:pPr>
        </w:pPrChange>
      </w:pPr>
      <w:r w:rsidRPr="008037B5">
        <w:rPr>
          <w:lang w:val="ru-RU"/>
          <w:rPrChange w:id="1172" w:author="D.Kambarov" w:date="2025-03-13T17:33:00Z">
            <w:rPr/>
          </w:rPrChange>
        </w:rPr>
        <w:t xml:space="preserve">В модели на отдельный лист должны быть выведены спецификации на все технико-экономические показатели, рассчитывающиеся в модели. </w:t>
      </w:r>
    </w:p>
    <w:p w14:paraId="0CE6A563" w14:textId="77777777" w:rsidR="00A66D76" w:rsidRPr="00677ECD" w:rsidRDefault="00C835C6">
      <w:pPr>
        <w:pStyle w:val="OMDV3"/>
        <w:rPr>
          <w:lang w:val="ru-RU"/>
          <w:rPrChange w:id="1173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174" w:author="D.Kambarov" w:date="2025-03-13T14:49:00Z">
          <w:pPr>
            <w:pStyle w:val="OM"/>
            <w:numPr>
              <w:ilvl w:val="2"/>
              <w:numId w:val="32"/>
            </w:numPr>
            <w:ind w:left="993" w:hanging="720"/>
            <w:contextualSpacing w:val="0"/>
          </w:pPr>
        </w:pPrChange>
      </w:pPr>
      <w:r w:rsidRPr="008037B5">
        <w:rPr>
          <w:lang w:val="ru-RU"/>
          <w:rPrChange w:id="1175" w:author="D.Kambarov" w:date="2025-03-13T17:33:00Z">
            <w:rPr/>
          </w:rPrChange>
        </w:rPr>
        <w:t xml:space="preserve">Для расчёта квартирографии и площадей помещений, а также учёта кладовых, машиномест используйте плагин </w:t>
      </w:r>
      <w:r>
        <w:rPr>
          <w:i/>
        </w:rPr>
        <w:t>OMDV</w:t>
      </w:r>
      <w:r w:rsidRPr="008037B5">
        <w:rPr>
          <w:i/>
          <w:lang w:val="ru-RU"/>
          <w:rPrChange w:id="1176" w:author="D.Kambarov" w:date="2025-03-13T17:33:00Z">
            <w:rPr>
              <w:i/>
            </w:rPr>
          </w:rPrChange>
        </w:rPr>
        <w:t>.</w:t>
      </w:r>
      <w:r>
        <w:rPr>
          <w:i/>
        </w:rPr>
        <w:t>Building</w:t>
      </w:r>
      <w:r w:rsidRPr="008037B5">
        <w:rPr>
          <w:lang w:val="ru-RU"/>
          <w:rPrChange w:id="1177" w:author="D.Kambarov" w:date="2025-03-13T17:33:00Z">
            <w:rPr/>
          </w:rPrChange>
        </w:rPr>
        <w:t xml:space="preserve">. Использование этого плагина на каждом этапе </w:t>
      </w:r>
      <w:r w:rsidRPr="008037B5">
        <w:rPr>
          <w:u w:val="single"/>
          <w:lang w:val="ru-RU"/>
          <w:rPrChange w:id="1178" w:author="D.Kambarov" w:date="2025-03-13T17:33:00Z">
            <w:rPr>
              <w:u w:val="single"/>
            </w:rPr>
          </w:rPrChange>
        </w:rPr>
        <w:t>строго обязательно</w:t>
      </w:r>
      <w:r w:rsidRPr="008037B5">
        <w:rPr>
          <w:lang w:val="ru-RU"/>
          <w:rPrChange w:id="1179" w:author="D.Kambarov" w:date="2025-03-13T17:33:00Z">
            <w:rPr/>
          </w:rPrChange>
        </w:rPr>
        <w:t xml:space="preserve">, так как все рассчитываемые параметры используются сотрудниками ОМ </w:t>
      </w:r>
      <w:proofErr w:type="gramStart"/>
      <w:r w:rsidRPr="008037B5">
        <w:rPr>
          <w:lang w:val="ru-RU"/>
          <w:rPrChange w:id="1180" w:author="D.Kambarov" w:date="2025-03-13T17:33:00Z">
            <w:rPr/>
          </w:rPrChange>
        </w:rPr>
        <w:t>Девелопмент  при</w:t>
      </w:r>
      <w:proofErr w:type="gramEnd"/>
      <w:r w:rsidRPr="008037B5">
        <w:rPr>
          <w:lang w:val="ru-RU"/>
          <w:rPrChange w:id="1181" w:author="D.Kambarov" w:date="2025-03-13T17:33:00Z">
            <w:rPr/>
          </w:rPrChange>
        </w:rPr>
        <w:t xml:space="preserve"> работе с моделью в дальнейшем.</w:t>
      </w:r>
    </w:p>
    <w:p w14:paraId="076389CE" w14:textId="77777777" w:rsidR="00A66D76" w:rsidRPr="00677ECD" w:rsidRDefault="00C835C6">
      <w:pPr>
        <w:pStyle w:val="OMDV4"/>
        <w:ind w:left="1276" w:hanging="709"/>
        <w:rPr>
          <w:lang w:val="ru-RU"/>
          <w:rPrChange w:id="1182" w:author="Дмитрий Камбаров" w:date="2026-04-15T13:32:00Z">
            <w:rPr/>
          </w:rPrChange>
        </w:rPr>
        <w:pPrChange w:id="1183" w:author="D.Kambarov" w:date="2025-03-17T14:21:00Z">
          <w:pPr>
            <w:pStyle w:val="OM"/>
            <w:numPr>
              <w:numId w:val="0"/>
            </w:numPr>
            <w:ind w:left="993" w:firstLine="0"/>
            <w:contextualSpacing w:val="0"/>
          </w:pPr>
        </w:pPrChange>
      </w:pPr>
      <w:r w:rsidRPr="00677ECD">
        <w:rPr>
          <w:lang w:val="ru-RU"/>
          <w:rPrChange w:id="1184" w:author="Дмитрий Камбаров" w:date="2026-04-15T13:32:00Z">
            <w:rPr/>
          </w:rPrChange>
        </w:rPr>
        <w:t xml:space="preserve">Также обратите внимание, что обновлять данные (путём нажатия на кнопку Расчёт) необходимо перед каждой загрузкой модели в </w:t>
      </w:r>
      <w:r w:rsidRPr="00DC10FA">
        <w:t>Sarex</w:t>
      </w:r>
      <w:r w:rsidRPr="00677ECD">
        <w:rPr>
          <w:lang w:val="ru-RU"/>
          <w:rPrChange w:id="1185" w:author="Дмитрий Камбаров" w:date="2026-04-15T13:32:00Z">
            <w:rPr/>
          </w:rPrChange>
        </w:rPr>
        <w:t xml:space="preserve">, а также после каждой корректировки в процессе прохождения Экспертизы. </w:t>
      </w:r>
    </w:p>
    <w:p w14:paraId="10AA5837" w14:textId="3129F8DB" w:rsidR="00A66D76" w:rsidRPr="00677ECD" w:rsidRDefault="00C835C6">
      <w:pPr>
        <w:pStyle w:val="OMDV4"/>
        <w:ind w:left="1276" w:hanging="709"/>
        <w:rPr>
          <w:lang w:val="ru-RU"/>
          <w:rPrChange w:id="1186" w:author="Дмитрий Камбаров" w:date="2026-04-15T13:32:00Z">
            <w:rPr>
              <w:rFonts w:eastAsiaTheme="minorEastAsia" w:cstheme="minorHAnsi"/>
              <w:lang w:eastAsia="fr-FR"/>
            </w:rPr>
          </w:rPrChange>
        </w:rPr>
        <w:pPrChange w:id="1187" w:author="D.Kambarov" w:date="2025-03-17T14:21:00Z">
          <w:pPr>
            <w:pStyle w:val="OM"/>
            <w:numPr>
              <w:numId w:val="0"/>
            </w:numPr>
            <w:ind w:left="993" w:firstLine="0"/>
            <w:contextualSpacing w:val="0"/>
          </w:pPr>
        </w:pPrChange>
      </w:pPr>
      <w:r w:rsidRPr="00FC2835">
        <w:rPr>
          <w:lang w:val="ru-RU"/>
          <w:rPrChange w:id="1188" w:author="D.Kambarov" w:date="2025-03-17T14:21:00Z">
            <w:rPr/>
          </w:rPrChange>
        </w:rPr>
        <w:t xml:space="preserve">Плагины для всех версий </w:t>
      </w:r>
      <w:r>
        <w:t>Revit</w:t>
      </w:r>
      <w:r w:rsidRPr="00FC2835">
        <w:rPr>
          <w:lang w:val="ru-RU"/>
          <w:rPrChange w:id="1189" w:author="D.Kambarov" w:date="2025-03-17T14:21:00Z">
            <w:rPr/>
          </w:rPrChange>
        </w:rPr>
        <w:t xml:space="preserve">, а также инструкции для активации и работы с ним находятся в облачном хранилище </w:t>
      </w:r>
      <w:r>
        <w:t>Sarex</w:t>
      </w:r>
      <w:r w:rsidRPr="00FC2835">
        <w:rPr>
          <w:lang w:val="ru-RU"/>
          <w:rPrChange w:id="1190" w:author="D.Kambarov" w:date="2025-03-17T14:21:00Z">
            <w:rPr/>
          </w:rPrChange>
        </w:rPr>
        <w:t>.</w:t>
      </w:r>
    </w:p>
    <w:p w14:paraId="7206E82E" w14:textId="77777777" w:rsidR="00A66D76" w:rsidRPr="00677ECD" w:rsidRDefault="00C835C6">
      <w:pPr>
        <w:pStyle w:val="OMDV4"/>
        <w:ind w:left="1276" w:hanging="709"/>
        <w:rPr>
          <w:lang w:val="ru-RU"/>
          <w:rPrChange w:id="1191" w:author="Дмитрий Камбаров" w:date="2026-04-15T13:32:00Z">
            <w:rPr/>
          </w:rPrChange>
        </w:rPr>
        <w:pPrChange w:id="1192" w:author="D.Kambarov" w:date="2025-03-17T14:21:00Z">
          <w:pPr>
            <w:pStyle w:val="OM"/>
            <w:numPr>
              <w:numId w:val="0"/>
            </w:numPr>
            <w:ind w:left="993" w:firstLine="0"/>
            <w:contextualSpacing w:val="0"/>
          </w:pPr>
        </w:pPrChange>
      </w:pPr>
      <w:r w:rsidRPr="00677ECD">
        <w:rPr>
          <w:lang w:val="ru-RU"/>
          <w:rPrChange w:id="1193" w:author="Дмитрий Камбаров" w:date="2026-04-15T13:32:00Z">
            <w:rPr/>
          </w:rPrChange>
        </w:rPr>
        <w:t>Требования по работе с плагином см. раздел 7.</w:t>
      </w:r>
    </w:p>
    <w:p w14:paraId="0E062161" w14:textId="281162E1" w:rsidR="00A66D76" w:rsidRPr="00677ECD" w:rsidRDefault="00C835C6">
      <w:pPr>
        <w:pStyle w:val="OMDV4"/>
        <w:ind w:left="1276" w:hanging="709"/>
        <w:rPr>
          <w:lang w:val="ru-RU"/>
          <w:rPrChange w:id="1194" w:author="Дмитрий Камбаров" w:date="2026-04-15T13:32:00Z">
            <w:rPr/>
          </w:rPrChange>
        </w:rPr>
        <w:pPrChange w:id="1195" w:author="D.Kambarov" w:date="2025-03-17T14:21:00Z">
          <w:pPr>
            <w:pStyle w:val="OM"/>
            <w:numPr>
              <w:numId w:val="0"/>
            </w:numPr>
            <w:ind w:left="993" w:firstLine="0"/>
            <w:contextualSpacing w:val="0"/>
          </w:pPr>
        </w:pPrChange>
      </w:pPr>
      <w:r w:rsidRPr="00677ECD">
        <w:rPr>
          <w:lang w:val="ru-RU"/>
          <w:rPrChange w:id="1196" w:author="Дмитрий Камбаров" w:date="2026-04-15T13:32:00Z">
            <w:rPr/>
          </w:rPrChange>
        </w:rPr>
        <w:t xml:space="preserve">Использование других плагинов в работе не </w:t>
      </w:r>
      <w:del w:id="1197" w:author="D.Kambarov" w:date="2025-03-13T14:49:00Z">
        <w:r w:rsidRPr="00677ECD" w:rsidDel="00544A0C">
          <w:rPr>
            <w:lang w:val="ru-RU"/>
            <w:rPrChange w:id="1198" w:author="Дмитрий Камбаров" w:date="2026-04-15T13:32:00Z">
              <w:rPr/>
            </w:rPrChange>
          </w:rPr>
          <w:delText>запрящается</w:delText>
        </w:r>
      </w:del>
      <w:ins w:id="1199" w:author="D.Kambarov" w:date="2025-03-13T14:49:00Z">
        <w:r w:rsidR="00544A0C" w:rsidRPr="00677ECD">
          <w:rPr>
            <w:lang w:val="ru-RU"/>
            <w:rPrChange w:id="1200" w:author="Дмитрий Камбаров" w:date="2026-04-15T13:32:00Z">
              <w:rPr/>
            </w:rPrChange>
          </w:rPr>
          <w:t>запрещается</w:t>
        </w:r>
      </w:ins>
      <w:r w:rsidRPr="00677ECD">
        <w:rPr>
          <w:lang w:val="ru-RU"/>
          <w:rPrChange w:id="1201" w:author="Дмитрий Камбаров" w:date="2026-04-15T13:32:00Z">
            <w:rPr/>
          </w:rPrChange>
        </w:rPr>
        <w:t>.</w:t>
      </w:r>
    </w:p>
    <w:p w14:paraId="1C3B32AC" w14:textId="77777777" w:rsidR="00A66D76" w:rsidRPr="00677ECD" w:rsidRDefault="00C835C6">
      <w:pPr>
        <w:pStyle w:val="OMDV3"/>
        <w:rPr>
          <w:b/>
          <w:lang w:val="ru-RU"/>
          <w:rPrChange w:id="1202" w:author="Дмитрий Камбаров" w:date="2026-04-15T13:32:00Z">
            <w:rPr>
              <w:rFonts w:eastAsiaTheme="minorEastAsia"/>
              <w:b/>
              <w:lang w:eastAsia="fr-FR"/>
            </w:rPr>
          </w:rPrChange>
        </w:rPr>
        <w:pPrChange w:id="1203" w:author="D.Kambarov" w:date="2025-03-13T14:50:00Z">
          <w:pPr>
            <w:pStyle w:val="OM"/>
            <w:numPr>
              <w:ilvl w:val="2"/>
              <w:numId w:val="32"/>
            </w:numPr>
            <w:ind w:left="993" w:hanging="720"/>
            <w:contextualSpacing w:val="0"/>
          </w:pPr>
        </w:pPrChange>
      </w:pPr>
      <w:r w:rsidRPr="00DC10FA">
        <w:rPr>
          <w:lang w:val="ru-RU"/>
          <w:rPrChange w:id="1204" w:author="D.Kambarov" w:date="2025-03-13T15:04:00Z">
            <w:rPr/>
          </w:rPrChange>
        </w:rPr>
        <w:t>Все помещения должны быть замоделированы в модели, содержащей стены, конструкции полов и потолков, которые окружают эти помещения.</w:t>
      </w:r>
    </w:p>
    <w:p w14:paraId="2613BF50" w14:textId="77777777" w:rsidR="00A66D76" w:rsidRPr="00677ECD" w:rsidRDefault="00C835C6">
      <w:pPr>
        <w:pStyle w:val="OMDV3"/>
        <w:rPr>
          <w:b/>
          <w:lang w:val="ru-RU"/>
          <w:rPrChange w:id="1205" w:author="Дмитрий Камбаров" w:date="2026-04-15T13:32:00Z">
            <w:rPr>
              <w:rFonts w:eastAsiaTheme="minorEastAsia"/>
              <w:b/>
              <w:lang w:eastAsia="fr-FR"/>
            </w:rPr>
          </w:rPrChange>
        </w:rPr>
        <w:pPrChange w:id="1206" w:author="D.Kambarov" w:date="2025-03-13T14:50:00Z">
          <w:pPr>
            <w:pStyle w:val="af1"/>
            <w:numPr>
              <w:ilvl w:val="2"/>
              <w:numId w:val="32"/>
            </w:numPr>
            <w:ind w:left="992" w:hanging="720"/>
          </w:pPr>
        </w:pPrChange>
      </w:pPr>
      <w:r w:rsidRPr="008037B5">
        <w:rPr>
          <w:lang w:val="ru-RU"/>
          <w:rPrChange w:id="1207" w:author="D.Kambarov" w:date="2025-03-13T17:33:00Z">
            <w:rPr/>
          </w:rPrChange>
        </w:rPr>
        <w:t xml:space="preserve">При использовании разделителей помещений проследите за корректностью построения линии. При копировании на разные уровни разделитель не должен изменять своё положение, если иное не предусмотрено проектным решением. </w:t>
      </w:r>
    </w:p>
    <w:p w14:paraId="5E9F16D5" w14:textId="77777777" w:rsidR="00A66D76" w:rsidRPr="00677ECD" w:rsidRDefault="00C835C6">
      <w:pPr>
        <w:pStyle w:val="OMDV3"/>
        <w:rPr>
          <w:b/>
          <w:lang w:val="ru-RU"/>
          <w:rPrChange w:id="1208" w:author="Дмитрий Камбаров" w:date="2026-04-15T13:32:00Z">
            <w:rPr>
              <w:rFonts w:eastAsiaTheme="minorEastAsia"/>
              <w:b/>
              <w:lang w:eastAsia="fr-FR"/>
            </w:rPr>
          </w:rPrChange>
        </w:rPr>
        <w:pPrChange w:id="1209" w:author="D.Kambarov" w:date="2025-03-13T14:50:00Z">
          <w:pPr>
            <w:pStyle w:val="af1"/>
            <w:numPr>
              <w:ilvl w:val="2"/>
              <w:numId w:val="32"/>
            </w:numPr>
            <w:ind w:left="992" w:hanging="720"/>
          </w:pPr>
        </w:pPrChange>
      </w:pPr>
      <w:r w:rsidRPr="008037B5">
        <w:rPr>
          <w:lang w:val="ru-RU"/>
          <w:rPrChange w:id="1210" w:author="D.Kambarov" w:date="2025-03-13T17:33:00Z">
            <w:rPr/>
          </w:rPrChange>
        </w:rPr>
        <w:t>Не располагайте стены, между которыми должен проводиться расчёт площади и прочих параметров помещения, на расстоянии менее 106,2 мм друг от друга. Аналогично с разделителями помещений. Программа в данном месте не заполнит пространство помещением.</w:t>
      </w:r>
    </w:p>
    <w:p w14:paraId="183BE11E" w14:textId="77777777" w:rsidR="00A66D76" w:rsidRPr="00677ECD" w:rsidRDefault="00C835C6">
      <w:pPr>
        <w:pStyle w:val="OMDV3"/>
        <w:jc w:val="left"/>
        <w:rPr>
          <w:i/>
          <w:lang w:val="ru-RU"/>
          <w:rPrChange w:id="1211" w:author="Дмитрий Камбаров" w:date="2026-04-15T13:32:00Z">
            <w:rPr>
              <w:rFonts w:eastAsiaTheme="minorEastAsia"/>
              <w:i/>
              <w:lang w:eastAsia="fr-FR"/>
            </w:rPr>
          </w:rPrChange>
        </w:rPr>
        <w:pPrChange w:id="1212" w:author="D.Kambarov" w:date="2025-03-13T14:50:00Z">
          <w:pPr>
            <w:pStyle w:val="af1"/>
            <w:numPr>
              <w:ilvl w:val="2"/>
              <w:numId w:val="32"/>
            </w:numPr>
            <w:ind w:left="993" w:hanging="720"/>
          </w:pPr>
        </w:pPrChange>
      </w:pPr>
      <w:r w:rsidRPr="008037B5">
        <w:rPr>
          <w:lang w:val="ru-RU"/>
          <w:rPrChange w:id="1213" w:author="D.Kambarov" w:date="2025-03-13T17:33:00Z">
            <w:rPr/>
          </w:rPrChange>
        </w:rPr>
        <w:t xml:space="preserve">Для оформления документации используйте </w:t>
      </w:r>
      <w:r w:rsidRPr="008037B5">
        <w:rPr>
          <w:u w:val="single"/>
          <w:lang w:val="ru-RU"/>
          <w:rPrChange w:id="1214" w:author="D.Kambarov" w:date="2025-03-13T17:33:00Z">
            <w:rPr>
              <w:u w:val="single"/>
            </w:rPr>
          </w:rPrChange>
        </w:rPr>
        <w:t>только</w:t>
      </w:r>
      <w:r w:rsidRPr="008037B5">
        <w:rPr>
          <w:lang w:val="ru-RU"/>
          <w:rPrChange w:id="1215" w:author="D.Kambarov" w:date="2025-03-13T17:33:00Z">
            <w:rPr/>
          </w:rPrChange>
        </w:rPr>
        <w:t xml:space="preserve"> марки помещений, разработанные </w:t>
      </w:r>
      <w:r>
        <w:t>BIM</w:t>
      </w:r>
      <w:r w:rsidRPr="008037B5">
        <w:rPr>
          <w:lang w:val="ru-RU"/>
          <w:rPrChange w:id="1216" w:author="D.Kambarov" w:date="2025-03-13T17:33:00Z">
            <w:rPr/>
          </w:rPrChange>
        </w:rPr>
        <w:t>-отделом ОМ Девелопмент (</w:t>
      </w:r>
      <w:r w:rsidRPr="008037B5">
        <w:rPr>
          <w:u w:val="single"/>
          <w:lang w:val="ru-RU"/>
          <w:rPrChange w:id="1217" w:author="D.Kambarov" w:date="2025-03-13T17:33:00Z">
            <w:rPr>
              <w:u w:val="single"/>
            </w:rPr>
          </w:rPrChange>
        </w:rPr>
        <w:t>Для стадии П:</w:t>
      </w:r>
      <w:r w:rsidRPr="008037B5">
        <w:rPr>
          <w:lang w:val="ru-RU"/>
          <w:rPrChange w:id="1218" w:author="D.Kambarov" w:date="2025-03-13T17:33:00Z">
            <w:rPr/>
          </w:rPrChange>
        </w:rPr>
        <w:t xml:space="preserve"> </w:t>
      </w:r>
      <w:r>
        <w:rPr>
          <w:i/>
          <w:iCs/>
        </w:rPr>
        <w:t>OMDV</w:t>
      </w:r>
      <w:r w:rsidRPr="008037B5">
        <w:rPr>
          <w:i/>
          <w:lang w:val="ru-RU"/>
          <w:rPrChange w:id="1219" w:author="D.Kambarov" w:date="2025-03-13T17:33:00Z">
            <w:rPr>
              <w:i/>
            </w:rPr>
          </w:rPrChange>
        </w:rPr>
        <w:t>_Марка_Помещение_П</w:t>
      </w:r>
      <w:r w:rsidRPr="008037B5">
        <w:rPr>
          <w:lang w:val="ru-RU"/>
          <w:rPrChange w:id="1220" w:author="D.Kambarov" w:date="2025-03-13T17:33:00Z">
            <w:rPr/>
          </w:rPrChange>
        </w:rPr>
        <w:t xml:space="preserve">, </w:t>
      </w:r>
      <w:r>
        <w:rPr>
          <w:i/>
          <w:iCs/>
        </w:rPr>
        <w:t>OMDV</w:t>
      </w:r>
      <w:r w:rsidRPr="008037B5">
        <w:rPr>
          <w:i/>
          <w:lang w:val="ru-RU"/>
          <w:rPrChange w:id="1221" w:author="D.Kambarov" w:date="2025-03-13T17:33:00Z">
            <w:rPr>
              <w:i/>
            </w:rPr>
          </w:rPrChange>
        </w:rPr>
        <w:t xml:space="preserve">_Марка_Помещение_Квартира_П.  </w:t>
      </w:r>
      <w:r w:rsidRPr="008037B5">
        <w:rPr>
          <w:iCs/>
          <w:u w:val="single"/>
          <w:lang w:val="ru-RU"/>
          <w:rPrChange w:id="1222" w:author="D.Kambarov" w:date="2025-03-13T17:33:00Z">
            <w:rPr>
              <w:iCs/>
              <w:u w:val="single"/>
            </w:rPr>
          </w:rPrChange>
        </w:rPr>
        <w:t>Для стадии РД</w:t>
      </w:r>
      <w:r w:rsidRPr="008037B5">
        <w:rPr>
          <w:i/>
          <w:lang w:val="ru-RU"/>
          <w:rPrChange w:id="1223" w:author="D.Kambarov" w:date="2025-03-13T17:33:00Z">
            <w:rPr>
              <w:i/>
            </w:rPr>
          </w:rPrChange>
        </w:rPr>
        <w:t xml:space="preserve">: </w:t>
      </w:r>
      <w:r>
        <w:rPr>
          <w:i/>
          <w:iCs/>
        </w:rPr>
        <w:t>OMDV</w:t>
      </w:r>
      <w:r w:rsidRPr="008037B5">
        <w:rPr>
          <w:i/>
          <w:lang w:val="ru-RU"/>
          <w:rPrChange w:id="1224" w:author="D.Kambarov" w:date="2025-03-13T17:33:00Z">
            <w:rPr>
              <w:i/>
            </w:rPr>
          </w:rPrChange>
        </w:rPr>
        <w:t>_Марка_Помещение_РД</w:t>
      </w:r>
      <w:r w:rsidRPr="008037B5">
        <w:rPr>
          <w:lang w:val="ru-RU"/>
          <w:rPrChange w:id="1225" w:author="D.Kambarov" w:date="2025-03-13T17:33:00Z">
            <w:rPr/>
          </w:rPrChange>
        </w:rPr>
        <w:t xml:space="preserve">, </w:t>
      </w:r>
      <w:r>
        <w:rPr>
          <w:i/>
          <w:iCs/>
        </w:rPr>
        <w:t>OMDV</w:t>
      </w:r>
      <w:r w:rsidRPr="008037B5">
        <w:rPr>
          <w:i/>
          <w:lang w:val="ru-RU"/>
          <w:rPrChange w:id="1226" w:author="D.Kambarov" w:date="2025-03-13T17:33:00Z">
            <w:rPr>
              <w:i/>
            </w:rPr>
          </w:rPrChange>
        </w:rPr>
        <w:t>_Марка_Помещение_Квартира_РД</w:t>
      </w:r>
      <w:r w:rsidRPr="008037B5">
        <w:rPr>
          <w:lang w:val="ru-RU"/>
          <w:rPrChange w:id="1227" w:author="D.Kambarov" w:date="2025-03-13T17:33:00Z">
            <w:rPr/>
          </w:rPrChange>
        </w:rPr>
        <w:t xml:space="preserve">). Марки присутствуют в шаблоне, передаваемом Проектировщику, а также в передаваемом комплекте семейств. Разрешается </w:t>
      </w:r>
      <w:r w:rsidRPr="008037B5">
        <w:rPr>
          <w:u w:val="single"/>
          <w:lang w:val="ru-RU"/>
          <w:rPrChange w:id="1228" w:author="D.Kambarov" w:date="2025-03-13T17:33:00Z">
            <w:rPr>
              <w:u w:val="single"/>
            </w:rPr>
          </w:rPrChange>
        </w:rPr>
        <w:t>графически</w:t>
      </w:r>
      <w:r w:rsidRPr="008037B5">
        <w:rPr>
          <w:lang w:val="ru-RU"/>
          <w:rPrChange w:id="1229" w:author="D.Kambarov" w:date="2025-03-13T17:33:00Z">
            <w:rPr/>
          </w:rPrChange>
        </w:rPr>
        <w:t xml:space="preserve"> изменять марки. </w:t>
      </w:r>
      <w:r w:rsidRPr="008037B5">
        <w:rPr>
          <w:u w:val="single"/>
          <w:lang w:val="ru-RU"/>
          <w:rPrChange w:id="1230" w:author="D.Kambarov" w:date="2025-03-13T17:33:00Z">
            <w:rPr>
              <w:u w:val="single"/>
            </w:rPr>
          </w:rPrChange>
        </w:rPr>
        <w:t>Запрещается изменять метки в семействе марки.</w:t>
      </w:r>
    </w:p>
    <w:p w14:paraId="4C37F96A" w14:textId="13CD94E0" w:rsidR="00A66D76" w:rsidRPr="00677ECD" w:rsidRDefault="00C835C6">
      <w:pPr>
        <w:pStyle w:val="OMDV3"/>
        <w:rPr>
          <w:i/>
          <w:lang w:val="ru-RU"/>
          <w:rPrChange w:id="1231" w:author="Дмитрий Камбаров" w:date="2026-04-15T13:32:00Z">
            <w:rPr>
              <w:rFonts w:eastAsiaTheme="minorEastAsia"/>
              <w:i/>
              <w:lang w:eastAsia="fr-FR"/>
            </w:rPr>
          </w:rPrChange>
        </w:rPr>
        <w:pPrChange w:id="1232" w:author="D.Kambarov" w:date="2025-03-13T14:50:00Z">
          <w:pPr>
            <w:pStyle w:val="af1"/>
            <w:numPr>
              <w:ilvl w:val="2"/>
              <w:numId w:val="32"/>
            </w:numPr>
            <w:ind w:left="993" w:hanging="720"/>
          </w:pPr>
        </w:pPrChange>
      </w:pPr>
      <w:r w:rsidRPr="008037B5">
        <w:rPr>
          <w:lang w:val="ru-RU"/>
          <w:rPrChange w:id="1233" w:author="D.Kambarov" w:date="2025-03-13T17:33:00Z">
            <w:rPr/>
          </w:rPrChange>
        </w:rPr>
        <w:t>На стадии АГК и П при расстановке мебели и сантехнических приборов в модели АР использовать семейства</w:t>
      </w:r>
      <w:ins w:id="1234" w:author="D.Kambarov" w:date="2025-03-17T13:36:00Z">
        <w:r w:rsidR="006A3917">
          <w:rPr>
            <w:lang w:val="ru-RU"/>
          </w:rPr>
          <w:t>,</w:t>
        </w:r>
      </w:ins>
      <w:r w:rsidRPr="008037B5">
        <w:rPr>
          <w:lang w:val="ru-RU"/>
          <w:rPrChange w:id="1235" w:author="D.Kambarov" w:date="2025-03-13T17:33:00Z">
            <w:rPr/>
          </w:rPrChange>
        </w:rPr>
        <w:t xml:space="preserve"> предоставленные </w:t>
      </w:r>
      <w:r>
        <w:t>BIM</w:t>
      </w:r>
      <w:r w:rsidRPr="008037B5">
        <w:rPr>
          <w:lang w:val="ru-RU"/>
          <w:rPrChange w:id="1236" w:author="D.Kambarov" w:date="2025-03-13T17:33:00Z">
            <w:rPr/>
          </w:rPrChange>
        </w:rPr>
        <w:t xml:space="preserve">-отделом Заказчика. Актуальные семейства доступны в Библиотеке на </w:t>
      </w:r>
      <w:r>
        <w:t>Sarex</w:t>
      </w:r>
      <w:r w:rsidRPr="008037B5">
        <w:rPr>
          <w:lang w:val="ru-RU"/>
          <w:rPrChange w:id="1237" w:author="D.Kambarov" w:date="2025-03-13T17:33:00Z">
            <w:rPr/>
          </w:rPrChange>
        </w:rPr>
        <w:t>. Мебель и сантехнические приборы в модели АР необходимо размещать на всех этажах. При отсутствии необходимых семейств делать запрос координатору на добавление объектов, либо запрос на согласование использования собственных семейств.</w:t>
      </w:r>
    </w:p>
    <w:p w14:paraId="1A683638" w14:textId="77777777" w:rsidR="00A66D76" w:rsidRPr="00677ECD" w:rsidRDefault="00C835C6">
      <w:pPr>
        <w:pStyle w:val="OMDV3"/>
        <w:rPr>
          <w:bCs/>
          <w:i/>
          <w:lang w:val="ru-RU"/>
          <w:rPrChange w:id="1238" w:author="Дмитрий Камбаров" w:date="2026-04-15T13:32:00Z">
            <w:rPr>
              <w:rFonts w:eastAsiaTheme="minorEastAsia"/>
              <w:bCs/>
              <w:i/>
              <w:lang w:eastAsia="fr-FR"/>
            </w:rPr>
          </w:rPrChange>
        </w:rPr>
        <w:pPrChange w:id="1239" w:author="D.Kambarov" w:date="2025-03-13T15:05:00Z">
          <w:pPr>
            <w:pStyle w:val="af1"/>
            <w:numPr>
              <w:ilvl w:val="2"/>
              <w:numId w:val="32"/>
            </w:numPr>
            <w:ind w:left="993" w:hanging="720"/>
          </w:pPr>
        </w:pPrChange>
      </w:pPr>
      <w:r w:rsidRPr="008037B5">
        <w:rPr>
          <w:lang w:val="ru-RU"/>
          <w:rPrChange w:id="1240" w:author="D.Kambarov" w:date="2025-03-13T17:33:00Z">
            <w:rPr/>
          </w:rPrChange>
        </w:rPr>
        <w:t>Необходимо использовать только ту мебель, которая соответствует классу жилья, указанному в ТЗ.</w:t>
      </w:r>
    </w:p>
    <w:p w14:paraId="2AF4CC99" w14:textId="77777777" w:rsidR="00A66D76" w:rsidRPr="00677ECD" w:rsidRDefault="00C835C6">
      <w:pPr>
        <w:pStyle w:val="OMDV3"/>
        <w:rPr>
          <w:bCs/>
          <w:i/>
          <w:lang w:val="ru-RU"/>
          <w:rPrChange w:id="1241" w:author="Дмитрий Камбаров" w:date="2026-04-15T13:32:00Z">
            <w:rPr>
              <w:rFonts w:eastAsiaTheme="minorEastAsia"/>
              <w:bCs/>
              <w:i/>
              <w:lang w:eastAsia="fr-FR"/>
            </w:rPr>
          </w:rPrChange>
        </w:rPr>
        <w:pPrChange w:id="1242" w:author="D.Kambarov" w:date="2025-03-13T15:05:00Z">
          <w:pPr>
            <w:pStyle w:val="af1"/>
            <w:numPr>
              <w:ilvl w:val="2"/>
              <w:numId w:val="32"/>
            </w:numPr>
            <w:ind w:left="993" w:hanging="720"/>
          </w:pPr>
        </w:pPrChange>
      </w:pPr>
      <w:r w:rsidRPr="008037B5">
        <w:rPr>
          <w:lang w:val="ru-RU"/>
          <w:rPrChange w:id="1243" w:author="D.Kambarov" w:date="2025-03-13T17:33:00Z">
            <w:rPr/>
          </w:rPrChange>
        </w:rPr>
        <w:t xml:space="preserve">Требования к библиотеке семейств согласуются в </w:t>
      </w:r>
      <w:r>
        <w:rPr>
          <w:b/>
        </w:rPr>
        <w:t>BEP</w:t>
      </w:r>
      <w:r w:rsidRPr="008037B5">
        <w:rPr>
          <w:lang w:val="ru-RU"/>
          <w:rPrChange w:id="1244" w:author="D.Kambarov" w:date="2025-03-13T17:33:00Z">
            <w:rPr/>
          </w:rPrChange>
        </w:rPr>
        <w:t>.</w:t>
      </w:r>
    </w:p>
    <w:p w14:paraId="0C59E3A6" w14:textId="77777777" w:rsidR="00A66D76" w:rsidRPr="00677ECD" w:rsidRDefault="00C835C6">
      <w:pPr>
        <w:pStyle w:val="OMDV2"/>
        <w:rPr>
          <w:bCs/>
          <w:lang w:val="ru-RU"/>
          <w:rPrChange w:id="1245" w:author="Дмитрий Камбаров" w:date="2026-04-15T13:32:00Z">
            <w:rPr>
              <w:rFonts w:eastAsiaTheme="minorEastAsia"/>
              <w:bCs/>
              <w:lang w:eastAsia="fr-FR"/>
            </w:rPr>
          </w:rPrChange>
        </w:rPr>
        <w:pPrChange w:id="1246" w:author="D.Kambarov" w:date="2025-03-13T15:05:00Z">
          <w:pPr>
            <w:pStyle w:val="OM"/>
            <w:numPr>
              <w:ilvl w:val="1"/>
              <w:numId w:val="32"/>
            </w:numPr>
            <w:ind w:left="567" w:hanging="567"/>
          </w:pPr>
        </w:pPrChange>
      </w:pPr>
      <w:r w:rsidRPr="008037B5">
        <w:rPr>
          <w:lang w:val="ru-RU"/>
          <w:rPrChange w:id="1247" w:author="D.Kambarov" w:date="2025-03-13T17:33:00Z">
            <w:rPr/>
          </w:rPrChange>
        </w:rPr>
        <w:t xml:space="preserve">Требования для этапов </w:t>
      </w:r>
      <w:r>
        <w:t>BIM</w:t>
      </w:r>
      <w:r w:rsidRPr="008037B5">
        <w:rPr>
          <w:lang w:val="ru-RU"/>
          <w:rPrChange w:id="1248" w:author="D.Kambarov" w:date="2025-03-13T17:33:00Z">
            <w:rPr/>
          </w:rPrChange>
        </w:rPr>
        <w:t xml:space="preserve"> (АГК-2), </w:t>
      </w:r>
      <w:r>
        <w:t>BIM</w:t>
      </w:r>
      <w:r w:rsidRPr="008037B5">
        <w:rPr>
          <w:lang w:val="ru-RU"/>
          <w:rPrChange w:id="1249" w:author="D.Kambarov" w:date="2025-03-13T17:33:00Z">
            <w:rPr/>
          </w:rPrChange>
        </w:rPr>
        <w:t xml:space="preserve"> (П-1), </w:t>
      </w:r>
      <w:r>
        <w:t>BIM</w:t>
      </w:r>
      <w:r w:rsidRPr="008037B5">
        <w:rPr>
          <w:lang w:val="ru-RU"/>
          <w:rPrChange w:id="1250" w:author="D.Kambarov" w:date="2025-03-13T17:33:00Z">
            <w:rPr/>
          </w:rPrChange>
        </w:rPr>
        <w:t xml:space="preserve"> (П-2), </w:t>
      </w:r>
      <w:r>
        <w:t>BIM</w:t>
      </w:r>
      <w:r w:rsidRPr="008037B5">
        <w:rPr>
          <w:lang w:val="ru-RU"/>
          <w:rPrChange w:id="1251" w:author="D.Kambarov" w:date="2025-03-13T17:33:00Z">
            <w:rPr/>
          </w:rPrChange>
        </w:rPr>
        <w:t xml:space="preserve"> (П-Итог), </w:t>
      </w:r>
      <w:r>
        <w:t>BIM</w:t>
      </w:r>
      <w:r w:rsidRPr="008037B5">
        <w:rPr>
          <w:lang w:val="ru-RU"/>
          <w:rPrChange w:id="1252" w:author="D.Kambarov" w:date="2025-03-13T17:33:00Z">
            <w:rPr/>
          </w:rPrChange>
        </w:rPr>
        <w:t xml:space="preserve"> (П+/Т), </w:t>
      </w:r>
      <w:r>
        <w:t>BIM</w:t>
      </w:r>
      <w:r w:rsidRPr="008037B5">
        <w:rPr>
          <w:lang w:val="ru-RU"/>
          <w:rPrChange w:id="1253" w:author="D.Kambarov" w:date="2025-03-13T17:33:00Z">
            <w:rPr/>
          </w:rPrChange>
        </w:rPr>
        <w:t xml:space="preserve"> (РД)</w:t>
      </w:r>
    </w:p>
    <w:p w14:paraId="6F7F1784" w14:textId="77777777" w:rsidR="00A66D76" w:rsidRPr="00677ECD" w:rsidRDefault="00C835C6">
      <w:pPr>
        <w:pStyle w:val="OMDV3"/>
        <w:rPr>
          <w:bCs/>
          <w:i/>
          <w:lang w:val="ru-RU"/>
          <w:rPrChange w:id="1254" w:author="Дмитрий Камбаров" w:date="2026-04-15T13:32:00Z">
            <w:rPr>
              <w:rFonts w:eastAsiaTheme="minorEastAsia"/>
              <w:bCs/>
              <w:i/>
              <w:lang w:eastAsia="fr-FR"/>
            </w:rPr>
          </w:rPrChange>
        </w:rPr>
        <w:pPrChange w:id="1255" w:author="D.Kambarov" w:date="2025-03-13T15:06:00Z">
          <w:pPr>
            <w:pStyle w:val="af1"/>
            <w:numPr>
              <w:ilvl w:val="2"/>
              <w:numId w:val="32"/>
            </w:numPr>
            <w:ind w:left="992" w:hanging="709"/>
          </w:pPr>
        </w:pPrChange>
      </w:pPr>
      <w:r w:rsidRPr="008037B5">
        <w:rPr>
          <w:lang w:val="ru-RU"/>
          <w:rPrChange w:id="1256" w:author="D.Kambarov" w:date="2025-03-13T17:33:00Z">
            <w:rPr/>
          </w:rPrChange>
        </w:rPr>
        <w:t xml:space="preserve">Моделирование балконных оконных блоков необходимо выполнять </w:t>
      </w:r>
      <w:r w:rsidRPr="008037B5">
        <w:rPr>
          <w:b/>
          <w:lang w:val="ru-RU"/>
          <w:rPrChange w:id="1257" w:author="D.Kambarov" w:date="2025-03-13T17:33:00Z">
            <w:rPr>
              <w:b/>
            </w:rPr>
          </w:rPrChange>
        </w:rPr>
        <w:t>единым семейством</w:t>
      </w:r>
      <w:r w:rsidRPr="008037B5">
        <w:rPr>
          <w:lang w:val="ru-RU"/>
          <w:rPrChange w:id="1258" w:author="D.Kambarov" w:date="2025-03-13T17:33:00Z">
            <w:rPr/>
          </w:rPrChange>
        </w:rPr>
        <w:t>, не разделяя на окно и дверь.</w:t>
      </w:r>
    </w:p>
    <w:p w14:paraId="79B61657" w14:textId="77777777" w:rsidR="00A66D76" w:rsidRDefault="00C835C6">
      <w:pPr>
        <w:pStyle w:val="OM"/>
        <w:numPr>
          <w:ilvl w:val="0"/>
          <w:numId w:val="0"/>
        </w:numPr>
        <w:contextualSpacing w:val="0"/>
        <w:jc w:val="center"/>
      </w:pPr>
      <w:r>
        <w:rPr>
          <w:rFonts w:eastAsiaTheme="minorEastAsia" w:cstheme="minorHAnsi"/>
          <w:noProof/>
          <w:lang w:eastAsia="ru-RU"/>
        </w:rPr>
        <w:drawing>
          <wp:inline distT="0" distB="0" distL="0" distR="0" wp14:anchorId="44D742E9" wp14:editId="5F3FDDC6">
            <wp:extent cx="2081242" cy="2357362"/>
            <wp:effectExtent l="0" t="0" r="0" b="5080"/>
            <wp:docPr id="13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07527" name="Рисунок 37"/>
                    <pic:cNvPicPr>
                      <a:picLocks noChangeAspect="1"/>
                    </pic:cNvPicPr>
                  </pic:nvPicPr>
                  <pic:blipFill>
                    <a:blip r:embed="rId24"/>
                    <a:stretch/>
                  </pic:blipFill>
                  <pic:spPr bwMode="auto">
                    <a:xfrm>
                      <a:off x="0" y="0"/>
                      <a:ext cx="2093222" cy="237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FD51" w14:textId="77777777" w:rsidR="00A66D76" w:rsidRPr="00677ECD" w:rsidRDefault="00C835C6">
      <w:pPr>
        <w:pStyle w:val="OMDV3"/>
        <w:rPr>
          <w:bCs/>
          <w:lang w:val="ru-RU"/>
          <w:rPrChange w:id="1259" w:author="Дмитрий Камбаров" w:date="2026-04-15T13:32:00Z">
            <w:rPr>
              <w:rFonts w:eastAsiaTheme="minorEastAsia"/>
              <w:bCs/>
              <w:lang w:eastAsia="fr-FR"/>
            </w:rPr>
          </w:rPrChange>
        </w:rPr>
        <w:pPrChange w:id="1260" w:author="D.Kambarov" w:date="2025-03-13T15:06:00Z">
          <w:pPr>
            <w:pStyle w:val="af1"/>
            <w:numPr>
              <w:ilvl w:val="2"/>
              <w:numId w:val="32"/>
            </w:numPr>
            <w:ind w:left="992" w:hanging="720"/>
          </w:pPr>
        </w:pPrChange>
      </w:pPr>
      <w:r w:rsidRPr="008037B5">
        <w:rPr>
          <w:lang w:val="ru-RU"/>
          <w:rPrChange w:id="1261" w:author="D.Kambarov" w:date="2025-03-13T17:33:00Z">
            <w:rPr/>
          </w:rPrChange>
        </w:rPr>
        <w:t xml:space="preserve">Лестничные марши в разделе АР моделируйте с использованием инструмента </w:t>
      </w:r>
      <w:r w:rsidRPr="008037B5">
        <w:rPr>
          <w:i/>
          <w:lang w:val="ru-RU"/>
          <w:rPrChange w:id="1262" w:author="D.Kambarov" w:date="2025-03-13T17:33:00Z">
            <w:rPr>
              <w:i/>
            </w:rPr>
          </w:rPrChange>
        </w:rPr>
        <w:t>Лестницы</w:t>
      </w:r>
      <w:r w:rsidRPr="008037B5">
        <w:rPr>
          <w:lang w:val="ru-RU"/>
          <w:rPrChange w:id="1263" w:author="D.Kambarov" w:date="2025-03-13T17:33:00Z">
            <w:rPr/>
          </w:rPrChange>
        </w:rPr>
        <w:t>.</w:t>
      </w:r>
    </w:p>
    <w:p w14:paraId="3799F40D" w14:textId="77777777" w:rsidR="00A66D76" w:rsidRPr="00677ECD" w:rsidRDefault="00C835C6">
      <w:pPr>
        <w:pStyle w:val="OMDV3"/>
        <w:rPr>
          <w:lang w:val="ru-RU"/>
          <w:rPrChange w:id="1264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265" w:author="D.Kambarov" w:date="2025-03-13T15:06:00Z">
          <w:pPr>
            <w:pStyle w:val="af1"/>
            <w:numPr>
              <w:ilvl w:val="2"/>
              <w:numId w:val="32"/>
            </w:numPr>
            <w:ind w:left="992" w:hanging="720"/>
          </w:pPr>
        </w:pPrChange>
      </w:pPr>
      <w:r w:rsidRPr="008037B5">
        <w:rPr>
          <w:lang w:val="ru-RU"/>
          <w:rPrChange w:id="1266" w:author="D.Kambarov" w:date="2025-03-13T17:33:00Z">
            <w:rPr/>
          </w:rPrChange>
        </w:rPr>
        <w:t>Для моделирования фасадов из кладочных элементов или штукатурки следует применять инструмент «Стена».</w:t>
      </w:r>
    </w:p>
    <w:p w14:paraId="28347895" w14:textId="77777777" w:rsidR="00A66D76" w:rsidRPr="00677ECD" w:rsidRDefault="00C835C6">
      <w:pPr>
        <w:pStyle w:val="OMDV3"/>
        <w:rPr>
          <w:lang w:val="ru-RU"/>
          <w:rPrChange w:id="1267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268" w:author="D.Kambarov" w:date="2025-03-13T15:06:00Z">
          <w:pPr>
            <w:pStyle w:val="af1"/>
            <w:numPr>
              <w:ilvl w:val="2"/>
              <w:numId w:val="32"/>
            </w:numPr>
            <w:ind w:left="992" w:hanging="720"/>
          </w:pPr>
        </w:pPrChange>
      </w:pPr>
      <w:r w:rsidRPr="008037B5">
        <w:rPr>
          <w:lang w:val="ru-RU"/>
          <w:rPrChange w:id="1269" w:author="D.Kambarov" w:date="2025-03-13T17:33:00Z">
            <w:rPr/>
          </w:rPrChange>
        </w:rPr>
        <w:t>При моделировании вентилируемых фасадов</w:t>
      </w:r>
      <w:r w:rsidRPr="008037B5">
        <w:rPr>
          <w:u w:val="single"/>
          <w:lang w:val="ru-RU"/>
          <w:rPrChange w:id="1270" w:author="D.Kambarov" w:date="2025-03-13T17:33:00Z">
            <w:rPr>
              <w:u w:val="single"/>
            </w:rPr>
          </w:rPrChange>
        </w:rPr>
        <w:t xml:space="preserve"> на стадиях Концепция и Проект</w:t>
      </w:r>
      <w:r w:rsidRPr="008037B5">
        <w:rPr>
          <w:lang w:val="ru-RU"/>
          <w:rPrChange w:id="1271" w:author="D.Kambarov" w:date="2025-03-13T17:33:00Z">
            <w:rPr/>
          </w:rPrChange>
        </w:rPr>
        <w:t xml:space="preserve"> используйте один из перечисленных инструментов:</w:t>
      </w:r>
    </w:p>
    <w:p w14:paraId="0002A827" w14:textId="77777777" w:rsidR="00A66D76" w:rsidRPr="00DC10FA" w:rsidRDefault="00C835C6">
      <w:pPr>
        <w:pStyle w:val="OM"/>
        <w:numPr>
          <w:ilvl w:val="0"/>
          <w:numId w:val="65"/>
        </w:numPr>
        <w:rPr>
          <w:lang w:eastAsia="fr-FR"/>
        </w:rPr>
        <w:pPrChange w:id="1272" w:author="D.Kambarov" w:date="2025-03-13T15:06:00Z">
          <w:pPr>
            <w:pStyle w:val="af1"/>
            <w:numPr>
              <w:ilvl w:val="3"/>
              <w:numId w:val="24"/>
            </w:numPr>
            <w:ind w:left="1276" w:hanging="283"/>
          </w:pPr>
        </w:pPrChange>
      </w:pPr>
      <w:r w:rsidRPr="00DC10FA">
        <w:rPr>
          <w:lang w:eastAsia="fr-FR"/>
        </w:rPr>
        <w:t>Стена (создать отдельный тип системного семейства стены)</w:t>
      </w:r>
    </w:p>
    <w:p w14:paraId="00F9803E" w14:textId="77777777" w:rsidR="00A66D76" w:rsidRPr="00DC10FA" w:rsidRDefault="00C835C6">
      <w:pPr>
        <w:pStyle w:val="OM"/>
        <w:numPr>
          <w:ilvl w:val="0"/>
          <w:numId w:val="65"/>
        </w:numPr>
        <w:rPr>
          <w:bCs/>
          <w:i/>
          <w:lang w:eastAsia="fr-FR"/>
        </w:rPr>
        <w:pPrChange w:id="1273" w:author="D.Kambarov" w:date="2025-03-13T15:06:00Z">
          <w:pPr>
            <w:pStyle w:val="af1"/>
            <w:numPr>
              <w:ilvl w:val="3"/>
              <w:numId w:val="24"/>
            </w:numPr>
            <w:ind w:left="1276" w:hanging="283"/>
          </w:pPr>
        </w:pPrChange>
      </w:pPr>
      <w:r w:rsidRPr="00DC10FA">
        <w:rPr>
          <w:lang w:eastAsia="fr-FR"/>
        </w:rPr>
        <w:t>Витраж (назначить соответствующие материалы панелей)</w:t>
      </w:r>
    </w:p>
    <w:p w14:paraId="7EB9741B" w14:textId="77777777" w:rsidR="00A66D76" w:rsidRDefault="00C835C6">
      <w:pPr>
        <w:rPr>
          <w:b/>
          <w:bCs/>
          <w:lang w:eastAsia="fr-FR"/>
        </w:rPr>
        <w:pPrChange w:id="1274" w:author="D.Kambarov" w:date="2025-03-13T14:02:00Z">
          <w:pPr>
            <w:pStyle w:val="af1"/>
            <w:ind w:left="709"/>
          </w:pPr>
        </w:pPrChange>
      </w:pPr>
      <w:r>
        <w:rPr>
          <w:u w:val="single"/>
          <w:lang w:eastAsia="fr-FR"/>
        </w:rPr>
        <w:t>Примечание:</w:t>
      </w:r>
      <w:r>
        <w:rPr>
          <w:lang w:eastAsia="fr-FR"/>
        </w:rPr>
        <w:t xml:space="preserve"> моделирование вентилируемых фасадов на стадии Рабочая Документация и для подсчета ВОР см. пункт 4.8.1.</w:t>
      </w:r>
    </w:p>
    <w:p w14:paraId="2BA83694" w14:textId="77777777" w:rsidR="00A66D76" w:rsidRPr="00677ECD" w:rsidRDefault="00C835C6">
      <w:pPr>
        <w:pStyle w:val="OMDV3"/>
        <w:rPr>
          <w:lang w:val="ru-RU"/>
          <w:rPrChange w:id="1275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276" w:author="D.Kambarov" w:date="2025-03-13T15:06:00Z">
          <w:pPr>
            <w:pStyle w:val="af1"/>
            <w:numPr>
              <w:ilvl w:val="2"/>
              <w:numId w:val="32"/>
            </w:numPr>
            <w:ind w:left="993" w:hanging="720"/>
          </w:pPr>
        </w:pPrChange>
      </w:pPr>
      <w:r w:rsidRPr="008037B5">
        <w:rPr>
          <w:lang w:val="ru-RU"/>
          <w:rPrChange w:id="1277" w:author="D.Kambarov" w:date="2025-03-13T17:33:00Z">
            <w:rPr/>
          </w:rPrChange>
        </w:rPr>
        <w:t>Все 2</w:t>
      </w:r>
      <w:r>
        <w:t>D</w:t>
      </w:r>
      <w:r w:rsidRPr="008037B5">
        <w:rPr>
          <w:lang w:val="ru-RU"/>
          <w:rPrChange w:id="1278" w:author="D.Kambarov" w:date="2025-03-13T17:33:00Z">
            <w:rPr/>
          </w:rPrChange>
        </w:rPr>
        <w:t xml:space="preserve"> семейства, используемые в оформлении, должны находиться на реальной отметке уровня своего размещения.</w:t>
      </w:r>
    </w:p>
    <w:p w14:paraId="6F42A0F5" w14:textId="77777777" w:rsidR="00A66D76" w:rsidRPr="00677ECD" w:rsidRDefault="00C835C6">
      <w:pPr>
        <w:pStyle w:val="OMDV3"/>
        <w:rPr>
          <w:lang w:val="ru-RU"/>
          <w:rPrChange w:id="1279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280" w:author="D.Kambarov" w:date="2025-03-13T15:06:00Z">
          <w:pPr>
            <w:pStyle w:val="af1"/>
            <w:numPr>
              <w:ilvl w:val="2"/>
              <w:numId w:val="32"/>
            </w:numPr>
            <w:ind w:left="993" w:hanging="720"/>
          </w:pPr>
        </w:pPrChange>
      </w:pPr>
      <w:r w:rsidRPr="008037B5">
        <w:rPr>
          <w:lang w:val="ru-RU"/>
          <w:rPrChange w:id="1281" w:author="D.Kambarov" w:date="2025-03-13T17:33:00Z">
            <w:rPr/>
          </w:rPrChange>
        </w:rPr>
        <w:t>Семейства на основе грани, плоскости и стены должны вставляться по выбранной рабочей плоскости – то есть внутри такого семейства должна быть включена галочка «размещать на рабочей плоскости»</w:t>
      </w:r>
    </w:p>
    <w:p w14:paraId="6A25C4FF" w14:textId="77777777" w:rsidR="00A66D76" w:rsidRPr="00677ECD" w:rsidRDefault="00C835C6">
      <w:pPr>
        <w:pStyle w:val="OMDV3"/>
        <w:rPr>
          <w:b/>
          <w:bCs/>
          <w:lang w:val="ru-RU"/>
          <w:rPrChange w:id="1282" w:author="Дмитрий Камбаров" w:date="2026-04-15T13:32:00Z">
            <w:rPr>
              <w:rFonts w:eastAsiaTheme="minorEastAsia"/>
              <w:b/>
              <w:bCs/>
              <w:lang w:eastAsia="fr-FR"/>
            </w:rPr>
          </w:rPrChange>
        </w:rPr>
        <w:pPrChange w:id="1283" w:author="D.Kambarov" w:date="2025-03-13T15:06:00Z">
          <w:pPr>
            <w:pStyle w:val="af1"/>
            <w:numPr>
              <w:ilvl w:val="2"/>
              <w:numId w:val="32"/>
            </w:numPr>
            <w:ind w:left="992" w:hanging="720"/>
          </w:pPr>
        </w:pPrChange>
      </w:pPr>
      <w:r w:rsidRPr="008037B5">
        <w:rPr>
          <w:lang w:val="ru-RU"/>
          <w:rPrChange w:id="1284" w:author="D.Kambarov" w:date="2025-03-13T17:33:00Z">
            <w:rPr/>
          </w:rPrChange>
        </w:rPr>
        <w:t xml:space="preserve">Для моделирования </w:t>
      </w:r>
      <w:proofErr w:type="spellStart"/>
      <w:r w:rsidRPr="008037B5">
        <w:rPr>
          <w:lang w:val="ru-RU"/>
          <w:rPrChange w:id="1285" w:author="D.Kambarov" w:date="2025-03-13T17:33:00Z">
            <w:rPr/>
          </w:rPrChange>
        </w:rPr>
        <w:t>машиномест</w:t>
      </w:r>
      <w:proofErr w:type="spellEnd"/>
      <w:r w:rsidRPr="008037B5">
        <w:rPr>
          <w:lang w:val="ru-RU"/>
          <w:rPrChange w:id="1286" w:author="D.Kambarov" w:date="2025-03-13T17:33:00Z">
            <w:rPr/>
          </w:rPrChange>
        </w:rPr>
        <w:t xml:space="preserve"> используйте загружаемое семейство категории «Парковка», состоящее из геометрии параллелепипеда описывающего габариты автомобиля. Это необходимо для исключения пересечений объёма машиноместа с геометрией инженерных сетей.</w:t>
      </w:r>
    </w:p>
    <w:p w14:paraId="46035D5A" w14:textId="77777777" w:rsidR="00A66D76" w:rsidRPr="00677ECD" w:rsidRDefault="00C835C6">
      <w:pPr>
        <w:pStyle w:val="OMDV2"/>
        <w:rPr>
          <w:lang w:val="ru-RU"/>
          <w:rPrChange w:id="1287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288" w:author="D.Kambarov" w:date="2025-03-13T15:06:00Z">
          <w:pPr>
            <w:pStyle w:val="OM"/>
            <w:numPr>
              <w:ilvl w:val="1"/>
              <w:numId w:val="32"/>
            </w:numPr>
            <w:ind w:left="567" w:hanging="567"/>
            <w:contextualSpacing w:val="0"/>
          </w:pPr>
        </w:pPrChange>
      </w:pPr>
      <w:r w:rsidRPr="008037B5">
        <w:rPr>
          <w:lang w:val="ru-RU"/>
          <w:rPrChange w:id="1289" w:author="D.Kambarov" w:date="2025-03-13T17:33:00Z">
            <w:rPr/>
          </w:rPrChange>
        </w:rPr>
        <w:t xml:space="preserve">Требования для этапов </w:t>
      </w:r>
      <w:r>
        <w:t>BIM</w:t>
      </w:r>
      <w:r w:rsidRPr="008037B5">
        <w:rPr>
          <w:lang w:val="ru-RU"/>
          <w:rPrChange w:id="1290" w:author="D.Kambarov" w:date="2025-03-13T17:33:00Z">
            <w:rPr/>
          </w:rPrChange>
        </w:rPr>
        <w:t xml:space="preserve"> (П-1), </w:t>
      </w:r>
      <w:r>
        <w:t>BIM</w:t>
      </w:r>
      <w:r w:rsidRPr="008037B5">
        <w:rPr>
          <w:lang w:val="ru-RU"/>
          <w:rPrChange w:id="1291" w:author="D.Kambarov" w:date="2025-03-13T17:33:00Z">
            <w:rPr/>
          </w:rPrChange>
        </w:rPr>
        <w:t xml:space="preserve"> (П-2), </w:t>
      </w:r>
      <w:r>
        <w:t>BIM</w:t>
      </w:r>
      <w:r w:rsidRPr="008037B5">
        <w:rPr>
          <w:lang w:val="ru-RU"/>
          <w:rPrChange w:id="1292" w:author="D.Kambarov" w:date="2025-03-13T17:33:00Z">
            <w:rPr/>
          </w:rPrChange>
        </w:rPr>
        <w:t xml:space="preserve"> (П-Итог), </w:t>
      </w:r>
      <w:r>
        <w:t>BIM</w:t>
      </w:r>
      <w:r w:rsidRPr="008037B5">
        <w:rPr>
          <w:lang w:val="ru-RU"/>
          <w:rPrChange w:id="1293" w:author="D.Kambarov" w:date="2025-03-13T17:33:00Z">
            <w:rPr/>
          </w:rPrChange>
        </w:rPr>
        <w:t xml:space="preserve"> (П+/Т), </w:t>
      </w:r>
      <w:r>
        <w:t>BIM</w:t>
      </w:r>
      <w:r w:rsidRPr="008037B5">
        <w:rPr>
          <w:lang w:val="ru-RU"/>
          <w:rPrChange w:id="1294" w:author="D.Kambarov" w:date="2025-03-13T17:33:00Z">
            <w:rPr/>
          </w:rPrChange>
        </w:rPr>
        <w:t xml:space="preserve"> (РД)</w:t>
      </w:r>
    </w:p>
    <w:p w14:paraId="0A21230F" w14:textId="77777777" w:rsidR="00A66D76" w:rsidRPr="00677ECD" w:rsidRDefault="00C835C6">
      <w:pPr>
        <w:pStyle w:val="OMDV3"/>
        <w:rPr>
          <w:b/>
          <w:color w:val="FF0000"/>
          <w:lang w:val="ru-RU" w:eastAsia="ru-RU"/>
          <w:rPrChange w:id="1295" w:author="Дмитрий Камбаров" w:date="2026-04-15T13:32:00Z">
            <w:rPr>
              <w:rFonts w:eastAsiaTheme="minorEastAsia"/>
              <w:b/>
              <w:color w:val="FF0000"/>
              <w:lang w:eastAsia="ru-RU"/>
            </w:rPr>
          </w:rPrChange>
        </w:rPr>
        <w:pPrChange w:id="1296" w:author="D.Kambarov" w:date="2025-03-13T15:06:00Z">
          <w:pPr>
            <w:pStyle w:val="OM"/>
            <w:numPr>
              <w:ilvl w:val="2"/>
              <w:numId w:val="32"/>
            </w:numPr>
            <w:ind w:left="993" w:hanging="720"/>
            <w:contextualSpacing w:val="0"/>
          </w:pPr>
        </w:pPrChange>
      </w:pPr>
      <w:r w:rsidRPr="008037B5">
        <w:rPr>
          <w:lang w:val="ru-RU"/>
          <w:rPrChange w:id="1297" w:author="D.Kambarov" w:date="2025-03-13T17:33:00Z">
            <w:rPr/>
          </w:rPrChange>
        </w:rPr>
        <w:t>В случае, когда окно располагается ровно между монолитными конструкциями, опирается на заполнитель (кирпич, блок и т.д.), а сверху имеет обвязочную балку, моделируйте как показано на рисунке ниже: тремя отдельными элементами типа «Стена» (две монолитные части стен по бокам оконного проема, и одна стена из заполнителя между ними) и одним элементом – системным семейством балки («Каркас несущий»). Причем стена из заполнителя моделируется от перекрытия до монолитной балки над оконным проемом. После этого в стене с заполнителем моделируется сам оконный проем.</w:t>
      </w:r>
    </w:p>
    <w:p w14:paraId="344AB65D" w14:textId="77777777" w:rsidR="00A66D76" w:rsidRDefault="00C835C6">
      <w:pPr>
        <w:pStyle w:val="OM"/>
        <w:numPr>
          <w:ilvl w:val="0"/>
          <w:numId w:val="0"/>
        </w:numPr>
        <w:contextualSpacing w:val="0"/>
        <w:jc w:val="center"/>
        <w:rPr>
          <w:rFonts w:cstheme="minorHAnsi"/>
          <w:lang w:eastAsia="fr-FR"/>
        </w:rPr>
      </w:pPr>
      <w:r>
        <w:rPr>
          <w:rFonts w:eastAsiaTheme="minorEastAsia" w:cstheme="minorHAnsi"/>
          <w:noProof/>
          <w:lang w:eastAsia="ru-RU"/>
        </w:rPr>
        <w:drawing>
          <wp:inline distT="0" distB="0" distL="0" distR="0" wp14:anchorId="46F8879E" wp14:editId="587D249C">
            <wp:extent cx="1789532" cy="2648676"/>
            <wp:effectExtent l="0" t="0" r="1270" b="0"/>
            <wp:docPr id="14" name="Рисунок 38" descr="Лесопарковая_Корпус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38"/>
                    <pic:cNvPicPr>
                      <a:picLocks noChangeAspect="1"/>
                    </pic:cNvPicPr>
                  </pic:nvPicPr>
                  <pic:blipFill>
                    <a:blip r:embed="rId25"/>
                    <a:stretch/>
                  </pic:blipFill>
                  <pic:spPr bwMode="auto">
                    <a:xfrm>
                      <a:off x="0" y="0"/>
                      <a:ext cx="1835605" cy="271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E54D" w14:textId="77777777" w:rsidR="00A66D76" w:rsidRPr="00677ECD" w:rsidRDefault="00C835C6">
      <w:pPr>
        <w:pStyle w:val="OMDV3"/>
        <w:rPr>
          <w:lang w:val="ru-RU"/>
          <w:rPrChange w:id="1298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299" w:author="D.Kambarov" w:date="2025-03-13T15:06:00Z">
          <w:pPr>
            <w:pStyle w:val="OM"/>
            <w:numPr>
              <w:ilvl w:val="2"/>
              <w:numId w:val="32"/>
            </w:numPr>
            <w:ind w:left="993" w:hanging="709"/>
            <w:contextualSpacing w:val="0"/>
          </w:pPr>
        </w:pPrChange>
      </w:pPr>
      <w:r w:rsidRPr="008037B5">
        <w:rPr>
          <w:lang w:val="ru-RU"/>
          <w:rPrChange w:id="1300" w:author="D.Kambarov" w:date="2025-03-13T17:33:00Z">
            <w:rPr/>
          </w:rPrChange>
        </w:rPr>
        <w:t>При создании отделки уделите особое внимание моделированию зон вокруг опор, стен и т.д. Для корректного подсчета объемов материалов и упрощения проверок на пространственные коллизии элементы отделки не должны пересекать остальные конструкции (например, отделка не должна пересекаться с основанием стены).</w:t>
      </w:r>
    </w:p>
    <w:p w14:paraId="6E639ACE" w14:textId="77777777" w:rsidR="00A66D76" w:rsidRPr="00677ECD" w:rsidRDefault="00C835C6">
      <w:pPr>
        <w:pStyle w:val="OMDV3"/>
        <w:rPr>
          <w:lang w:val="ru-RU"/>
          <w:rPrChange w:id="1301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302" w:author="D.Kambarov" w:date="2025-03-13T15:07:00Z">
          <w:pPr>
            <w:pStyle w:val="af1"/>
            <w:numPr>
              <w:ilvl w:val="2"/>
              <w:numId w:val="32"/>
            </w:numPr>
            <w:ind w:left="993" w:hanging="720"/>
          </w:pPr>
        </w:pPrChange>
      </w:pPr>
      <w:r w:rsidRPr="008037B5">
        <w:rPr>
          <w:lang w:val="ru-RU"/>
          <w:rPrChange w:id="1303" w:author="D.Kambarov" w:date="2025-03-13T17:33:00Z">
            <w:rPr/>
          </w:rPrChange>
        </w:rPr>
        <w:t xml:space="preserve">Конструкцию стен разделяйте на три </w:t>
      </w:r>
      <w:r w:rsidRPr="008037B5">
        <w:rPr>
          <w:u w:val="single"/>
          <w:lang w:val="ru-RU"/>
          <w:rPrChange w:id="1304" w:author="D.Kambarov" w:date="2025-03-13T17:33:00Z">
            <w:rPr>
              <w:u w:val="single"/>
            </w:rPr>
          </w:rPrChange>
        </w:rPr>
        <w:t>отдельных</w:t>
      </w:r>
      <w:r w:rsidRPr="008037B5">
        <w:rPr>
          <w:lang w:val="ru-RU"/>
          <w:rPrChange w:id="1305" w:author="D.Kambarov" w:date="2025-03-13T17:33:00Z">
            <w:rPr/>
          </w:rPrChange>
        </w:rPr>
        <w:t xml:space="preserve"> системных семейства типа «Стена»:</w:t>
      </w:r>
    </w:p>
    <w:p w14:paraId="7E36B6E3" w14:textId="77777777" w:rsidR="00A66D76" w:rsidRDefault="00C835C6">
      <w:pPr>
        <w:pStyle w:val="af1"/>
        <w:numPr>
          <w:ilvl w:val="0"/>
          <w:numId w:val="19"/>
        </w:numPr>
        <w:spacing w:before="240" w:after="0"/>
        <w:ind w:left="1276" w:hanging="283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 xml:space="preserve">Несущий/самонесущий конструктивный слой (бетон, кирпич, пеноблок, газоблок и т.д.); </w:t>
      </w:r>
    </w:p>
    <w:p w14:paraId="14130B98" w14:textId="77777777" w:rsidR="00A66D76" w:rsidRDefault="00C835C6">
      <w:pPr>
        <w:pStyle w:val="af1"/>
        <w:numPr>
          <w:ilvl w:val="0"/>
          <w:numId w:val="19"/>
        </w:numPr>
        <w:spacing w:after="0"/>
        <w:ind w:left="1276" w:hanging="283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Слой изоляции, при наличии в конструкции (в одном слое: утеплитель, прослойка, геоткань и т.д.);</w:t>
      </w:r>
    </w:p>
    <w:p w14:paraId="39B073B3" w14:textId="77777777" w:rsidR="00A66D76" w:rsidRDefault="00C835C6">
      <w:pPr>
        <w:pStyle w:val="af1"/>
        <w:numPr>
          <w:ilvl w:val="0"/>
          <w:numId w:val="19"/>
        </w:numPr>
        <w:spacing w:after="0"/>
        <w:ind w:left="1276" w:hanging="283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t>Слой отделки, при наличии в конструкции (облицовочный кирпич, финишная отделка и т.д.).</w:t>
      </w:r>
      <w:r>
        <w:rPr>
          <w:rFonts w:eastAsiaTheme="minorEastAsia" w:cstheme="minorHAnsi"/>
          <w:lang w:eastAsia="fr-FR"/>
        </w:rPr>
        <w:br/>
      </w:r>
    </w:p>
    <w:p w14:paraId="41537DAF" w14:textId="77777777" w:rsidR="00A66D76" w:rsidRPr="00677ECD" w:rsidRDefault="00C835C6">
      <w:pPr>
        <w:pStyle w:val="OMDV3"/>
        <w:rPr>
          <w:lang w:val="ru-RU"/>
          <w:rPrChange w:id="1306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307" w:author="D.Kambarov" w:date="2025-03-13T16:01:00Z">
          <w:pPr>
            <w:pStyle w:val="af1"/>
            <w:numPr>
              <w:ilvl w:val="2"/>
              <w:numId w:val="32"/>
            </w:numPr>
            <w:ind w:left="993" w:hanging="709"/>
            <w:contextualSpacing w:val="0"/>
          </w:pPr>
        </w:pPrChange>
      </w:pPr>
      <w:r w:rsidRPr="008037B5">
        <w:rPr>
          <w:lang w:val="ru-RU"/>
          <w:rPrChange w:id="1308" w:author="D.Kambarov" w:date="2025-03-13T17:33:00Z">
            <w:rPr/>
          </w:rPrChange>
        </w:rPr>
        <w:t>Конструкцию полов разделяйте на два отдельных системных семейства типа «Перекрытие»:</w:t>
      </w:r>
    </w:p>
    <w:p w14:paraId="3B096C61" w14:textId="77777777" w:rsidR="00A66D76" w:rsidRDefault="00C835C6">
      <w:pPr>
        <w:pStyle w:val="af1"/>
        <w:numPr>
          <w:ilvl w:val="0"/>
          <w:numId w:val="39"/>
        </w:numPr>
        <w:ind w:left="1276" w:hanging="283"/>
        <w:contextualSpacing w:val="0"/>
      </w:pPr>
      <w:r>
        <w:t>Несущий слой (железобетон и т.д.).</w:t>
      </w:r>
    </w:p>
    <w:p w14:paraId="738F9BDA" w14:textId="77777777" w:rsidR="00A66D76" w:rsidRDefault="00C835C6">
      <w:pPr>
        <w:pStyle w:val="af1"/>
        <w:numPr>
          <w:ilvl w:val="0"/>
          <w:numId w:val="39"/>
        </w:numPr>
        <w:ind w:left="1276" w:hanging="283"/>
        <w:contextualSpacing w:val="0"/>
      </w:pPr>
      <w:r>
        <w:t>Слой пола (утеплитель, прослойка, геоткань, стяжка, напольное покрытие).</w:t>
      </w:r>
    </w:p>
    <w:p w14:paraId="675AF97F" w14:textId="77777777" w:rsidR="00A66D76" w:rsidRDefault="00C835C6">
      <w:pPr>
        <w:pPrChange w:id="1309" w:author="D.Kambarov" w:date="2025-03-13T14:02:00Z">
          <w:pPr>
            <w:pStyle w:val="af1"/>
            <w:ind w:left="993"/>
            <w:contextualSpacing w:val="0"/>
          </w:pPr>
        </w:pPrChange>
      </w:pPr>
      <w:r>
        <w:t>Устройство плоских кровель выполнять аналогично (несущий слой + покрытие). При этом при подсчёте площадей отделки вертикальных конструкций допускается использовать информационное наполнение модели (не нужно физически моделировать каждый слой краски отдельно)</w:t>
      </w:r>
    </w:p>
    <w:p w14:paraId="28226E5B" w14:textId="77777777" w:rsidR="00A66D76" w:rsidRPr="00677ECD" w:rsidRDefault="00C835C6">
      <w:pPr>
        <w:pStyle w:val="OMDV3"/>
        <w:rPr>
          <w:lang w:val="ru-RU"/>
          <w:rPrChange w:id="1310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311" w:author="D.Kambarov" w:date="2025-03-13T16:02:00Z">
          <w:pPr>
            <w:pStyle w:val="af1"/>
            <w:numPr>
              <w:ilvl w:val="2"/>
              <w:numId w:val="32"/>
            </w:numPr>
            <w:ind w:left="993" w:hanging="709"/>
            <w:contextualSpacing w:val="0"/>
          </w:pPr>
        </w:pPrChange>
      </w:pPr>
      <w:r w:rsidRPr="008037B5">
        <w:rPr>
          <w:lang w:val="ru-RU"/>
          <w:rPrChange w:id="1312" w:author="D.Kambarov" w:date="2025-03-13T17:33:00Z">
            <w:rPr/>
          </w:rPrChange>
        </w:rPr>
        <w:t>Не допускается моделирование стен одним многослойным элементом, включающим слои отделки и основной самонесущий материал стены.</w:t>
      </w:r>
    </w:p>
    <w:p w14:paraId="4BF05E24" w14:textId="77777777" w:rsidR="00A66D76" w:rsidRPr="00677ECD" w:rsidRDefault="00C835C6">
      <w:pPr>
        <w:pStyle w:val="OMDV3"/>
        <w:rPr>
          <w:lang w:val="ru-RU"/>
          <w:rPrChange w:id="1313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314" w:author="D.Kambarov" w:date="2025-03-13T16:02:00Z">
          <w:pPr>
            <w:pStyle w:val="OM"/>
            <w:numPr>
              <w:ilvl w:val="2"/>
              <w:numId w:val="32"/>
            </w:numPr>
            <w:ind w:left="993" w:hanging="720"/>
            <w:contextualSpacing w:val="0"/>
          </w:pPr>
        </w:pPrChange>
      </w:pPr>
      <w:r w:rsidRPr="008037B5">
        <w:rPr>
          <w:lang w:val="ru-RU"/>
          <w:rPrChange w:id="1315" w:author="D.Kambarov" w:date="2025-03-13T17:33:00Z">
            <w:rPr/>
          </w:rPrChange>
        </w:rPr>
        <w:t>В случае, когда один материал фасада имеет цветовые различия, создавайте отдельные типы (либо материалы, в случае с витражами и семействами) для каждого цветового решения.</w:t>
      </w:r>
    </w:p>
    <w:p w14:paraId="5F58770C" w14:textId="77777777" w:rsidR="00A66D76" w:rsidRPr="00677ECD" w:rsidRDefault="00C835C6">
      <w:pPr>
        <w:pStyle w:val="OMDV3"/>
        <w:rPr>
          <w:lang w:val="ru-RU"/>
          <w:rPrChange w:id="1316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317" w:author="D.Kambarov" w:date="2025-03-13T16:02:00Z">
          <w:pPr>
            <w:pStyle w:val="OM"/>
            <w:numPr>
              <w:ilvl w:val="2"/>
              <w:numId w:val="32"/>
            </w:numPr>
            <w:ind w:left="993" w:hanging="720"/>
            <w:contextualSpacing w:val="0"/>
          </w:pPr>
        </w:pPrChange>
      </w:pPr>
      <w:r w:rsidRPr="008037B5">
        <w:rPr>
          <w:lang w:val="ru-RU"/>
          <w:rPrChange w:id="1318" w:author="D.Kambarov" w:date="2025-03-13T17:33:00Z">
            <w:rPr/>
          </w:rPrChange>
        </w:rPr>
        <w:t xml:space="preserve">Конструктивная модель выполняется отдельно от архитектурной. Для оформления документации раздела АР используйте подгружаемую модель раздела КР. Дублирование несущих стен и перекрытий в модели архитектурного раздела разрешается исключительно для вставки в них элементов, которым необходима основа, таких как Окна и Двери. Для них должен быть отключен параметр «граница помещения», и в них должны быть корректно заполнены значения в параметре </w:t>
      </w:r>
      <w:r>
        <w:t>OMDV</w:t>
      </w:r>
      <w:r w:rsidRPr="008037B5">
        <w:rPr>
          <w:lang w:val="ru-RU"/>
          <w:rPrChange w:id="1319" w:author="D.Kambarov" w:date="2025-03-13T17:33:00Z">
            <w:rPr/>
          </w:rPrChange>
        </w:rPr>
        <w:t>_Группа конструкции «КЖ-Дубль».</w:t>
      </w:r>
    </w:p>
    <w:p w14:paraId="5FDBFDBF" w14:textId="77777777" w:rsidR="00A66D76" w:rsidRPr="00677ECD" w:rsidRDefault="00C835C6">
      <w:pPr>
        <w:pStyle w:val="OMDV3"/>
        <w:rPr>
          <w:lang w:val="ru-RU"/>
          <w:rPrChange w:id="1320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321" w:author="D.Kambarov" w:date="2025-03-13T16:02:00Z">
          <w:pPr>
            <w:pStyle w:val="OM"/>
            <w:numPr>
              <w:ilvl w:val="2"/>
              <w:numId w:val="32"/>
            </w:numPr>
            <w:ind w:left="993" w:hanging="720"/>
          </w:pPr>
        </w:pPrChange>
      </w:pPr>
      <w:r w:rsidRPr="008037B5">
        <w:rPr>
          <w:lang w:val="ru-RU"/>
          <w:rPrChange w:id="1322" w:author="D.Kambarov" w:date="2025-03-13T17:33:00Z">
            <w:rPr/>
          </w:rPrChange>
        </w:rPr>
        <w:t>Всю внутреннюю и наружную отделку (полы, потолки, внутреннюю отделку стен, фасадную отделку, строительный пирог кровли и др.) моделируйте отдельными элементами разделяя на слои внутренним инструментарием и задавая каждому отдельному слою соответствующий материал.</w:t>
      </w:r>
    </w:p>
    <w:p w14:paraId="15A261EE" w14:textId="77777777" w:rsidR="00A66D76" w:rsidRPr="00677ECD" w:rsidRDefault="00C835C6">
      <w:pPr>
        <w:pStyle w:val="OMDV3"/>
        <w:rPr>
          <w:lang w:val="ru-RU"/>
          <w:rPrChange w:id="1323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324" w:author="D.Kambarov" w:date="2025-03-13T16:02:00Z">
          <w:pPr>
            <w:pStyle w:val="OM"/>
            <w:numPr>
              <w:ilvl w:val="2"/>
              <w:numId w:val="32"/>
            </w:numPr>
            <w:ind w:left="992" w:hanging="709"/>
            <w:contextualSpacing w:val="0"/>
          </w:pPr>
        </w:pPrChange>
      </w:pPr>
      <w:r w:rsidRPr="008037B5">
        <w:rPr>
          <w:lang w:val="ru-RU"/>
          <w:rPrChange w:id="1325" w:author="D.Kambarov" w:date="2025-03-13T17:33:00Z">
            <w:rPr/>
          </w:rPrChange>
        </w:rPr>
        <w:t xml:space="preserve">При создании проемов применяйте полые семейства на основе стены/перекрытия. Применять инструменты </w:t>
      </w:r>
      <w:r>
        <w:rPr>
          <w:i/>
        </w:rPr>
        <w:t>Shaft</w:t>
      </w:r>
      <w:r w:rsidRPr="008037B5">
        <w:rPr>
          <w:i/>
          <w:lang w:val="ru-RU"/>
          <w:rPrChange w:id="1326" w:author="D.Kambarov" w:date="2025-03-13T17:33:00Z">
            <w:rPr>
              <w:i/>
            </w:rPr>
          </w:rPrChange>
        </w:rPr>
        <w:t xml:space="preserve"> </w:t>
      </w:r>
      <w:r>
        <w:rPr>
          <w:i/>
        </w:rPr>
        <w:t>opening</w:t>
      </w:r>
      <w:r w:rsidRPr="008037B5">
        <w:rPr>
          <w:lang w:val="ru-RU"/>
          <w:rPrChange w:id="1327" w:author="D.Kambarov" w:date="2025-03-13T17:33:00Z">
            <w:rPr/>
          </w:rPrChange>
        </w:rPr>
        <w:t xml:space="preserve"> и </w:t>
      </w:r>
      <w:r>
        <w:rPr>
          <w:i/>
        </w:rPr>
        <w:t>Wall</w:t>
      </w:r>
      <w:r w:rsidRPr="008037B5">
        <w:rPr>
          <w:i/>
          <w:lang w:val="ru-RU"/>
          <w:rPrChange w:id="1328" w:author="D.Kambarov" w:date="2025-03-13T17:33:00Z">
            <w:rPr>
              <w:i/>
            </w:rPr>
          </w:rPrChange>
        </w:rPr>
        <w:t xml:space="preserve"> </w:t>
      </w:r>
      <w:r>
        <w:rPr>
          <w:i/>
        </w:rPr>
        <w:t>opening</w:t>
      </w:r>
      <w:r w:rsidRPr="008037B5">
        <w:rPr>
          <w:lang w:val="ru-RU"/>
          <w:rPrChange w:id="1329" w:author="D.Kambarov" w:date="2025-03-13T17:33:00Z">
            <w:rPr/>
          </w:rPrChange>
        </w:rPr>
        <w:t xml:space="preserve"> допускается только для выдачи заданий специалистам смежных разделов.</w:t>
      </w:r>
    </w:p>
    <w:p w14:paraId="11939D43" w14:textId="77777777" w:rsidR="00A66D76" w:rsidRDefault="00C835C6">
      <w:pPr>
        <w:pStyle w:val="OMDV3"/>
        <w:pPrChange w:id="1330" w:author="D.Kambarov" w:date="2025-03-13T16:02:00Z">
          <w:pPr>
            <w:pStyle w:val="OM"/>
            <w:numPr>
              <w:ilvl w:val="2"/>
              <w:numId w:val="32"/>
            </w:numPr>
            <w:ind w:left="993" w:hanging="720"/>
            <w:contextualSpacing w:val="0"/>
          </w:pPr>
        </w:pPrChange>
      </w:pPr>
      <w:r w:rsidRPr="008037B5">
        <w:rPr>
          <w:lang w:val="ru-RU"/>
          <w:rPrChange w:id="1331" w:author="D.Kambarov" w:date="2025-03-13T17:33:00Z">
            <w:rPr/>
          </w:rPrChange>
        </w:rPr>
        <w:t xml:space="preserve">В семействах дверных проемов, дверей и окон невидимыми телами (полыми формами) должны быть замоделированы зоны распаха. </w:t>
      </w:r>
      <w:r>
        <w:t>Данные тела впоследствии участвуют в проверке на коллизии.</w:t>
      </w:r>
    </w:p>
    <w:p w14:paraId="6704D6D9" w14:textId="77777777" w:rsidR="00A66D76" w:rsidRPr="00677ECD" w:rsidRDefault="00C835C6">
      <w:pPr>
        <w:pStyle w:val="OMDV3"/>
        <w:rPr>
          <w:lang w:val="ru-RU"/>
          <w:rPrChange w:id="1332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333" w:author="D.Kambarov" w:date="2025-03-13T16:02:00Z">
          <w:pPr>
            <w:pStyle w:val="af1"/>
            <w:numPr>
              <w:ilvl w:val="2"/>
              <w:numId w:val="32"/>
            </w:numPr>
            <w:ind w:left="992" w:hanging="720"/>
          </w:pPr>
        </w:pPrChange>
      </w:pPr>
      <w:r w:rsidRPr="008037B5">
        <w:rPr>
          <w:lang w:val="ru-RU"/>
          <w:rPrChange w:id="1334" w:author="D.Kambarov" w:date="2025-03-13T17:33:00Z">
            <w:rPr/>
          </w:rPrChange>
        </w:rPr>
        <w:t>В модели паркинга замоделируйте объёмной геометрией контур проездов автомобилей с учётом его минимальной проектной высоты. Это необходимо для исключения пересечений объёма проездов с геометрией инженерных сетей.</w:t>
      </w:r>
    </w:p>
    <w:p w14:paraId="3FB335EC" w14:textId="77777777" w:rsidR="00A66D76" w:rsidRPr="00677ECD" w:rsidRDefault="00C835C6">
      <w:pPr>
        <w:pStyle w:val="OMDV3"/>
        <w:rPr>
          <w:lang w:val="ru-RU"/>
          <w:rPrChange w:id="1335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336" w:author="D.Kambarov" w:date="2025-03-13T16:02:00Z">
          <w:pPr>
            <w:pStyle w:val="af1"/>
            <w:numPr>
              <w:ilvl w:val="2"/>
              <w:numId w:val="32"/>
            </w:numPr>
            <w:ind w:left="992" w:hanging="720"/>
          </w:pPr>
        </w:pPrChange>
      </w:pPr>
      <w:r w:rsidRPr="008037B5">
        <w:rPr>
          <w:lang w:val="ru-RU"/>
          <w:rPrChange w:id="1337" w:author="D.Kambarov" w:date="2025-03-13T17:33:00Z">
            <w:rPr/>
          </w:rPrChange>
        </w:rPr>
        <w:t xml:space="preserve">Для стен, ограждающих шахты на жилых этажах в квартирах и общественных помещениях заполнить параметр </w:t>
      </w:r>
      <w:r>
        <w:rPr>
          <w:i/>
        </w:rPr>
        <w:t>OMDV</w:t>
      </w:r>
      <w:r w:rsidRPr="008037B5">
        <w:rPr>
          <w:lang w:val="ru-RU"/>
          <w:rPrChange w:id="1338" w:author="D.Kambarov" w:date="2025-03-13T17:33:00Z">
            <w:rPr/>
          </w:rPrChange>
        </w:rPr>
        <w:t>_Шахта.</w:t>
      </w:r>
    </w:p>
    <w:p w14:paraId="59287892" w14:textId="77777777" w:rsidR="00A66D76" w:rsidRPr="00677ECD" w:rsidRDefault="00C835C6">
      <w:pPr>
        <w:pStyle w:val="OMDV3"/>
        <w:rPr>
          <w:lang w:val="ru-RU"/>
          <w:rPrChange w:id="1339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340" w:author="D.Kambarov" w:date="2025-03-13T16:02:00Z">
          <w:pPr>
            <w:pStyle w:val="af1"/>
            <w:numPr>
              <w:ilvl w:val="2"/>
              <w:numId w:val="32"/>
            </w:numPr>
            <w:ind w:left="992" w:hanging="720"/>
          </w:pPr>
        </w:pPrChange>
      </w:pPr>
      <w:r w:rsidRPr="008037B5">
        <w:rPr>
          <w:lang w:val="ru-RU"/>
          <w:rPrChange w:id="1341" w:author="D.Kambarov" w:date="2025-03-13T17:33:00Z">
            <w:rPr/>
          </w:rPrChange>
        </w:rPr>
        <w:t xml:space="preserve">Для стен-трассировки (стены высотой в 1 блок или аналог, для обозначения строительного контура помещений) заполнить параметр </w:t>
      </w:r>
      <w:r>
        <w:rPr>
          <w:i/>
        </w:rPr>
        <w:t>OMDV</w:t>
      </w:r>
      <w:r w:rsidRPr="008037B5">
        <w:rPr>
          <w:lang w:val="ru-RU"/>
          <w:rPrChange w:id="1342" w:author="D.Kambarov" w:date="2025-03-13T17:33:00Z">
            <w:rPr/>
          </w:rPrChange>
        </w:rPr>
        <w:t>_Группа конструкции значением «Трассировка».</w:t>
      </w:r>
    </w:p>
    <w:p w14:paraId="00A67114" w14:textId="77777777" w:rsidR="00A66D76" w:rsidRPr="00677ECD" w:rsidRDefault="00C835C6">
      <w:pPr>
        <w:pStyle w:val="OMDV3"/>
        <w:rPr>
          <w:lang w:val="ru-RU"/>
          <w:rPrChange w:id="1343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344" w:author="D.Kambarov" w:date="2025-03-13T16:02:00Z">
          <w:pPr>
            <w:pStyle w:val="OM"/>
            <w:numPr>
              <w:ilvl w:val="2"/>
              <w:numId w:val="32"/>
            </w:numPr>
            <w:ind w:left="993" w:hanging="720"/>
            <w:contextualSpacing w:val="0"/>
          </w:pPr>
        </w:pPrChange>
      </w:pPr>
      <w:r w:rsidRPr="008037B5">
        <w:rPr>
          <w:lang w:val="ru-RU"/>
          <w:rPrChange w:id="1345" w:author="D.Kambarov" w:date="2025-03-13T17:33:00Z">
            <w:rPr/>
          </w:rPrChange>
        </w:rPr>
        <w:t>Высота моделируемых помещений должна соответствовать реальной высоте помещения, предусмотренной проектными решениями. В случаях перепадов высот проектируемых помещений, моделируемое помещение должно заполнять объём внутри строительных конструкций от самой нижней отметки до самой верхней.</w:t>
      </w:r>
    </w:p>
    <w:p w14:paraId="0C4CBF4C" w14:textId="77777777" w:rsidR="00A66D76" w:rsidRDefault="00C835C6">
      <w:pPr>
        <w:pStyle w:val="OMDV3"/>
        <w:pPrChange w:id="1346" w:author="D.Kambarov" w:date="2025-03-13T16:59:00Z">
          <w:pPr>
            <w:pStyle w:val="OM"/>
            <w:numPr>
              <w:ilvl w:val="2"/>
              <w:numId w:val="32"/>
            </w:numPr>
            <w:ind w:left="993" w:hanging="720"/>
            <w:contextualSpacing w:val="0"/>
          </w:pPr>
        </w:pPrChange>
      </w:pPr>
      <w:r w:rsidRPr="008037B5">
        <w:rPr>
          <w:lang w:val="ru-RU"/>
          <w:rPrChange w:id="1347" w:author="D.Kambarov" w:date="2025-03-13T17:33:00Z">
            <w:rPr/>
          </w:rPrChange>
        </w:rPr>
        <w:t xml:space="preserve">У внутренней отделки помещений, выполненной стенами, должен быть </w:t>
      </w:r>
      <w:r w:rsidRPr="008037B5">
        <w:rPr>
          <w:b/>
          <w:bCs/>
          <w:u w:val="single"/>
          <w:lang w:val="ru-RU"/>
          <w:rPrChange w:id="1348" w:author="D.Kambarov" w:date="2025-03-13T17:33:00Z">
            <w:rPr>
              <w:b/>
              <w:bCs/>
              <w:u w:val="single"/>
            </w:rPr>
          </w:rPrChange>
        </w:rPr>
        <w:t>включен</w:t>
      </w:r>
      <w:r w:rsidRPr="008037B5">
        <w:rPr>
          <w:lang w:val="ru-RU"/>
          <w:rPrChange w:id="1349" w:author="D.Kambarov" w:date="2025-03-13T17:33:00Z">
            <w:rPr/>
          </w:rPrChange>
        </w:rPr>
        <w:t xml:space="preserve"> параметр </w:t>
      </w:r>
      <w:r w:rsidRPr="008037B5">
        <w:rPr>
          <w:i/>
          <w:lang w:val="ru-RU"/>
          <w:rPrChange w:id="1350" w:author="D.Kambarov" w:date="2025-03-13T17:33:00Z">
            <w:rPr>
              <w:i/>
            </w:rPr>
          </w:rPrChange>
        </w:rPr>
        <w:t xml:space="preserve">Граница помещения </w:t>
      </w:r>
      <w:r w:rsidRPr="008037B5">
        <w:rPr>
          <w:lang w:val="ru-RU"/>
          <w:rPrChange w:id="1351" w:author="D.Kambarov" w:date="2025-03-13T17:33:00Z">
            <w:rPr/>
          </w:rPrChange>
        </w:rPr>
        <w:t xml:space="preserve">для общественных и технических помещений. </w:t>
      </w:r>
      <w:r>
        <w:t>Проектируемая отделка фасада также должна ограничивать площадь летних помещений.</w:t>
      </w:r>
    </w:p>
    <w:p w14:paraId="77536E78" w14:textId="77777777" w:rsidR="00A66D76" w:rsidRPr="00677ECD" w:rsidRDefault="00C835C6">
      <w:pPr>
        <w:pStyle w:val="OMDV2"/>
        <w:rPr>
          <w:lang w:val="ru-RU"/>
          <w:rPrChange w:id="1352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353" w:author="D.Kambarov" w:date="2025-03-13T16:02:00Z">
          <w:pPr>
            <w:pStyle w:val="OM"/>
            <w:numPr>
              <w:ilvl w:val="1"/>
              <w:numId w:val="32"/>
            </w:numPr>
            <w:ind w:left="567" w:hanging="567"/>
            <w:contextualSpacing w:val="0"/>
          </w:pPr>
        </w:pPrChange>
      </w:pPr>
      <w:r w:rsidRPr="008037B5">
        <w:rPr>
          <w:lang w:val="ru-RU"/>
          <w:rPrChange w:id="1354" w:author="D.Kambarov" w:date="2025-03-13T17:33:00Z">
            <w:rPr/>
          </w:rPrChange>
        </w:rPr>
        <w:t xml:space="preserve">Требования для этапов </w:t>
      </w:r>
      <w:r>
        <w:t>BIM</w:t>
      </w:r>
      <w:r w:rsidRPr="008037B5">
        <w:rPr>
          <w:lang w:val="ru-RU"/>
          <w:rPrChange w:id="1355" w:author="D.Kambarov" w:date="2025-03-13T17:33:00Z">
            <w:rPr/>
          </w:rPrChange>
        </w:rPr>
        <w:t xml:space="preserve"> (П-2), </w:t>
      </w:r>
      <w:r>
        <w:t>BIM</w:t>
      </w:r>
      <w:r w:rsidRPr="008037B5">
        <w:rPr>
          <w:lang w:val="ru-RU"/>
          <w:rPrChange w:id="1356" w:author="D.Kambarov" w:date="2025-03-13T17:33:00Z">
            <w:rPr/>
          </w:rPrChange>
        </w:rPr>
        <w:t xml:space="preserve"> (П-Итог), </w:t>
      </w:r>
      <w:r>
        <w:t>BIM</w:t>
      </w:r>
      <w:r w:rsidRPr="008037B5">
        <w:rPr>
          <w:lang w:val="ru-RU"/>
          <w:rPrChange w:id="1357" w:author="D.Kambarov" w:date="2025-03-13T17:33:00Z">
            <w:rPr/>
          </w:rPrChange>
        </w:rPr>
        <w:t xml:space="preserve"> (П+/Т), </w:t>
      </w:r>
      <w:r>
        <w:t>BIM</w:t>
      </w:r>
      <w:r w:rsidRPr="008037B5">
        <w:rPr>
          <w:lang w:val="ru-RU"/>
          <w:rPrChange w:id="1358" w:author="D.Kambarov" w:date="2025-03-13T17:33:00Z">
            <w:rPr/>
          </w:rPrChange>
        </w:rPr>
        <w:t xml:space="preserve"> (РД)</w:t>
      </w:r>
    </w:p>
    <w:p w14:paraId="56C1EF36" w14:textId="77777777" w:rsidR="00A66D76" w:rsidRDefault="00C835C6">
      <w:pPr>
        <w:pStyle w:val="OMDV3"/>
        <w:pPrChange w:id="1359" w:author="D.Kambarov" w:date="2025-03-13T16:02:00Z">
          <w:pPr>
            <w:pStyle w:val="OM"/>
            <w:numPr>
              <w:ilvl w:val="2"/>
              <w:numId w:val="32"/>
            </w:numPr>
            <w:ind w:left="992" w:hanging="567"/>
            <w:contextualSpacing w:val="0"/>
          </w:pPr>
        </w:pPrChange>
      </w:pPr>
      <w:r w:rsidRPr="008037B5">
        <w:rPr>
          <w:lang w:val="ru-RU"/>
          <w:rPrChange w:id="1360" w:author="D.Kambarov" w:date="2025-03-13T17:33:00Z">
            <w:rPr/>
          </w:rPrChange>
        </w:rPr>
        <w:t xml:space="preserve">Расчет квартирографии завершается без критических и допустимых ошибок. </w:t>
      </w:r>
      <w:r>
        <w:rPr>
          <w:i/>
          <w:iCs/>
        </w:rPr>
        <w:t>Подробнее в пункте 7.3.1.</w:t>
      </w:r>
    </w:p>
    <w:p w14:paraId="6902C55A" w14:textId="77777777" w:rsidR="00A66D76" w:rsidRDefault="00C835C6">
      <w:pPr>
        <w:pStyle w:val="OMDV3"/>
        <w:pPrChange w:id="1361" w:author="D.Kambarov" w:date="2025-03-13T16:02:00Z">
          <w:pPr>
            <w:pStyle w:val="OM"/>
            <w:numPr>
              <w:ilvl w:val="2"/>
              <w:numId w:val="32"/>
            </w:numPr>
            <w:ind w:left="992" w:hanging="567"/>
            <w:contextualSpacing w:val="0"/>
          </w:pPr>
        </w:pPrChange>
      </w:pPr>
      <w:r w:rsidRPr="008037B5">
        <w:rPr>
          <w:lang w:val="ru-RU"/>
          <w:rPrChange w:id="1362" w:author="D.Kambarov" w:date="2025-03-13T17:33:00Z">
            <w:rPr/>
          </w:rPrChange>
        </w:rPr>
        <w:t xml:space="preserve">Плагин квартирографии обновлен до последней версии. </w:t>
      </w:r>
      <w:r>
        <w:rPr>
          <w:i/>
          <w:iCs/>
        </w:rPr>
        <w:t>Подробнее в пункте 7.1.10.</w:t>
      </w:r>
    </w:p>
    <w:p w14:paraId="2A5A0CA0" w14:textId="77777777" w:rsidR="00A66D76" w:rsidRPr="00677ECD" w:rsidRDefault="00C835C6">
      <w:pPr>
        <w:pStyle w:val="OMDV3"/>
        <w:rPr>
          <w:lang w:val="ru-RU"/>
          <w:rPrChange w:id="1363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364" w:author="D.Kambarov" w:date="2025-03-13T16:02:00Z">
          <w:pPr>
            <w:pStyle w:val="OM"/>
            <w:numPr>
              <w:ilvl w:val="2"/>
              <w:numId w:val="32"/>
            </w:numPr>
            <w:ind w:left="992" w:hanging="567"/>
            <w:contextualSpacing w:val="0"/>
          </w:pPr>
        </w:pPrChange>
      </w:pPr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1365" w:author="D.Kambarov" w:date="2025-03-13T17:33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 xml:space="preserve">Для отображения </w:t>
      </w:r>
      <w:r w:rsidRPr="008037B5">
        <w:rPr>
          <w:rStyle w:val="afc"/>
          <w:rFonts w:cstheme="minorHAnsi"/>
          <w:color w:val="000000" w:themeColor="text1"/>
          <w:lang w:val="ru-RU"/>
          <w:rPrChange w:id="1366" w:author="D.Kambarov" w:date="2025-03-13T17:33:00Z">
            <w:rPr>
              <w:rStyle w:val="afc"/>
              <w:rFonts w:cstheme="minorHAnsi"/>
              <w:color w:val="000000" w:themeColor="text1"/>
            </w:rPr>
          </w:rPrChange>
        </w:rPr>
        <w:t>имен помещений</w:t>
      </w:r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1367" w:author="D.Kambarov" w:date="2025-03-13T17:33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 xml:space="preserve"> на планах в экспликациях и марках необходимо использовать значения</w:t>
      </w:r>
      <w:r w:rsidRPr="008037B5">
        <w:rPr>
          <w:rStyle w:val="afc"/>
          <w:rFonts w:cstheme="minorHAnsi"/>
          <w:b/>
          <w:bCs/>
          <w:color w:val="000000" w:themeColor="text1"/>
          <w:u w:val="none"/>
          <w:lang w:val="ru-RU"/>
          <w:rPrChange w:id="1368" w:author="D.Kambarov" w:date="2025-03-13T17:33:00Z">
            <w:rPr>
              <w:rStyle w:val="afc"/>
              <w:rFonts w:cstheme="minorHAnsi"/>
              <w:b/>
              <w:bCs/>
              <w:color w:val="000000" w:themeColor="text1"/>
              <w:u w:val="none"/>
            </w:rPr>
          </w:rPrChange>
        </w:rPr>
        <w:t xml:space="preserve"> только из параметров </w:t>
      </w:r>
      <w:r>
        <w:rPr>
          <w:b/>
          <w:i/>
          <w:iCs/>
        </w:rPr>
        <w:t>OMDV</w:t>
      </w:r>
      <w:r w:rsidRPr="008037B5">
        <w:rPr>
          <w:rStyle w:val="afc"/>
          <w:rFonts w:cstheme="minorHAnsi"/>
          <w:b/>
          <w:bCs/>
          <w:color w:val="000000" w:themeColor="text1"/>
          <w:u w:val="none"/>
          <w:lang w:val="ru-RU"/>
          <w:rPrChange w:id="1369" w:author="D.Kambarov" w:date="2025-03-13T17:33:00Z">
            <w:rPr>
              <w:rStyle w:val="afc"/>
              <w:rFonts w:cstheme="minorHAnsi"/>
              <w:b/>
              <w:bCs/>
              <w:color w:val="000000" w:themeColor="text1"/>
              <w:u w:val="none"/>
            </w:rPr>
          </w:rPrChange>
        </w:rPr>
        <w:t>_Имя.</w:t>
      </w:r>
    </w:p>
    <w:p w14:paraId="5BA3246C" w14:textId="77777777" w:rsidR="00A66D76" w:rsidRDefault="00C835C6">
      <w:pPr>
        <w:pStyle w:val="OMDV3"/>
        <w:pPrChange w:id="1370" w:author="D.Kambarov" w:date="2025-03-13T16:59:00Z">
          <w:pPr>
            <w:pStyle w:val="OM"/>
            <w:numPr>
              <w:ilvl w:val="2"/>
              <w:numId w:val="32"/>
            </w:numPr>
            <w:ind w:left="992" w:hanging="567"/>
            <w:contextualSpacing w:val="0"/>
          </w:pPr>
        </w:pPrChange>
      </w:pPr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1371" w:author="D.Kambarov" w:date="2025-03-13T17:33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 xml:space="preserve">Для отображения </w:t>
      </w:r>
      <w:r w:rsidRPr="008037B5">
        <w:rPr>
          <w:rStyle w:val="afc"/>
          <w:rFonts w:cstheme="minorHAnsi"/>
          <w:color w:val="000000" w:themeColor="text1"/>
          <w:lang w:val="ru-RU"/>
          <w:rPrChange w:id="1372" w:author="D.Kambarov" w:date="2025-03-13T17:33:00Z">
            <w:rPr>
              <w:rStyle w:val="afc"/>
              <w:rFonts w:cstheme="minorHAnsi"/>
              <w:color w:val="000000" w:themeColor="text1"/>
            </w:rPr>
          </w:rPrChange>
        </w:rPr>
        <w:t xml:space="preserve">условной нумерации объектов недвижимости </w:t>
      </w:r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1373" w:author="D.Kambarov" w:date="2025-03-13T17:33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>(Номер квартиры, прочих ОН)</w:t>
      </w:r>
      <w:r w:rsidRPr="008037B5">
        <w:rPr>
          <w:rStyle w:val="afc"/>
          <w:rFonts w:cstheme="minorHAnsi"/>
          <w:color w:val="000000" w:themeColor="text1"/>
          <w:lang w:val="ru-RU"/>
          <w:rPrChange w:id="1374" w:author="D.Kambarov" w:date="2025-03-13T17:33:00Z">
            <w:rPr>
              <w:rStyle w:val="afc"/>
              <w:rFonts w:cstheme="minorHAnsi"/>
              <w:color w:val="000000" w:themeColor="text1"/>
            </w:rPr>
          </w:rPrChange>
        </w:rPr>
        <w:t xml:space="preserve"> на планах</w:t>
      </w:r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1375" w:author="D.Kambarov" w:date="2025-03-13T17:33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 xml:space="preserve"> в экспликациях и марках допускается использование </w:t>
      </w:r>
      <w:r w:rsidRPr="008037B5">
        <w:rPr>
          <w:rStyle w:val="afc"/>
          <w:rFonts w:cstheme="minorHAnsi"/>
          <w:b/>
          <w:bCs/>
          <w:color w:val="000000" w:themeColor="text1"/>
          <w:u w:val="none"/>
          <w:lang w:val="ru-RU"/>
          <w:rPrChange w:id="1376" w:author="D.Kambarov" w:date="2025-03-13T17:33:00Z">
            <w:rPr>
              <w:rStyle w:val="afc"/>
              <w:rFonts w:cstheme="minorHAnsi"/>
              <w:b/>
              <w:bCs/>
              <w:color w:val="000000" w:themeColor="text1"/>
              <w:u w:val="none"/>
            </w:rPr>
          </w:rPrChange>
        </w:rPr>
        <w:t xml:space="preserve">только значений из параметров </w:t>
      </w:r>
      <w:r>
        <w:rPr>
          <w:b/>
          <w:i/>
          <w:iCs/>
        </w:rPr>
        <w:t>OMDV</w:t>
      </w:r>
      <w:r w:rsidRPr="008037B5">
        <w:rPr>
          <w:rStyle w:val="afc"/>
          <w:rFonts w:cstheme="minorHAnsi"/>
          <w:b/>
          <w:bCs/>
          <w:color w:val="000000" w:themeColor="text1"/>
          <w:u w:val="none"/>
          <w:lang w:val="ru-RU"/>
          <w:rPrChange w:id="1377" w:author="D.Kambarov" w:date="2025-03-13T17:33:00Z">
            <w:rPr>
              <w:rStyle w:val="afc"/>
              <w:rFonts w:cstheme="minorHAnsi"/>
              <w:b/>
              <w:bCs/>
              <w:color w:val="000000" w:themeColor="text1"/>
              <w:u w:val="none"/>
            </w:rPr>
          </w:rPrChange>
        </w:rPr>
        <w:t xml:space="preserve">. </w:t>
      </w:r>
      <w:r>
        <w:rPr>
          <w:i/>
          <w:iCs/>
        </w:rPr>
        <w:t>Подробнее в пункте 7.3.3.</w:t>
      </w:r>
    </w:p>
    <w:p w14:paraId="1CB93C52" w14:textId="77777777" w:rsidR="00A66D76" w:rsidRDefault="00C835C6">
      <w:pPr>
        <w:pStyle w:val="OMDV3"/>
        <w:pPrChange w:id="1378" w:author="D.Kambarov" w:date="2025-03-13T16:02:00Z">
          <w:pPr>
            <w:pStyle w:val="OM"/>
            <w:numPr>
              <w:ilvl w:val="2"/>
              <w:numId w:val="32"/>
            </w:numPr>
            <w:ind w:left="992" w:hanging="567"/>
            <w:contextualSpacing w:val="0"/>
          </w:pPr>
        </w:pPrChange>
      </w:pPr>
      <w:r w:rsidRPr="008037B5">
        <w:rPr>
          <w:u w:val="single"/>
          <w:lang w:val="ru-RU"/>
          <w:rPrChange w:id="1379" w:author="D.Kambarov" w:date="2025-03-13T17:33:00Z">
            <w:rPr>
              <w:u w:val="single"/>
            </w:rPr>
          </w:rPrChange>
        </w:rPr>
        <w:t>На стадии П</w:t>
      </w:r>
      <w:r w:rsidRPr="008037B5">
        <w:rPr>
          <w:lang w:val="ru-RU"/>
          <w:rPrChange w:id="1380" w:author="D.Kambarov" w:date="2025-03-13T17:33:00Z">
            <w:rPr/>
          </w:rPrChange>
        </w:rPr>
        <w:t xml:space="preserve"> для отображения значений площадей помещения в экспликациях и марках обязательно использовать значения только из </w:t>
      </w:r>
      <w:r>
        <w:rPr>
          <w:b/>
          <w:i/>
          <w:iCs/>
        </w:rPr>
        <w:t>OMDV</w:t>
      </w:r>
      <w:r w:rsidRPr="008037B5">
        <w:rPr>
          <w:b/>
          <w:bCs/>
          <w:lang w:val="ru-RU"/>
          <w:rPrChange w:id="1381" w:author="D.Kambarov" w:date="2025-03-13T17:33:00Z">
            <w:rPr>
              <w:b/>
              <w:bCs/>
            </w:rPr>
          </w:rPrChange>
        </w:rPr>
        <w:t xml:space="preserve"> параметров с суффиксом «П»</w:t>
      </w:r>
      <w:r w:rsidRPr="008037B5">
        <w:rPr>
          <w:lang w:val="ru-RU"/>
          <w:rPrChange w:id="1382" w:author="D.Kambarov" w:date="2025-03-13T17:33:00Z">
            <w:rPr/>
          </w:rPrChange>
        </w:rPr>
        <w:t xml:space="preserve">. </w:t>
      </w:r>
      <w:r w:rsidRPr="008037B5">
        <w:rPr>
          <w:u w:val="single"/>
          <w:lang w:val="ru-RU"/>
          <w:rPrChange w:id="1383" w:author="D.Kambarov" w:date="2025-03-13T17:33:00Z">
            <w:rPr>
              <w:u w:val="single"/>
            </w:rPr>
          </w:rPrChange>
        </w:rPr>
        <w:t>На стадии РД</w:t>
      </w:r>
      <w:r w:rsidRPr="008037B5">
        <w:rPr>
          <w:lang w:val="ru-RU"/>
          <w:rPrChange w:id="1384" w:author="D.Kambarov" w:date="2025-03-13T17:33:00Z">
            <w:rPr/>
          </w:rPrChange>
        </w:rPr>
        <w:t xml:space="preserve"> для отображения расчётных площадей помещений с внесёнными изменениями относительно согласованной стадией П используйте </w:t>
      </w:r>
      <w:r>
        <w:rPr>
          <w:b/>
          <w:bCs/>
          <w:i/>
          <w:iCs/>
        </w:rPr>
        <w:t>OMDV</w:t>
      </w:r>
      <w:r w:rsidRPr="008037B5">
        <w:rPr>
          <w:b/>
          <w:bCs/>
          <w:lang w:val="ru-RU"/>
          <w:rPrChange w:id="1385" w:author="D.Kambarov" w:date="2025-03-13T17:33:00Z">
            <w:rPr>
              <w:b/>
              <w:bCs/>
            </w:rPr>
          </w:rPrChange>
        </w:rPr>
        <w:t xml:space="preserve"> параметры без суффикса «П»</w:t>
      </w:r>
      <w:r w:rsidRPr="008037B5">
        <w:rPr>
          <w:lang w:val="ru-RU"/>
          <w:rPrChange w:id="1386" w:author="D.Kambarov" w:date="2025-03-13T17:33:00Z">
            <w:rPr/>
          </w:rPrChange>
        </w:rPr>
        <w:t xml:space="preserve">. </w:t>
      </w:r>
      <w:r>
        <w:rPr>
          <w:i/>
          <w:iCs/>
        </w:rPr>
        <w:t>Подробнее в пункте 7.3.4.</w:t>
      </w:r>
    </w:p>
    <w:p w14:paraId="094BDDA6" w14:textId="77777777" w:rsidR="00A66D76" w:rsidRPr="00677ECD" w:rsidRDefault="00C835C6">
      <w:pPr>
        <w:pStyle w:val="OMDV3"/>
        <w:rPr>
          <w:lang w:val="ru-RU"/>
          <w:rPrChange w:id="1387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388" w:author="D.Kambarov" w:date="2025-03-13T16:02:00Z">
          <w:pPr>
            <w:pStyle w:val="OM"/>
            <w:numPr>
              <w:ilvl w:val="2"/>
              <w:numId w:val="32"/>
            </w:numPr>
            <w:ind w:left="992" w:hanging="567"/>
            <w:contextualSpacing w:val="0"/>
          </w:pPr>
        </w:pPrChange>
      </w:pPr>
      <w:r w:rsidRPr="008037B5">
        <w:rPr>
          <w:lang w:val="ru-RU"/>
          <w:rPrChange w:id="1389" w:author="D.Kambarov" w:date="2025-03-13T17:33:00Z">
            <w:rPr/>
          </w:rPrChange>
        </w:rPr>
        <w:t xml:space="preserve">Заблокированы площади стадии П. </w:t>
      </w:r>
      <w:r w:rsidRPr="008037B5">
        <w:rPr>
          <w:i/>
          <w:iCs/>
          <w:lang w:val="ru-RU"/>
          <w:rPrChange w:id="1390" w:author="D.Kambarov" w:date="2025-03-13T17:33:00Z">
            <w:rPr>
              <w:i/>
              <w:iCs/>
            </w:rPr>
          </w:rPrChange>
        </w:rPr>
        <w:t>Подробнее в</w:t>
      </w:r>
      <w:r w:rsidRPr="008037B5">
        <w:rPr>
          <w:lang w:val="ru-RU"/>
          <w:rPrChange w:id="1391" w:author="D.Kambarov" w:date="2025-03-13T17:33:00Z">
            <w:rPr/>
          </w:rPrChange>
        </w:rPr>
        <w:t xml:space="preserve"> </w:t>
      </w:r>
      <w:r w:rsidRPr="008037B5">
        <w:rPr>
          <w:i/>
          <w:iCs/>
          <w:lang w:val="ru-RU"/>
          <w:rPrChange w:id="1392" w:author="D.Kambarov" w:date="2025-03-13T17:33:00Z">
            <w:rPr>
              <w:i/>
              <w:iCs/>
            </w:rPr>
          </w:rPrChange>
        </w:rPr>
        <w:t>пункте 7</w:t>
      </w:r>
      <w:r w:rsidRPr="008037B5">
        <w:rPr>
          <w:lang w:val="ru-RU"/>
          <w:rPrChange w:id="1393" w:author="D.Kambarov" w:date="2025-03-13T17:33:00Z">
            <w:rPr/>
          </w:rPrChange>
        </w:rPr>
        <w:t>.3.5.</w:t>
      </w:r>
    </w:p>
    <w:p w14:paraId="3E82E433" w14:textId="77777777" w:rsidR="00A66D76" w:rsidRPr="00677ECD" w:rsidRDefault="00C835C6">
      <w:pPr>
        <w:pStyle w:val="OMDV3"/>
        <w:rPr>
          <w:lang w:val="ru-RU"/>
          <w:rPrChange w:id="1394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395" w:author="D.Kambarov" w:date="2025-03-13T16:02:00Z">
          <w:pPr>
            <w:pStyle w:val="OM"/>
            <w:numPr>
              <w:ilvl w:val="2"/>
              <w:numId w:val="32"/>
            </w:numPr>
            <w:ind w:left="992" w:hanging="567"/>
            <w:contextualSpacing w:val="0"/>
          </w:pPr>
        </w:pPrChange>
      </w:pPr>
      <w:r w:rsidRPr="008037B5">
        <w:rPr>
          <w:lang w:val="ru-RU"/>
          <w:rPrChange w:id="1396" w:author="D.Kambarov" w:date="2025-03-13T17:33:00Z">
            <w:rPr/>
          </w:rPrChange>
        </w:rPr>
        <w:t>Нумерация объектов недвижимости согласована</w:t>
      </w:r>
      <w:r w:rsidRPr="008037B5">
        <w:rPr>
          <w:i/>
          <w:iCs/>
          <w:lang w:val="ru-RU"/>
          <w:rPrChange w:id="1397" w:author="D.Kambarov" w:date="2025-03-13T17:33:00Z">
            <w:rPr>
              <w:i/>
              <w:iCs/>
            </w:rPr>
          </w:rPrChange>
        </w:rPr>
        <w:t>. Подробнее в пункте 7.3.8</w:t>
      </w:r>
    </w:p>
    <w:p w14:paraId="3E794986" w14:textId="77777777" w:rsidR="00A66D76" w:rsidRDefault="00C835C6">
      <w:pPr>
        <w:pStyle w:val="OMDV3"/>
        <w:pPrChange w:id="1398" w:author="D.Kambarov" w:date="2025-03-13T16:02:00Z">
          <w:pPr>
            <w:pStyle w:val="OM"/>
            <w:numPr>
              <w:ilvl w:val="2"/>
              <w:numId w:val="32"/>
            </w:numPr>
            <w:ind w:left="992" w:hanging="567"/>
            <w:contextualSpacing w:val="0"/>
          </w:pPr>
        </w:pPrChange>
      </w:pPr>
      <w:r w:rsidRPr="008037B5">
        <w:rPr>
          <w:lang w:val="ru-RU"/>
          <w:rPrChange w:id="1399" w:author="D.Kambarov" w:date="2025-03-13T17:33:00Z">
            <w:rPr/>
          </w:rPrChange>
        </w:rPr>
        <w:t xml:space="preserve">При создании технических отверстий в стенах используйте семейства (в целях формирования спецификации отверстий). </w:t>
      </w:r>
      <w:r>
        <w:t xml:space="preserve">Отверстия размером менее 300х300 мм допускается не моделировать. </w:t>
      </w:r>
    </w:p>
    <w:p w14:paraId="4E068115" w14:textId="77777777" w:rsidR="00A66D76" w:rsidRPr="00677ECD" w:rsidRDefault="00C835C6">
      <w:pPr>
        <w:pStyle w:val="OMDV3"/>
        <w:rPr>
          <w:lang w:val="ru-RU"/>
          <w:rPrChange w:id="1400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401" w:author="D.Kambarov" w:date="2025-03-13T16:02:00Z">
          <w:pPr>
            <w:pStyle w:val="OM"/>
            <w:numPr>
              <w:ilvl w:val="2"/>
              <w:numId w:val="32"/>
            </w:numPr>
            <w:ind w:left="993" w:hanging="567"/>
            <w:contextualSpacing w:val="0"/>
          </w:pPr>
        </w:pPrChange>
      </w:pPr>
      <w:r w:rsidRPr="008037B5">
        <w:rPr>
          <w:lang w:val="ru-RU"/>
          <w:rPrChange w:id="1402" w:author="D.Kambarov" w:date="2025-03-13T17:33:00Z">
            <w:rPr/>
          </w:rPrChange>
        </w:rPr>
        <w:t>Разделяйте лестницы по этажам (уровням).</w:t>
      </w:r>
    </w:p>
    <w:p w14:paraId="6A92CF94" w14:textId="77777777" w:rsidR="00A66D76" w:rsidRPr="00677ECD" w:rsidRDefault="00C835C6">
      <w:pPr>
        <w:pStyle w:val="OMDV2"/>
        <w:rPr>
          <w:lang w:val="ru-RU"/>
          <w:rPrChange w:id="1403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404" w:author="D.Kambarov" w:date="2025-03-13T16:02:00Z">
          <w:pPr>
            <w:pStyle w:val="OM"/>
            <w:numPr>
              <w:ilvl w:val="1"/>
              <w:numId w:val="32"/>
            </w:numPr>
            <w:ind w:left="567" w:hanging="567"/>
            <w:contextualSpacing w:val="0"/>
          </w:pPr>
        </w:pPrChange>
      </w:pPr>
      <w:r w:rsidRPr="008037B5">
        <w:rPr>
          <w:lang w:val="ru-RU"/>
          <w:rPrChange w:id="1405" w:author="D.Kambarov" w:date="2025-03-13T17:33:00Z">
            <w:rPr/>
          </w:rPrChange>
        </w:rPr>
        <w:t xml:space="preserve">Требования для этапов </w:t>
      </w:r>
      <w:r>
        <w:t>BIM</w:t>
      </w:r>
      <w:r w:rsidRPr="008037B5">
        <w:rPr>
          <w:lang w:val="ru-RU"/>
          <w:rPrChange w:id="1406" w:author="D.Kambarov" w:date="2025-03-13T17:33:00Z">
            <w:rPr/>
          </w:rPrChange>
        </w:rPr>
        <w:t xml:space="preserve"> (П+/Т), </w:t>
      </w:r>
      <w:r>
        <w:t>BIM</w:t>
      </w:r>
      <w:r w:rsidRPr="008037B5">
        <w:rPr>
          <w:lang w:val="ru-RU"/>
          <w:rPrChange w:id="1407" w:author="D.Kambarov" w:date="2025-03-13T17:33:00Z">
            <w:rPr/>
          </w:rPrChange>
        </w:rPr>
        <w:t xml:space="preserve"> (РД)</w:t>
      </w:r>
    </w:p>
    <w:p w14:paraId="1D324F83" w14:textId="77777777" w:rsidR="00A66D76" w:rsidRDefault="00C835C6">
      <w:pPr>
        <w:pStyle w:val="OMDV3"/>
        <w:pPrChange w:id="1408" w:author="D.Kambarov" w:date="2025-03-13T16:02:00Z">
          <w:pPr>
            <w:pStyle w:val="OM"/>
            <w:numPr>
              <w:ilvl w:val="2"/>
              <w:numId w:val="32"/>
            </w:numPr>
            <w:ind w:left="993" w:hanging="720"/>
            <w:contextualSpacing w:val="0"/>
          </w:pPr>
        </w:pPrChange>
      </w:pPr>
      <w:r w:rsidRPr="008037B5">
        <w:rPr>
          <w:lang w:val="ru-RU"/>
          <w:rPrChange w:id="1409" w:author="D.Kambarov" w:date="2025-03-13T17:33:00Z">
            <w:rPr/>
          </w:rPrChange>
        </w:rPr>
        <w:t xml:space="preserve">Для моделирования фасадных панелей используйте инструмент Витраж или отдельные экземпляры семейств и соблюдайте раскладку панелей. </w:t>
      </w:r>
      <w:r>
        <w:t>Ниже несколько требований по моделированию этих семейств:</w:t>
      </w:r>
    </w:p>
    <w:p w14:paraId="2E2119E6" w14:textId="77777777" w:rsidR="00A66D76" w:rsidRPr="00884A1F" w:rsidRDefault="00C835C6">
      <w:pPr>
        <w:pStyle w:val="OM"/>
        <w:numPr>
          <w:ilvl w:val="0"/>
          <w:numId w:val="66"/>
        </w:numPr>
        <w:rPr>
          <w:rPrChange w:id="1410" w:author="D.Kambarov" w:date="2025-03-13T16:03:00Z">
            <w:rPr>
              <w:rFonts w:cstheme="minorHAnsi"/>
              <w:lang w:eastAsia="fr-FR"/>
            </w:rPr>
          </w:rPrChange>
        </w:rPr>
        <w:pPrChange w:id="1411" w:author="D.Kambarov" w:date="2025-03-13T16:03:00Z">
          <w:pPr>
            <w:pStyle w:val="OM"/>
            <w:numPr>
              <w:ilvl w:val="3"/>
              <w:numId w:val="32"/>
            </w:numPr>
            <w:ind w:left="1276" w:hanging="284"/>
            <w:contextualSpacing w:val="0"/>
          </w:pPr>
        </w:pPrChange>
      </w:pPr>
      <w:r w:rsidRPr="00884A1F">
        <w:rPr>
          <w:rPrChange w:id="1412" w:author="D.Kambarov" w:date="2025-03-13T16:03:00Z">
            <w:rPr>
              <w:rFonts w:eastAsiaTheme="minorEastAsia" w:cstheme="minorHAnsi"/>
              <w:lang w:eastAsia="fr-FR"/>
            </w:rPr>
          </w:rPrChange>
        </w:rPr>
        <w:t>При создании семейства фасадной панели определите назначение, категорию и необходимые параметры. Исходя из этого, выберите оптимальный шаблон семейства.</w:t>
      </w:r>
    </w:p>
    <w:p w14:paraId="46EB6711" w14:textId="77777777" w:rsidR="00A66D76" w:rsidRPr="00884A1F" w:rsidRDefault="00C835C6">
      <w:pPr>
        <w:pStyle w:val="OM"/>
        <w:numPr>
          <w:ilvl w:val="0"/>
          <w:numId w:val="66"/>
        </w:numPr>
        <w:rPr>
          <w:rPrChange w:id="1413" w:author="D.Kambarov" w:date="2025-03-13T16:03:00Z">
            <w:rPr>
              <w:rFonts w:cstheme="minorHAnsi"/>
              <w:lang w:eastAsia="fr-FR"/>
            </w:rPr>
          </w:rPrChange>
        </w:rPr>
        <w:pPrChange w:id="1414" w:author="D.Kambarov" w:date="2025-03-13T16:03:00Z">
          <w:pPr>
            <w:pStyle w:val="OM"/>
            <w:numPr>
              <w:ilvl w:val="3"/>
              <w:numId w:val="32"/>
            </w:numPr>
            <w:ind w:left="1276" w:hanging="284"/>
            <w:contextualSpacing w:val="0"/>
          </w:pPr>
        </w:pPrChange>
      </w:pPr>
      <w:r w:rsidRPr="00884A1F">
        <w:rPr>
          <w:rPrChange w:id="1415" w:author="D.Kambarov" w:date="2025-03-13T16:03:00Z">
            <w:rPr>
              <w:rFonts w:eastAsiaTheme="minorEastAsia" w:cstheme="minorHAnsi"/>
              <w:lang w:eastAsia="fr-FR"/>
            </w:rPr>
          </w:rPrChange>
        </w:rPr>
        <w:t xml:space="preserve">Если цветовые решения элементов с одинаковой геометрией различаются – создавайте отдельные </w:t>
      </w:r>
      <w:r w:rsidRPr="00884A1F">
        <w:rPr>
          <w:rPrChange w:id="1416" w:author="D.Kambarov" w:date="2025-03-13T16:03:00Z">
            <w:rPr>
              <w:rFonts w:eastAsiaTheme="minorEastAsia" w:cstheme="minorHAnsi"/>
              <w:u w:val="single"/>
              <w:lang w:eastAsia="fr-FR"/>
            </w:rPr>
          </w:rPrChange>
        </w:rPr>
        <w:t>типы</w:t>
      </w:r>
      <w:r w:rsidRPr="00884A1F">
        <w:rPr>
          <w:rPrChange w:id="1417" w:author="D.Kambarov" w:date="2025-03-13T16:03:00Z">
            <w:rPr>
              <w:rFonts w:eastAsiaTheme="minorEastAsia" w:cstheme="minorHAnsi"/>
              <w:lang w:eastAsia="fr-FR"/>
            </w:rPr>
          </w:rPrChange>
        </w:rPr>
        <w:t xml:space="preserve"> данного семейства.</w:t>
      </w:r>
    </w:p>
    <w:p w14:paraId="4FDDE133" w14:textId="77777777" w:rsidR="00A66D76" w:rsidRPr="00884A1F" w:rsidRDefault="00C835C6">
      <w:pPr>
        <w:pStyle w:val="OM"/>
        <w:numPr>
          <w:ilvl w:val="0"/>
          <w:numId w:val="66"/>
        </w:numPr>
        <w:rPr>
          <w:rPrChange w:id="1418" w:author="D.Kambarov" w:date="2025-03-13T16:03:00Z">
            <w:rPr>
              <w:rFonts w:cstheme="minorHAnsi"/>
              <w:lang w:eastAsia="fr-FR"/>
            </w:rPr>
          </w:rPrChange>
        </w:rPr>
        <w:pPrChange w:id="1419" w:author="D.Kambarov" w:date="2025-03-13T16:03:00Z">
          <w:pPr>
            <w:pStyle w:val="OM"/>
            <w:numPr>
              <w:ilvl w:val="3"/>
              <w:numId w:val="32"/>
            </w:numPr>
            <w:ind w:left="1276" w:hanging="284"/>
            <w:contextualSpacing w:val="0"/>
          </w:pPr>
        </w:pPrChange>
      </w:pPr>
      <w:r w:rsidRPr="00884A1F">
        <w:rPr>
          <w:rPrChange w:id="1420" w:author="D.Kambarov" w:date="2025-03-13T16:03:00Z">
            <w:rPr>
              <w:rFonts w:eastAsiaTheme="minorEastAsia" w:cstheme="minorHAnsi"/>
              <w:lang w:eastAsia="fr-FR"/>
            </w:rPr>
          </w:rPrChange>
        </w:rPr>
        <w:t xml:space="preserve">При создании семейств с большим количеством типов </w:t>
      </w:r>
      <w:r w:rsidRPr="00884A1F">
        <w:rPr>
          <w:rPrChange w:id="1421" w:author="D.Kambarov" w:date="2025-03-13T16:03:00Z">
            <w:rPr>
              <w:rFonts w:eastAsiaTheme="minorEastAsia" w:cstheme="minorHAnsi"/>
              <w:u w:val="single"/>
              <w:lang w:eastAsia="fr-FR"/>
            </w:rPr>
          </w:rPrChange>
        </w:rPr>
        <w:t>обязательно</w:t>
      </w:r>
      <w:r w:rsidRPr="00884A1F">
        <w:rPr>
          <w:rPrChange w:id="1422" w:author="D.Kambarov" w:date="2025-03-13T16:03:00Z">
            <w:rPr>
              <w:rFonts w:eastAsiaTheme="minorEastAsia" w:cstheme="minorHAnsi"/>
              <w:lang w:eastAsia="fr-FR"/>
            </w:rPr>
          </w:rPrChange>
        </w:rPr>
        <w:t xml:space="preserve"> используйте каталоги типов.</w:t>
      </w:r>
    </w:p>
    <w:p w14:paraId="0E153C32" w14:textId="77777777" w:rsidR="00A66D76" w:rsidRPr="00884A1F" w:rsidRDefault="00C835C6">
      <w:pPr>
        <w:pStyle w:val="OM"/>
        <w:numPr>
          <w:ilvl w:val="0"/>
          <w:numId w:val="66"/>
        </w:numPr>
        <w:rPr>
          <w:rPrChange w:id="1423" w:author="D.Kambarov" w:date="2025-03-13T16:03:00Z">
            <w:rPr>
              <w:rFonts w:cstheme="minorHAnsi"/>
              <w:lang w:eastAsia="fr-FR"/>
            </w:rPr>
          </w:rPrChange>
        </w:rPr>
        <w:pPrChange w:id="1424" w:author="D.Kambarov" w:date="2025-03-13T16:03:00Z">
          <w:pPr>
            <w:pStyle w:val="OM"/>
            <w:numPr>
              <w:ilvl w:val="3"/>
              <w:numId w:val="32"/>
            </w:numPr>
            <w:ind w:left="1276" w:hanging="284"/>
            <w:contextualSpacing w:val="0"/>
          </w:pPr>
        </w:pPrChange>
      </w:pPr>
      <w:r w:rsidRPr="00884A1F">
        <w:rPr>
          <w:rPrChange w:id="1425" w:author="D.Kambarov" w:date="2025-03-13T16:03:00Z">
            <w:rPr>
              <w:rFonts w:eastAsiaTheme="minorEastAsia" w:cstheme="minorHAnsi"/>
              <w:lang w:eastAsia="fr-FR"/>
            </w:rPr>
          </w:rPrChange>
        </w:rPr>
        <w:t>Заполнять параметры необходимо у каждой отдельной панели и импоста витража.</w:t>
      </w:r>
    </w:p>
    <w:p w14:paraId="5FB2F565" w14:textId="0F8C75C9" w:rsidR="00A66D76" w:rsidRPr="00677ECD" w:rsidRDefault="00C835C6">
      <w:pPr>
        <w:pStyle w:val="OMDV3"/>
        <w:rPr>
          <w:lang w:val="ru-RU"/>
          <w:rPrChange w:id="1426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427" w:author="D.Kambarov" w:date="2025-03-13T16:03:00Z">
          <w:pPr>
            <w:pStyle w:val="OM"/>
            <w:numPr>
              <w:ilvl w:val="2"/>
              <w:numId w:val="32"/>
            </w:numPr>
            <w:ind w:left="993" w:hanging="720"/>
            <w:contextualSpacing w:val="0"/>
          </w:pPr>
        </w:pPrChange>
      </w:pPr>
      <w:r w:rsidRPr="008037B5">
        <w:rPr>
          <w:lang w:val="ru-RU"/>
          <w:rPrChange w:id="1428" w:author="D.Kambarov" w:date="2025-03-13T17:33:00Z">
            <w:rPr/>
          </w:rPrChange>
        </w:rPr>
        <w:t xml:space="preserve">Для раздельного специфицирования и учета объемов СМР </w:t>
      </w:r>
      <w:r w:rsidRPr="008037B5">
        <w:rPr>
          <w:u w:val="single"/>
          <w:lang w:val="ru-RU"/>
          <w:rPrChange w:id="1429" w:author="D.Kambarov" w:date="2025-03-13T17:33:00Z">
            <w:rPr>
              <w:u w:val="single"/>
            </w:rPr>
          </w:rPrChange>
        </w:rPr>
        <w:t>каждый поэтажный экземпляр</w:t>
      </w:r>
      <w:r w:rsidRPr="008037B5">
        <w:rPr>
          <w:lang w:val="ru-RU"/>
          <w:rPrChange w:id="1430" w:author="D.Kambarov" w:date="2025-03-13T17:33:00Z">
            <w:rPr/>
          </w:rPrChange>
        </w:rPr>
        <w:t xml:space="preserve"> всех элементов должен содержать заполненные параметры </w:t>
      </w:r>
      <w:ins w:id="1431" w:author="D.Kambarov" w:date="2025-03-13T17:54:00Z">
        <w:r w:rsidR="00125935">
          <w:t>OMDV</w:t>
        </w:r>
        <w:r w:rsidR="00125935" w:rsidRPr="00125935">
          <w:rPr>
            <w:lang w:val="ru-RU"/>
            <w:rPrChange w:id="1432" w:author="D.Kambarov" w:date="2025-03-13T17:54:00Z">
              <w:rPr/>
            </w:rPrChange>
          </w:rPr>
          <w:t>_</w:t>
        </w:r>
        <w:r w:rsidR="00125935">
          <w:rPr>
            <w:lang w:val="ru-RU"/>
          </w:rPr>
          <w:t xml:space="preserve">Корпус, </w:t>
        </w:r>
      </w:ins>
      <w:r>
        <w:rPr>
          <w:i/>
          <w:iCs/>
        </w:rPr>
        <w:t>OMDV</w:t>
      </w:r>
      <w:r w:rsidRPr="008037B5">
        <w:rPr>
          <w:i/>
          <w:iCs/>
          <w:lang w:val="ru-RU"/>
          <w:rPrChange w:id="1433" w:author="D.Kambarov" w:date="2025-03-13T17:33:00Z">
            <w:rPr>
              <w:i/>
              <w:iCs/>
            </w:rPr>
          </w:rPrChange>
        </w:rPr>
        <w:t>_Номер этажа</w:t>
      </w:r>
      <w:r w:rsidRPr="008037B5">
        <w:rPr>
          <w:lang w:val="ru-RU"/>
          <w:rPrChange w:id="1434" w:author="D.Kambarov" w:date="2025-03-13T17:33:00Z">
            <w:rPr/>
          </w:rPrChange>
        </w:rPr>
        <w:t xml:space="preserve"> и </w:t>
      </w:r>
      <w:r>
        <w:rPr>
          <w:i/>
          <w:iCs/>
        </w:rPr>
        <w:t>OMDV</w:t>
      </w:r>
      <w:r w:rsidRPr="008037B5">
        <w:rPr>
          <w:i/>
          <w:iCs/>
          <w:lang w:val="ru-RU"/>
          <w:rPrChange w:id="1435" w:author="D.Kambarov" w:date="2025-03-13T17:33:00Z">
            <w:rPr>
              <w:i/>
              <w:iCs/>
            </w:rPr>
          </w:rPrChange>
        </w:rPr>
        <w:t>_Секция</w:t>
      </w:r>
      <w:r w:rsidRPr="008037B5">
        <w:rPr>
          <w:lang w:val="ru-RU"/>
          <w:rPrChange w:id="1436" w:author="D.Kambarov" w:date="2025-03-13T17:33:00Z">
            <w:rPr/>
          </w:rPrChange>
        </w:rPr>
        <w:t xml:space="preserve"> (последний – при делении корпуса на секции). Эти параметры заполняйте только цифрами, обозначающими порядковый номер этажа или секции. Также порядковые номера со значением меньше 10 необходимо вводить с добавлением нуля. </w:t>
      </w:r>
    </w:p>
    <w:p w14:paraId="6F7D1C79" w14:textId="77777777" w:rsidR="00A66D76" w:rsidRDefault="00C835C6">
      <w:pPr>
        <w:pStyle w:val="OM"/>
        <w:numPr>
          <w:ilvl w:val="0"/>
          <w:numId w:val="67"/>
        </w:numPr>
        <w:rPr>
          <w:lang w:eastAsia="fr-FR"/>
        </w:rPr>
        <w:pPrChange w:id="1437" w:author="D.Kambarov" w:date="2025-03-13T16:03:00Z">
          <w:pPr>
            <w:pStyle w:val="OM"/>
            <w:numPr>
              <w:ilvl w:val="3"/>
              <w:numId w:val="32"/>
            </w:numPr>
            <w:ind w:left="1701" w:hanging="992"/>
          </w:pPr>
        </w:pPrChange>
      </w:pPr>
      <w:r>
        <w:rPr>
          <w:lang w:eastAsia="fr-FR"/>
        </w:rPr>
        <w:t>При нумерации подземных этажей в значение необходимо добавлять знак «</w:t>
      </w:r>
      <w:r>
        <w:rPr>
          <w:b/>
          <w:bCs/>
          <w:lang w:eastAsia="fr-FR"/>
        </w:rPr>
        <w:t>-</w:t>
      </w:r>
      <w:r>
        <w:rPr>
          <w:lang w:eastAsia="fr-FR"/>
        </w:rPr>
        <w:t xml:space="preserve">».  Примеры: </w:t>
      </w:r>
      <w:r>
        <w:rPr>
          <w:b/>
          <w:bCs/>
          <w:lang w:eastAsia="fr-FR"/>
        </w:rPr>
        <w:t>«05»</w:t>
      </w:r>
      <w:r>
        <w:rPr>
          <w:lang w:eastAsia="fr-FR"/>
        </w:rPr>
        <w:t xml:space="preserve">, </w:t>
      </w:r>
      <w:r>
        <w:rPr>
          <w:b/>
          <w:bCs/>
          <w:lang w:eastAsia="fr-FR"/>
        </w:rPr>
        <w:t>«13»</w:t>
      </w:r>
      <w:r>
        <w:rPr>
          <w:lang w:eastAsia="fr-FR"/>
        </w:rPr>
        <w:t xml:space="preserve">, </w:t>
      </w:r>
      <w:r>
        <w:rPr>
          <w:b/>
          <w:bCs/>
          <w:lang w:eastAsia="fr-FR"/>
        </w:rPr>
        <w:t>«-01»</w:t>
      </w:r>
      <w:r>
        <w:rPr>
          <w:lang w:eastAsia="fr-FR"/>
        </w:rPr>
        <w:t>.</w:t>
      </w:r>
      <w:r>
        <w:t xml:space="preserve"> </w:t>
      </w:r>
    </w:p>
    <w:p w14:paraId="2DBA46AB" w14:textId="77777777" w:rsidR="00A66D76" w:rsidRDefault="00C835C6">
      <w:pPr>
        <w:pStyle w:val="OM"/>
        <w:numPr>
          <w:ilvl w:val="0"/>
          <w:numId w:val="67"/>
        </w:numPr>
        <w:rPr>
          <w:lang w:eastAsia="fr-FR"/>
        </w:rPr>
        <w:pPrChange w:id="1438" w:author="D.Kambarov" w:date="2025-03-13T16:03:00Z">
          <w:pPr>
            <w:pStyle w:val="OM"/>
            <w:numPr>
              <w:ilvl w:val="3"/>
              <w:numId w:val="32"/>
            </w:numPr>
            <w:ind w:left="1701" w:hanging="992"/>
            <w:contextualSpacing w:val="0"/>
          </w:pPr>
        </w:pPrChange>
      </w:pPr>
      <w:r>
        <w:t xml:space="preserve">Конструкции технического этажа должны нумероваться значением, содержащим номер расположенного ниже этажа, содержащего помещения, с добавлением суффикса со значением «1», разделённым знаком «.» Пример: </w:t>
      </w:r>
      <w:r>
        <w:rPr>
          <w:b/>
          <w:bCs/>
        </w:rPr>
        <w:t>«01.1»</w:t>
      </w:r>
    </w:p>
    <w:p w14:paraId="5E35D993" w14:textId="77777777" w:rsidR="00A66D76" w:rsidRDefault="00C835C6">
      <w:pPr>
        <w:pStyle w:val="OM"/>
        <w:numPr>
          <w:ilvl w:val="0"/>
          <w:numId w:val="0"/>
        </w:numPr>
        <w:ind w:left="1701"/>
        <w:contextualSpacing w:val="0"/>
        <w:jc w:val="center"/>
        <w:rPr>
          <w:lang w:eastAsia="fr-FR"/>
        </w:rPr>
        <w:pPrChange w:id="1439" w:author="D.Kambarov" w:date="2025-03-13T16:07:00Z">
          <w:pPr>
            <w:pStyle w:val="OM"/>
            <w:numPr>
              <w:numId w:val="0"/>
            </w:numPr>
            <w:ind w:left="1701" w:firstLine="0"/>
            <w:contextualSpacing w:val="0"/>
          </w:pPr>
        </w:pPrChange>
      </w:pPr>
      <w:r>
        <w:rPr>
          <w:rFonts w:eastAsiaTheme="minorEastAsia" w:cstheme="minorHAnsi"/>
          <w:noProof/>
          <w:lang w:eastAsia="ru-RU"/>
        </w:rPr>
        <w:drawing>
          <wp:inline distT="0" distB="0" distL="0" distR="0" wp14:anchorId="531AA9D9" wp14:editId="69CBF757">
            <wp:extent cx="4076746" cy="2622431"/>
            <wp:effectExtent l="0" t="0" r="0" b="6985"/>
            <wp:docPr id="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/>
                  </pic:blipFill>
                  <pic:spPr bwMode="auto">
                    <a:xfrm>
                      <a:off x="0" y="0"/>
                      <a:ext cx="4154858" cy="2672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8B2DE" w14:textId="0FFEF9A4" w:rsidR="00884A1F" w:rsidRPr="00125935" w:rsidRDefault="00C835C6" w:rsidP="00884A1F">
      <w:pPr>
        <w:pStyle w:val="OMDV3"/>
        <w:rPr>
          <w:ins w:id="1440" w:author="D.Kambarov" w:date="2025-03-13T17:54:00Z"/>
          <w:rPrChange w:id="1441" w:author="D.Kambarov" w:date="2025-03-13T17:54:00Z">
            <w:rPr>
              <w:ins w:id="1442" w:author="D.Kambarov" w:date="2025-03-13T17:54:00Z"/>
              <w:lang w:val="ru-RU"/>
            </w:rPr>
          </w:rPrChange>
        </w:rPr>
      </w:pPr>
      <w:r w:rsidRPr="008037B5">
        <w:rPr>
          <w:lang w:val="ru-RU"/>
          <w:rPrChange w:id="1443" w:author="D.Kambarov" w:date="2025-03-13T17:33:00Z">
            <w:rPr/>
          </w:rPrChange>
        </w:rPr>
        <w:t xml:space="preserve">Параметр материала </w:t>
      </w:r>
      <w:r w:rsidRPr="00884A1F">
        <w:rPr>
          <w:i/>
          <w:iCs/>
        </w:rPr>
        <w:t>OMDV</w:t>
      </w:r>
      <w:r w:rsidRPr="008037B5">
        <w:rPr>
          <w:i/>
          <w:iCs/>
          <w:lang w:val="ru-RU"/>
          <w:rPrChange w:id="1444" w:author="D.Kambarov" w:date="2025-03-13T17:33:00Z">
            <w:rPr>
              <w:i/>
              <w:iCs/>
            </w:rPr>
          </w:rPrChange>
        </w:rPr>
        <w:t>_Категория материала</w:t>
      </w:r>
      <w:r w:rsidRPr="008037B5">
        <w:rPr>
          <w:lang w:val="ru-RU"/>
          <w:rPrChange w:id="1445" w:author="D.Kambarov" w:date="2025-03-13T17:33:00Z">
            <w:rPr/>
          </w:rPrChange>
        </w:rPr>
        <w:t xml:space="preserve"> обязателен к заполнению. </w:t>
      </w:r>
      <w:r w:rsidRPr="008037B5">
        <w:rPr>
          <w:lang w:val="ru-RU"/>
          <w:rPrChange w:id="1446" w:author="D.Kambarov" w:date="2025-03-13T17:33:00Z">
            <w:rPr/>
          </w:rPrChange>
        </w:rPr>
        <w:br/>
      </w:r>
      <w:r w:rsidRPr="00884A1F">
        <w:t>Смотри</w:t>
      </w:r>
      <w:r>
        <w:t xml:space="preserve"> п. 3.12</w:t>
      </w:r>
    </w:p>
    <w:p w14:paraId="05E41730" w14:textId="25B3AFE5" w:rsidR="00624E5F" w:rsidRPr="00624E5F" w:rsidRDefault="00624E5F">
      <w:pPr>
        <w:pStyle w:val="OMDV3"/>
        <w:rPr>
          <w:ins w:id="1447" w:author="D.Kambarov" w:date="2025-03-13T18:06:00Z"/>
          <w:b/>
          <w:bCs/>
          <w:rPrChange w:id="1448" w:author="D.Kambarov" w:date="2025-03-13T18:06:00Z">
            <w:rPr>
              <w:ins w:id="1449" w:author="D.Kambarov" w:date="2025-03-13T18:06:00Z"/>
              <w:b w:val="0"/>
              <w:bCs w:val="0"/>
            </w:rPr>
          </w:rPrChange>
        </w:rPr>
        <w:pPrChange w:id="1450" w:author="D.Kambarov" w:date="2025-03-13T18:06:00Z">
          <w:pPr>
            <w:pStyle w:val="OMDEV"/>
          </w:pPr>
        </w:pPrChange>
      </w:pPr>
      <w:ins w:id="1451" w:author="D.Kambarov" w:date="2025-03-13T18:06:00Z">
        <w:r w:rsidRPr="00677ECD">
          <w:rPr>
            <w:lang w:val="ru-RU"/>
            <w:rPrChange w:id="1452" w:author="Дмитрий Камбаров" w:date="2026-04-15T13:32:00Z">
              <w:rPr>
                <w:rStyle w:val="aff2"/>
                <w:rFonts w:eastAsia="Arial"/>
              </w:rPr>
            </w:rPrChange>
          </w:rPr>
          <w:t xml:space="preserve">Для корректного группирования элементов в объект и точного подсчета объемов СМР каждый элемент модели должен содержать заполненный параметр </w:t>
        </w:r>
        <w:r w:rsidRPr="00624E5F">
          <w:rPr>
            <w:rPrChange w:id="1453" w:author="D.Kambarov" w:date="2025-03-13T18:06:00Z">
              <w:rPr>
                <w:rStyle w:val="HTML"/>
                <w:rFonts w:eastAsia="Arial"/>
                <w:b w:val="0"/>
                <w:bCs w:val="0"/>
              </w:rPr>
            </w:rPrChange>
          </w:rPr>
          <w:t>OMDV</w:t>
        </w:r>
        <w:r w:rsidRPr="00677ECD">
          <w:rPr>
            <w:lang w:val="ru-RU"/>
            <w:rPrChange w:id="1454" w:author="Дмитрий Камбаров" w:date="2026-04-15T13:32:00Z">
              <w:rPr>
                <w:rStyle w:val="HTML"/>
                <w:rFonts w:eastAsia="Arial"/>
                <w:b w:val="0"/>
                <w:bCs w:val="0"/>
              </w:rPr>
            </w:rPrChange>
          </w:rPr>
          <w:t>_Тип строения</w:t>
        </w:r>
        <w:r w:rsidRPr="00677ECD">
          <w:rPr>
            <w:lang w:val="ru-RU"/>
            <w:rPrChange w:id="1455" w:author="Дмитрий Камбаров" w:date="2026-04-15T13:32:00Z">
              <w:rPr>
                <w:rStyle w:val="aff2"/>
                <w:rFonts w:eastAsia="Arial"/>
              </w:rPr>
            </w:rPrChange>
          </w:rPr>
          <w:t>.</w:t>
        </w:r>
        <w:r>
          <w:rPr>
            <w:lang w:val="ru-RU"/>
          </w:rPr>
          <w:t xml:space="preserve"> </w:t>
        </w:r>
        <w:r w:rsidRPr="00677ECD">
          <w:rPr>
            <w:lang w:val="ru-RU"/>
            <w:rPrChange w:id="1456" w:author="Дмитрий Камбаров" w:date="2026-04-15T13:32:00Z">
              <w:rPr>
                <w:rStyle w:val="aff2"/>
                <w:rFonts w:eastAsia="Arial"/>
              </w:rPr>
            </w:rPrChange>
          </w:rPr>
          <w:t xml:space="preserve">Значение данного </w:t>
        </w:r>
        <w:proofErr w:type="gramStart"/>
        <w:r w:rsidRPr="00677ECD">
          <w:rPr>
            <w:lang w:val="ru-RU"/>
            <w:rPrChange w:id="1457" w:author="Дмитрий Камбаров" w:date="2026-04-15T13:32:00Z">
              <w:rPr>
                <w:rStyle w:val="aff2"/>
                <w:rFonts w:eastAsia="Arial"/>
              </w:rPr>
            </w:rPrChange>
          </w:rPr>
          <w:t>параметра может быть</w:t>
        </w:r>
        <w:proofErr w:type="gramEnd"/>
        <w:r w:rsidRPr="00677ECD">
          <w:rPr>
            <w:lang w:val="ru-RU"/>
            <w:rPrChange w:id="1458" w:author="Дмитрий Камбаров" w:date="2026-04-15T13:32:00Z">
              <w:rPr>
                <w:rStyle w:val="aff2"/>
                <w:rFonts w:eastAsia="Arial"/>
              </w:rPr>
            </w:rPrChange>
          </w:rPr>
          <w:t xml:space="preserve"> только одним из следующих вариантов: </w:t>
        </w:r>
        <w:r w:rsidRPr="00677ECD">
          <w:rPr>
            <w:lang w:val="ru-RU"/>
            <w:rPrChange w:id="1459" w:author="Дмитрий Камбаров" w:date="2026-04-15T13:32:00Z">
              <w:rPr>
                <w:rStyle w:val="HTML"/>
                <w:rFonts w:eastAsia="Arial"/>
                <w:b w:val="0"/>
                <w:bCs w:val="0"/>
              </w:rPr>
            </w:rPrChange>
          </w:rPr>
          <w:t>Корпус</w:t>
        </w:r>
        <w:r w:rsidRPr="00677ECD">
          <w:rPr>
            <w:lang w:val="ru-RU"/>
            <w:rPrChange w:id="1460" w:author="Дмитрий Камбаров" w:date="2026-04-15T13:32:00Z">
              <w:rPr>
                <w:rStyle w:val="aff2"/>
                <w:rFonts w:eastAsia="Arial"/>
              </w:rPr>
            </w:rPrChange>
          </w:rPr>
          <w:t xml:space="preserve">, </w:t>
        </w:r>
        <w:r w:rsidRPr="00677ECD">
          <w:rPr>
            <w:lang w:val="ru-RU"/>
            <w:rPrChange w:id="1461" w:author="Дмитрий Камбаров" w:date="2026-04-15T13:32:00Z">
              <w:rPr>
                <w:rStyle w:val="HTML"/>
                <w:rFonts w:eastAsia="Arial"/>
                <w:b w:val="0"/>
                <w:bCs w:val="0"/>
              </w:rPr>
            </w:rPrChange>
          </w:rPr>
          <w:t>Стилобат</w:t>
        </w:r>
        <w:r w:rsidRPr="00677ECD">
          <w:rPr>
            <w:lang w:val="ru-RU"/>
            <w:rPrChange w:id="1462" w:author="Дмитрий Камбаров" w:date="2026-04-15T13:32:00Z">
              <w:rPr>
                <w:rStyle w:val="aff2"/>
                <w:rFonts w:eastAsia="Arial"/>
              </w:rPr>
            </w:rPrChange>
          </w:rPr>
          <w:t xml:space="preserve">, </w:t>
        </w:r>
        <w:r w:rsidRPr="00677ECD">
          <w:rPr>
            <w:lang w:val="ru-RU"/>
            <w:rPrChange w:id="1463" w:author="Дмитрий Камбаров" w:date="2026-04-15T13:32:00Z">
              <w:rPr>
                <w:rStyle w:val="HTML"/>
                <w:rFonts w:eastAsia="Arial"/>
                <w:b w:val="0"/>
                <w:bCs w:val="0"/>
              </w:rPr>
            </w:rPrChange>
          </w:rPr>
          <w:t>Подземная часть</w:t>
        </w:r>
        <w:r w:rsidRPr="00677ECD">
          <w:rPr>
            <w:lang w:val="ru-RU"/>
            <w:rPrChange w:id="1464" w:author="Дмитрий Камбаров" w:date="2026-04-15T13:32:00Z">
              <w:rPr>
                <w:rStyle w:val="aff2"/>
                <w:rFonts w:eastAsia="Arial"/>
              </w:rPr>
            </w:rPrChange>
          </w:rPr>
          <w:t xml:space="preserve">. </w:t>
        </w:r>
        <w:proofErr w:type="spellStart"/>
        <w:r w:rsidRPr="00624E5F">
          <w:rPr>
            <w:rPrChange w:id="1465" w:author="D.Kambarov" w:date="2025-03-13T18:06:00Z">
              <w:rPr>
                <w:rStyle w:val="aff2"/>
                <w:rFonts w:eastAsia="Arial"/>
              </w:rPr>
            </w:rPrChange>
          </w:rPr>
          <w:t>Использование</w:t>
        </w:r>
        <w:proofErr w:type="spellEnd"/>
        <w:r w:rsidRPr="00624E5F">
          <w:rPr>
            <w:rPrChange w:id="1466" w:author="D.Kambarov" w:date="2025-03-13T18:06:00Z">
              <w:rPr>
                <w:rStyle w:val="aff2"/>
                <w:rFonts w:eastAsia="Arial"/>
              </w:rPr>
            </w:rPrChange>
          </w:rPr>
          <w:t xml:space="preserve"> </w:t>
        </w:r>
        <w:proofErr w:type="spellStart"/>
        <w:r w:rsidRPr="00624E5F">
          <w:rPr>
            <w:rPrChange w:id="1467" w:author="D.Kambarov" w:date="2025-03-13T18:06:00Z">
              <w:rPr>
                <w:rStyle w:val="aff2"/>
                <w:rFonts w:eastAsia="Arial"/>
              </w:rPr>
            </w:rPrChange>
          </w:rPr>
          <w:t>иных</w:t>
        </w:r>
        <w:proofErr w:type="spellEnd"/>
        <w:r w:rsidRPr="00624E5F">
          <w:rPr>
            <w:rPrChange w:id="1468" w:author="D.Kambarov" w:date="2025-03-13T18:06:00Z">
              <w:rPr>
                <w:rStyle w:val="aff2"/>
                <w:rFonts w:eastAsia="Arial"/>
              </w:rPr>
            </w:rPrChange>
          </w:rPr>
          <w:t xml:space="preserve"> </w:t>
        </w:r>
        <w:proofErr w:type="spellStart"/>
        <w:r w:rsidRPr="00624E5F">
          <w:rPr>
            <w:rPrChange w:id="1469" w:author="D.Kambarov" w:date="2025-03-13T18:06:00Z">
              <w:rPr>
                <w:rStyle w:val="aff2"/>
                <w:rFonts w:eastAsia="Arial"/>
              </w:rPr>
            </w:rPrChange>
          </w:rPr>
          <w:t>значений</w:t>
        </w:r>
        <w:proofErr w:type="spellEnd"/>
        <w:r w:rsidRPr="00624E5F">
          <w:rPr>
            <w:rPrChange w:id="1470" w:author="D.Kambarov" w:date="2025-03-13T18:06:00Z">
              <w:rPr>
                <w:rStyle w:val="aff2"/>
                <w:rFonts w:eastAsia="Arial"/>
              </w:rPr>
            </w:rPrChange>
          </w:rPr>
          <w:t xml:space="preserve"> </w:t>
        </w:r>
        <w:proofErr w:type="spellStart"/>
        <w:r w:rsidRPr="00624E5F">
          <w:rPr>
            <w:rPrChange w:id="1471" w:author="D.Kambarov" w:date="2025-03-13T18:06:00Z">
              <w:rPr>
                <w:rStyle w:val="aff2"/>
                <w:rFonts w:eastAsia="Arial"/>
              </w:rPr>
            </w:rPrChange>
          </w:rPr>
          <w:t>не</w:t>
        </w:r>
        <w:proofErr w:type="spellEnd"/>
        <w:r w:rsidRPr="00624E5F">
          <w:rPr>
            <w:rPrChange w:id="1472" w:author="D.Kambarov" w:date="2025-03-13T18:06:00Z">
              <w:rPr>
                <w:rStyle w:val="aff2"/>
                <w:rFonts w:eastAsia="Arial"/>
              </w:rPr>
            </w:rPrChange>
          </w:rPr>
          <w:t xml:space="preserve"> допускается.</w:t>
        </w:r>
      </w:ins>
    </w:p>
    <w:p w14:paraId="43BBBCF4" w14:textId="61AF53DD" w:rsidR="00884A1F" w:rsidRPr="00125935" w:rsidRDefault="00A91F63">
      <w:pPr>
        <w:pStyle w:val="OMDV3"/>
        <w:numPr>
          <w:ilvl w:val="0"/>
          <w:numId w:val="0"/>
        </w:numPr>
        <w:jc w:val="center"/>
        <w:rPr>
          <w:ins w:id="1473" w:author="D.Kambarov" w:date="2025-03-13T16:09:00Z"/>
          <w:lang w:val="ru-RU"/>
          <w:rPrChange w:id="1474" w:author="D.Kambarov" w:date="2025-03-13T17:55:00Z">
            <w:rPr>
              <w:ins w:id="1475" w:author="D.Kambarov" w:date="2025-03-13T16:09:00Z"/>
              <w:rFonts w:eastAsiaTheme="minorEastAsia"/>
              <w:lang w:val="en-US" w:eastAsia="fr-FR"/>
            </w:rPr>
          </w:rPrChange>
        </w:rPr>
        <w:pPrChange w:id="1476" w:author="D.Kambarov" w:date="2025-03-14T11:56:00Z">
          <w:pPr/>
        </w:pPrChange>
      </w:pPr>
      <w:ins w:id="1477" w:author="D.Kambarov" w:date="2025-03-14T11:55:00Z">
        <w:r>
          <w:rPr>
            <w:noProof/>
          </w:rPr>
          <w:drawing>
            <wp:inline distT="0" distB="0" distL="0" distR="0" wp14:anchorId="4E85A57A" wp14:editId="2283DD9C">
              <wp:extent cx="3332898" cy="4097547"/>
              <wp:effectExtent l="0" t="0" r="1270" b="0"/>
              <wp:docPr id="1902039965" name="Рисунок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/>
                      <pic:cNvPicPr>
                        <a:picLocks noChangeAspect="1" noChangeArrowheads="1"/>
                      </pic:cNvPicPr>
                    </pic:nvPicPr>
                    <pic:blipFill>
                      <a:blip r:embed="rId2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384672" cy="416119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264A6B31" w14:textId="77777777" w:rsidR="00A66D76" w:rsidRPr="00884A1F" w:rsidDel="00884A1F" w:rsidRDefault="00A66D76">
      <w:pPr>
        <w:pStyle w:val="OMDV3"/>
        <w:numPr>
          <w:ilvl w:val="0"/>
          <w:numId w:val="0"/>
        </w:numPr>
        <w:ind w:left="765" w:hanging="765"/>
        <w:rPr>
          <w:del w:id="1478" w:author="D.Kambarov" w:date="2025-03-13T16:03:00Z"/>
        </w:rPr>
        <w:pPrChange w:id="1479" w:author="D.Kambarov" w:date="2025-03-13T16:09:00Z">
          <w:pPr>
            <w:pStyle w:val="OMDV3"/>
          </w:pPr>
        </w:pPrChange>
      </w:pPr>
    </w:p>
    <w:p w14:paraId="4422E004" w14:textId="77777777" w:rsidR="00A66D76" w:rsidRPr="00677ECD" w:rsidRDefault="00C835C6">
      <w:pPr>
        <w:pStyle w:val="OMDV2"/>
        <w:rPr>
          <w:lang w:val="ru-RU"/>
          <w:rPrChange w:id="1480" w:author="Дмитрий Камбаров" w:date="2026-04-15T13:32:00Z">
            <w:rPr>
              <w:rFonts w:eastAsiaTheme="minorEastAsia"/>
              <w:lang w:eastAsia="fr-FR"/>
            </w:rPr>
          </w:rPrChange>
        </w:rPr>
        <w:pPrChange w:id="1481" w:author="D.Kambarov" w:date="2025-03-13T16:05:00Z">
          <w:pPr>
            <w:pStyle w:val="OM"/>
            <w:pageBreakBefore/>
            <w:numPr>
              <w:ilvl w:val="1"/>
              <w:numId w:val="32"/>
            </w:numPr>
            <w:ind w:left="567" w:hanging="567"/>
            <w:contextualSpacing w:val="0"/>
          </w:pPr>
        </w:pPrChange>
      </w:pPr>
      <w:r w:rsidRPr="00884A1F">
        <w:rPr>
          <w:lang w:val="ru-RU"/>
          <w:rPrChange w:id="1482" w:author="D.Kambarov" w:date="2025-03-13T16:09:00Z">
            <w:rPr>
              <w:rFonts w:cstheme="minorHAnsi"/>
              <w:b/>
            </w:rPr>
          </w:rPrChange>
        </w:rPr>
        <w:t xml:space="preserve">Детализация и информатизация архитектурных моделей на этапах </w:t>
      </w:r>
      <w:r w:rsidRPr="00884A1F">
        <w:t>BIM</w:t>
      </w:r>
      <w:r w:rsidRPr="00884A1F">
        <w:rPr>
          <w:lang w:val="ru-RU"/>
          <w:rPrChange w:id="1483" w:author="D.Kambarov" w:date="2025-03-13T16:09:00Z">
            <w:rPr>
              <w:rFonts w:cstheme="minorHAnsi"/>
              <w:b/>
            </w:rPr>
          </w:rPrChange>
        </w:rPr>
        <w:t xml:space="preserve"> (АГК-1), </w:t>
      </w:r>
      <w:r w:rsidRPr="00884A1F">
        <w:t>BIM</w:t>
      </w:r>
      <w:r w:rsidRPr="00884A1F">
        <w:rPr>
          <w:lang w:val="ru-RU"/>
          <w:rPrChange w:id="1484" w:author="D.Kambarov" w:date="2025-03-13T16:09:00Z">
            <w:rPr>
              <w:rFonts w:cstheme="minorHAnsi"/>
              <w:b/>
            </w:rPr>
          </w:rPrChange>
        </w:rPr>
        <w:t xml:space="preserve"> (АГК-Финал).</w:t>
      </w:r>
    </w:p>
    <w:tbl>
      <w:tblPr>
        <w:tblStyle w:val="af3"/>
        <w:tblW w:w="8091" w:type="dxa"/>
        <w:tblLayout w:type="fixed"/>
        <w:tblLook w:val="04A0" w:firstRow="1" w:lastRow="0" w:firstColumn="1" w:lastColumn="0" w:noHBand="0" w:noVBand="1"/>
      </w:tblPr>
      <w:tblGrid>
        <w:gridCol w:w="5240"/>
        <w:gridCol w:w="725"/>
        <w:gridCol w:w="709"/>
        <w:gridCol w:w="708"/>
        <w:gridCol w:w="709"/>
        <w:tblGridChange w:id="1485">
          <w:tblGrid>
            <w:gridCol w:w="5240"/>
            <w:gridCol w:w="725"/>
            <w:gridCol w:w="709"/>
            <w:gridCol w:w="708"/>
            <w:gridCol w:w="709"/>
          </w:tblGrid>
        </w:tblGridChange>
      </w:tblGrid>
      <w:tr w:rsidR="00A66D76" w14:paraId="6FA9B667" w14:textId="77777777">
        <w:trPr>
          <w:trHeight w:val="2884"/>
        </w:trPr>
        <w:tc>
          <w:tcPr>
            <w:tcW w:w="5240" w:type="dxa"/>
            <w:vAlign w:val="center"/>
          </w:tcPr>
          <w:p w14:paraId="08F8CC7A" w14:textId="77777777" w:rsidR="00A66D76" w:rsidRDefault="00C835C6">
            <w:pPr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Элементы модели</w:t>
            </w:r>
          </w:p>
          <w:p w14:paraId="4BC921B0" w14:textId="77777777" w:rsidR="00A66D76" w:rsidRDefault="00C835C6">
            <w:pPr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(</w:t>
            </w: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в скобках указан инструмент выполнения</w:t>
            </w:r>
            <w:r>
              <w:rPr>
                <w:rFonts w:eastAsia="Times New Roman" w:cstheme="minorHAnsi"/>
                <w:b/>
                <w:bCs/>
                <w:lang w:eastAsia="ru-RU"/>
              </w:rPr>
              <w:t>)</w:t>
            </w:r>
          </w:p>
        </w:tc>
        <w:tc>
          <w:tcPr>
            <w:tcW w:w="725" w:type="dxa"/>
            <w:textDirection w:val="btLr"/>
            <w:vAlign w:val="center"/>
          </w:tcPr>
          <w:p w14:paraId="7E1E2DB5" w14:textId="77777777" w:rsidR="00A66D76" w:rsidRDefault="00C835C6">
            <w:pPr>
              <w:ind w:left="113" w:right="113"/>
              <w:rPr>
                <w:rFonts w:eastAsia="Times New Roman" w:cstheme="minorHAnsi"/>
                <w:b/>
                <w:bCs/>
                <w:i/>
                <w:lang w:val="en-US"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Условный габарит</w:t>
            </w:r>
          </w:p>
        </w:tc>
        <w:tc>
          <w:tcPr>
            <w:tcW w:w="709" w:type="dxa"/>
            <w:textDirection w:val="btLr"/>
            <w:vAlign w:val="center"/>
          </w:tcPr>
          <w:p w14:paraId="66CC719C" w14:textId="77777777" w:rsidR="00A66D76" w:rsidRDefault="00C835C6">
            <w:pPr>
              <w:ind w:left="113" w:right="113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Условное положение</w:t>
            </w:r>
          </w:p>
        </w:tc>
        <w:tc>
          <w:tcPr>
            <w:tcW w:w="708" w:type="dxa"/>
            <w:textDirection w:val="btLr"/>
            <w:vAlign w:val="center"/>
          </w:tcPr>
          <w:p w14:paraId="4C2F6D6D" w14:textId="77777777" w:rsidR="00A66D76" w:rsidRDefault="00C835C6">
            <w:pPr>
              <w:ind w:left="113" w:right="113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Материал</w:t>
            </w:r>
          </w:p>
        </w:tc>
        <w:tc>
          <w:tcPr>
            <w:tcW w:w="709" w:type="dxa"/>
            <w:textDirection w:val="btLr"/>
            <w:vAlign w:val="center"/>
          </w:tcPr>
          <w:p w14:paraId="5285BCD2" w14:textId="77777777" w:rsidR="00A66D76" w:rsidRDefault="00C835C6">
            <w:pPr>
              <w:ind w:left="113" w:right="113"/>
              <w:rPr>
                <w:rFonts w:eastAsia="Times New Roman" w:cstheme="minorHAnsi"/>
                <w:b/>
                <w:bCs/>
                <w:i/>
                <w:lang w:eastAsia="ru-RU"/>
              </w:rPr>
            </w:pP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Граница помещения</w:t>
            </w:r>
          </w:p>
        </w:tc>
      </w:tr>
      <w:tr w:rsidR="00A66D76" w14:paraId="0714FE09" w14:textId="77777777" w:rsidTr="00884A1F">
        <w:tblPrEx>
          <w:tblW w:w="8091" w:type="dxa"/>
          <w:tblLayout w:type="fixed"/>
          <w:tblPrExChange w:id="1486" w:author="D.Kambarov" w:date="2025-03-13T16:05:00Z">
            <w:tblPrEx>
              <w:tblW w:w="8091" w:type="dxa"/>
              <w:tblLayout w:type="fixed"/>
            </w:tblPrEx>
          </w:tblPrExChange>
        </w:tblPrEx>
        <w:trPr>
          <w:trHeight w:val="312"/>
          <w:trPrChange w:id="1487" w:author="D.Kambarov" w:date="2025-03-13T16:05:00Z">
            <w:trPr>
              <w:trHeight w:val="312"/>
            </w:trPr>
          </w:trPrChange>
        </w:trPr>
        <w:tc>
          <w:tcPr>
            <w:tcW w:w="5240" w:type="dxa"/>
            <w:vAlign w:val="center"/>
            <w:tcPrChange w:id="1488" w:author="D.Kambarov" w:date="2025-03-13T16:05:00Z">
              <w:tcPr>
                <w:tcW w:w="5240" w:type="dxa"/>
                <w:vAlign w:val="center"/>
              </w:tcPr>
            </w:tcPrChange>
          </w:tcPr>
          <w:p w14:paraId="5CC77FC2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1489" w:author="D.Kambarov" w:date="2025-03-13T16:06:00Z">
                <w:pPr/>
              </w:pPrChange>
            </w:pPr>
            <w:r>
              <w:rPr>
                <w:lang w:eastAsia="ru-RU"/>
              </w:rPr>
              <w:t>Стена (Стена)</w:t>
            </w:r>
          </w:p>
        </w:tc>
        <w:tc>
          <w:tcPr>
            <w:tcW w:w="725" w:type="dxa"/>
            <w:vAlign w:val="center"/>
            <w:tcPrChange w:id="1490" w:author="D.Kambarov" w:date="2025-03-13T16:05:00Z">
              <w:tcPr>
                <w:tcW w:w="725" w:type="dxa"/>
                <w:vAlign w:val="center"/>
              </w:tcPr>
            </w:tcPrChange>
          </w:tcPr>
          <w:p w14:paraId="6C7D1682" w14:textId="77777777" w:rsidR="00A66D76" w:rsidRDefault="00C835C6">
            <w:pPr>
              <w:pStyle w:val="OMDV"/>
              <w:rPr>
                <w:lang w:eastAsia="ru-RU"/>
              </w:rPr>
              <w:pPrChange w:id="1491" w:author="D.Kambarov" w:date="2025-03-13T16:06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709" w:type="dxa"/>
            <w:vAlign w:val="center"/>
            <w:tcPrChange w:id="1492" w:author="D.Kambarov" w:date="2025-03-13T16:05:00Z">
              <w:tcPr>
                <w:tcW w:w="709" w:type="dxa"/>
                <w:vAlign w:val="center"/>
              </w:tcPr>
            </w:tcPrChange>
          </w:tcPr>
          <w:p w14:paraId="15D55BAF" w14:textId="77777777" w:rsidR="00A66D76" w:rsidRDefault="00C835C6">
            <w:pPr>
              <w:pStyle w:val="OMDV"/>
              <w:rPr>
                <w:lang w:eastAsia="ru-RU"/>
              </w:rPr>
              <w:pPrChange w:id="1493" w:author="D.Kambarov" w:date="2025-03-13T16:06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708" w:type="dxa"/>
            <w:vAlign w:val="center"/>
            <w:tcPrChange w:id="1494" w:author="D.Kambarov" w:date="2025-03-13T16:05:00Z">
              <w:tcPr>
                <w:tcW w:w="708" w:type="dxa"/>
                <w:vAlign w:val="center"/>
              </w:tcPr>
            </w:tcPrChange>
          </w:tcPr>
          <w:p w14:paraId="352B1620" w14:textId="77777777" w:rsidR="00A66D76" w:rsidRDefault="00C835C6">
            <w:pPr>
              <w:pStyle w:val="OMDV"/>
              <w:rPr>
                <w:lang w:eastAsia="ru-RU"/>
              </w:rPr>
              <w:pPrChange w:id="1495" w:author="D.Kambarov" w:date="2025-03-13T16:06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709" w:type="dxa"/>
            <w:vAlign w:val="center"/>
            <w:tcPrChange w:id="1496" w:author="D.Kambarov" w:date="2025-03-13T16:05:00Z">
              <w:tcPr>
                <w:tcW w:w="709" w:type="dxa"/>
                <w:vAlign w:val="center"/>
              </w:tcPr>
            </w:tcPrChange>
          </w:tcPr>
          <w:p w14:paraId="50FCA363" w14:textId="77777777" w:rsidR="00A66D76" w:rsidRDefault="00C835C6">
            <w:pPr>
              <w:pStyle w:val="OMDV"/>
              <w:rPr>
                <w:lang w:eastAsia="ru-RU"/>
              </w:rPr>
              <w:pPrChange w:id="1497" w:author="D.Kambarov" w:date="2025-03-13T16:06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748BA23E" w14:textId="77777777" w:rsidTr="00884A1F">
        <w:tblPrEx>
          <w:tblW w:w="8091" w:type="dxa"/>
          <w:tblLayout w:type="fixed"/>
          <w:tblPrExChange w:id="1498" w:author="D.Kambarov" w:date="2025-03-13T16:05:00Z">
            <w:tblPrEx>
              <w:tblW w:w="8091" w:type="dxa"/>
              <w:tblLayout w:type="fixed"/>
            </w:tblPrEx>
          </w:tblPrExChange>
        </w:tblPrEx>
        <w:trPr>
          <w:trHeight w:val="312"/>
          <w:trPrChange w:id="1499" w:author="D.Kambarov" w:date="2025-03-13T16:05:00Z">
            <w:trPr>
              <w:trHeight w:val="312"/>
            </w:trPr>
          </w:trPrChange>
        </w:trPr>
        <w:tc>
          <w:tcPr>
            <w:tcW w:w="5240" w:type="dxa"/>
            <w:vAlign w:val="center"/>
            <w:tcPrChange w:id="1500" w:author="D.Kambarov" w:date="2025-03-13T16:05:00Z">
              <w:tcPr>
                <w:tcW w:w="5240" w:type="dxa"/>
                <w:vAlign w:val="center"/>
              </w:tcPr>
            </w:tcPrChange>
          </w:tcPr>
          <w:p w14:paraId="4B62566B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1501" w:author="D.Kambarov" w:date="2025-03-13T16:06:00Z">
                <w:pPr/>
              </w:pPrChange>
            </w:pPr>
            <w:r>
              <w:rPr>
                <w:lang w:eastAsia="ru-RU"/>
              </w:rPr>
              <w:t>Элементы фасадов (Стена)</w:t>
            </w:r>
          </w:p>
        </w:tc>
        <w:tc>
          <w:tcPr>
            <w:tcW w:w="725" w:type="dxa"/>
            <w:vAlign w:val="center"/>
            <w:tcPrChange w:id="1502" w:author="D.Kambarov" w:date="2025-03-13T16:05:00Z">
              <w:tcPr>
                <w:tcW w:w="725" w:type="dxa"/>
                <w:vAlign w:val="center"/>
              </w:tcPr>
            </w:tcPrChange>
          </w:tcPr>
          <w:p w14:paraId="169A14B9" w14:textId="77777777" w:rsidR="00A66D76" w:rsidRDefault="00C835C6">
            <w:pPr>
              <w:pStyle w:val="OMDV"/>
              <w:rPr>
                <w:lang w:eastAsia="ru-RU"/>
              </w:rPr>
              <w:pPrChange w:id="1503" w:author="D.Kambarov" w:date="2025-03-13T16:06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709" w:type="dxa"/>
            <w:vAlign w:val="center"/>
            <w:tcPrChange w:id="1504" w:author="D.Kambarov" w:date="2025-03-13T16:05:00Z">
              <w:tcPr>
                <w:tcW w:w="709" w:type="dxa"/>
                <w:vAlign w:val="center"/>
              </w:tcPr>
            </w:tcPrChange>
          </w:tcPr>
          <w:p w14:paraId="3019CC7C" w14:textId="77777777" w:rsidR="00A66D76" w:rsidRDefault="00C835C6">
            <w:pPr>
              <w:pStyle w:val="OMDV"/>
              <w:rPr>
                <w:lang w:eastAsia="ru-RU"/>
              </w:rPr>
              <w:pPrChange w:id="1505" w:author="D.Kambarov" w:date="2025-03-13T16:06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708" w:type="dxa"/>
            <w:vAlign w:val="center"/>
            <w:tcPrChange w:id="1506" w:author="D.Kambarov" w:date="2025-03-13T16:05:00Z">
              <w:tcPr>
                <w:tcW w:w="708" w:type="dxa"/>
                <w:vAlign w:val="center"/>
              </w:tcPr>
            </w:tcPrChange>
          </w:tcPr>
          <w:p w14:paraId="68C66B44" w14:textId="77777777" w:rsidR="00A66D76" w:rsidRDefault="00C835C6">
            <w:pPr>
              <w:pStyle w:val="OMDV"/>
              <w:rPr>
                <w:lang w:eastAsia="ru-RU"/>
              </w:rPr>
              <w:pPrChange w:id="1507" w:author="D.Kambarov" w:date="2025-03-13T16:06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709" w:type="dxa"/>
            <w:vAlign w:val="center"/>
            <w:tcPrChange w:id="1508" w:author="D.Kambarov" w:date="2025-03-13T16:05:00Z">
              <w:tcPr>
                <w:tcW w:w="709" w:type="dxa"/>
                <w:vAlign w:val="center"/>
              </w:tcPr>
            </w:tcPrChange>
          </w:tcPr>
          <w:p w14:paraId="1F0DEEB7" w14:textId="77777777" w:rsidR="00A66D76" w:rsidRDefault="00A66D76">
            <w:pPr>
              <w:pStyle w:val="OMDV"/>
              <w:rPr>
                <w:lang w:eastAsia="ru-RU"/>
              </w:rPr>
              <w:pPrChange w:id="1509" w:author="D.Kambarov" w:date="2025-03-13T16:06:00Z">
                <w:pPr>
                  <w:jc w:val="center"/>
                </w:pPr>
              </w:pPrChange>
            </w:pPr>
          </w:p>
        </w:tc>
      </w:tr>
      <w:tr w:rsidR="00A66D76" w14:paraId="0221853F" w14:textId="77777777" w:rsidTr="00884A1F">
        <w:tblPrEx>
          <w:tblW w:w="8091" w:type="dxa"/>
          <w:tblLayout w:type="fixed"/>
          <w:tblPrExChange w:id="1510" w:author="D.Kambarov" w:date="2025-03-13T16:05:00Z">
            <w:tblPrEx>
              <w:tblW w:w="8091" w:type="dxa"/>
              <w:tblLayout w:type="fixed"/>
            </w:tblPrEx>
          </w:tblPrExChange>
        </w:tblPrEx>
        <w:trPr>
          <w:trHeight w:val="312"/>
          <w:trPrChange w:id="1511" w:author="D.Kambarov" w:date="2025-03-13T16:05:00Z">
            <w:trPr>
              <w:trHeight w:val="312"/>
            </w:trPr>
          </w:trPrChange>
        </w:trPr>
        <w:tc>
          <w:tcPr>
            <w:tcW w:w="5240" w:type="dxa"/>
            <w:vAlign w:val="center"/>
            <w:tcPrChange w:id="1512" w:author="D.Kambarov" w:date="2025-03-13T16:05:00Z">
              <w:tcPr>
                <w:tcW w:w="5240" w:type="dxa"/>
                <w:vAlign w:val="center"/>
              </w:tcPr>
            </w:tcPrChange>
          </w:tcPr>
          <w:p w14:paraId="2BDC1478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1513" w:author="D.Kambarov" w:date="2025-03-13T16:06:00Z">
                <w:pPr/>
              </w:pPrChange>
            </w:pPr>
            <w:r>
              <w:rPr>
                <w:lang w:eastAsia="ru-RU"/>
              </w:rPr>
              <w:t>Витражная система – наружное остекление (Стена)</w:t>
            </w:r>
          </w:p>
        </w:tc>
        <w:tc>
          <w:tcPr>
            <w:tcW w:w="725" w:type="dxa"/>
            <w:vAlign w:val="center"/>
            <w:tcPrChange w:id="1514" w:author="D.Kambarov" w:date="2025-03-13T16:05:00Z">
              <w:tcPr>
                <w:tcW w:w="725" w:type="dxa"/>
                <w:vAlign w:val="center"/>
              </w:tcPr>
            </w:tcPrChange>
          </w:tcPr>
          <w:p w14:paraId="350A0175" w14:textId="77777777" w:rsidR="00A66D76" w:rsidRDefault="00C835C6">
            <w:pPr>
              <w:pStyle w:val="OMDV"/>
              <w:rPr>
                <w:lang w:eastAsia="ru-RU"/>
              </w:rPr>
              <w:pPrChange w:id="1515" w:author="D.Kambarov" w:date="2025-03-13T16:06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709" w:type="dxa"/>
            <w:vAlign w:val="center"/>
            <w:tcPrChange w:id="1516" w:author="D.Kambarov" w:date="2025-03-13T16:05:00Z">
              <w:tcPr>
                <w:tcW w:w="709" w:type="dxa"/>
                <w:vAlign w:val="center"/>
              </w:tcPr>
            </w:tcPrChange>
          </w:tcPr>
          <w:p w14:paraId="5BE6B261" w14:textId="77777777" w:rsidR="00A66D76" w:rsidRDefault="00C835C6">
            <w:pPr>
              <w:pStyle w:val="OMDV"/>
              <w:rPr>
                <w:lang w:eastAsia="ru-RU"/>
              </w:rPr>
              <w:pPrChange w:id="1517" w:author="D.Kambarov" w:date="2025-03-13T16:06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708" w:type="dxa"/>
            <w:vAlign w:val="center"/>
            <w:tcPrChange w:id="1518" w:author="D.Kambarov" w:date="2025-03-13T16:05:00Z">
              <w:tcPr>
                <w:tcW w:w="708" w:type="dxa"/>
                <w:vAlign w:val="center"/>
              </w:tcPr>
            </w:tcPrChange>
          </w:tcPr>
          <w:p w14:paraId="3C561B04" w14:textId="77777777" w:rsidR="00A66D76" w:rsidRDefault="00A66D76">
            <w:pPr>
              <w:pStyle w:val="OMDV"/>
              <w:rPr>
                <w:lang w:eastAsia="ru-RU"/>
              </w:rPr>
              <w:pPrChange w:id="1519" w:author="D.Kambarov" w:date="2025-03-13T16:06:00Z">
                <w:pPr>
                  <w:jc w:val="center"/>
                </w:pPr>
              </w:pPrChange>
            </w:pPr>
          </w:p>
        </w:tc>
        <w:tc>
          <w:tcPr>
            <w:tcW w:w="709" w:type="dxa"/>
            <w:vAlign w:val="center"/>
            <w:tcPrChange w:id="1520" w:author="D.Kambarov" w:date="2025-03-13T16:05:00Z">
              <w:tcPr>
                <w:tcW w:w="709" w:type="dxa"/>
                <w:vAlign w:val="center"/>
              </w:tcPr>
            </w:tcPrChange>
          </w:tcPr>
          <w:p w14:paraId="4E5731E2" w14:textId="77777777" w:rsidR="00A66D76" w:rsidRDefault="00C835C6">
            <w:pPr>
              <w:pStyle w:val="OMDV"/>
              <w:rPr>
                <w:lang w:eastAsia="ru-RU"/>
              </w:rPr>
              <w:pPrChange w:id="1521" w:author="D.Kambarov" w:date="2025-03-13T16:06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1B2EC264" w14:textId="77777777" w:rsidTr="00884A1F">
        <w:tblPrEx>
          <w:tblW w:w="8091" w:type="dxa"/>
          <w:tblLayout w:type="fixed"/>
          <w:tblPrExChange w:id="1522" w:author="D.Kambarov" w:date="2025-03-13T16:05:00Z">
            <w:tblPrEx>
              <w:tblW w:w="8091" w:type="dxa"/>
              <w:tblLayout w:type="fixed"/>
            </w:tblPrEx>
          </w:tblPrExChange>
        </w:tblPrEx>
        <w:trPr>
          <w:trHeight w:val="312"/>
          <w:trPrChange w:id="1523" w:author="D.Kambarov" w:date="2025-03-13T16:05:00Z">
            <w:trPr>
              <w:trHeight w:val="312"/>
            </w:trPr>
          </w:trPrChange>
        </w:trPr>
        <w:tc>
          <w:tcPr>
            <w:tcW w:w="5240" w:type="dxa"/>
            <w:vAlign w:val="center"/>
            <w:tcPrChange w:id="1524" w:author="D.Kambarov" w:date="2025-03-13T16:05:00Z">
              <w:tcPr>
                <w:tcW w:w="5240" w:type="dxa"/>
                <w:vAlign w:val="center"/>
              </w:tcPr>
            </w:tcPrChange>
          </w:tcPr>
          <w:p w14:paraId="5B0162B4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1525" w:author="D.Kambarov" w:date="2025-03-13T16:06:00Z">
                <w:pPr/>
              </w:pPrChange>
            </w:pPr>
            <w:r>
              <w:rPr>
                <w:lang w:eastAsia="ru-RU"/>
              </w:rPr>
              <w:t>Витражная система – перегородка (Стена)</w:t>
            </w:r>
          </w:p>
        </w:tc>
        <w:tc>
          <w:tcPr>
            <w:tcW w:w="725" w:type="dxa"/>
            <w:vAlign w:val="center"/>
            <w:tcPrChange w:id="1526" w:author="D.Kambarov" w:date="2025-03-13T16:05:00Z">
              <w:tcPr>
                <w:tcW w:w="725" w:type="dxa"/>
                <w:vAlign w:val="center"/>
              </w:tcPr>
            </w:tcPrChange>
          </w:tcPr>
          <w:p w14:paraId="5F3482A9" w14:textId="77777777" w:rsidR="00A66D76" w:rsidRDefault="00C835C6">
            <w:pPr>
              <w:pStyle w:val="OMDV"/>
              <w:rPr>
                <w:lang w:eastAsia="ru-RU"/>
              </w:rPr>
              <w:pPrChange w:id="1527" w:author="D.Kambarov" w:date="2025-03-13T16:06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709" w:type="dxa"/>
            <w:vAlign w:val="center"/>
            <w:tcPrChange w:id="1528" w:author="D.Kambarov" w:date="2025-03-13T16:05:00Z">
              <w:tcPr>
                <w:tcW w:w="709" w:type="dxa"/>
                <w:vAlign w:val="center"/>
              </w:tcPr>
            </w:tcPrChange>
          </w:tcPr>
          <w:p w14:paraId="7C85741E" w14:textId="77777777" w:rsidR="00A66D76" w:rsidRDefault="00C835C6">
            <w:pPr>
              <w:pStyle w:val="OMDV"/>
              <w:rPr>
                <w:lang w:eastAsia="ru-RU"/>
              </w:rPr>
              <w:pPrChange w:id="1529" w:author="D.Kambarov" w:date="2025-03-13T16:06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708" w:type="dxa"/>
            <w:vAlign w:val="center"/>
            <w:tcPrChange w:id="1530" w:author="D.Kambarov" w:date="2025-03-13T16:05:00Z">
              <w:tcPr>
                <w:tcW w:w="708" w:type="dxa"/>
                <w:vAlign w:val="center"/>
              </w:tcPr>
            </w:tcPrChange>
          </w:tcPr>
          <w:p w14:paraId="26C4A43A" w14:textId="77777777" w:rsidR="00A66D76" w:rsidRDefault="00A66D76">
            <w:pPr>
              <w:pStyle w:val="OMDV"/>
              <w:rPr>
                <w:lang w:eastAsia="ru-RU"/>
              </w:rPr>
              <w:pPrChange w:id="1531" w:author="D.Kambarov" w:date="2025-03-13T16:06:00Z">
                <w:pPr>
                  <w:jc w:val="center"/>
                </w:pPr>
              </w:pPrChange>
            </w:pPr>
          </w:p>
        </w:tc>
        <w:tc>
          <w:tcPr>
            <w:tcW w:w="709" w:type="dxa"/>
            <w:vAlign w:val="center"/>
            <w:tcPrChange w:id="1532" w:author="D.Kambarov" w:date="2025-03-13T16:05:00Z">
              <w:tcPr>
                <w:tcW w:w="709" w:type="dxa"/>
                <w:vAlign w:val="center"/>
              </w:tcPr>
            </w:tcPrChange>
          </w:tcPr>
          <w:p w14:paraId="60DD0C53" w14:textId="77777777" w:rsidR="00A66D76" w:rsidRDefault="00C835C6">
            <w:pPr>
              <w:pStyle w:val="OMDV"/>
              <w:rPr>
                <w:lang w:eastAsia="ru-RU"/>
              </w:rPr>
              <w:pPrChange w:id="1533" w:author="D.Kambarov" w:date="2025-03-13T16:06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16EE18AB" w14:textId="77777777" w:rsidTr="00884A1F">
        <w:tblPrEx>
          <w:tblW w:w="8091" w:type="dxa"/>
          <w:tblLayout w:type="fixed"/>
          <w:tblPrExChange w:id="1534" w:author="D.Kambarov" w:date="2025-03-13T16:05:00Z">
            <w:tblPrEx>
              <w:tblW w:w="8091" w:type="dxa"/>
              <w:tblLayout w:type="fixed"/>
            </w:tblPrEx>
          </w:tblPrExChange>
        </w:tblPrEx>
        <w:trPr>
          <w:trHeight w:val="312"/>
          <w:trPrChange w:id="1535" w:author="D.Kambarov" w:date="2025-03-13T16:05:00Z">
            <w:trPr>
              <w:trHeight w:val="312"/>
            </w:trPr>
          </w:trPrChange>
        </w:trPr>
        <w:tc>
          <w:tcPr>
            <w:tcW w:w="5240" w:type="dxa"/>
            <w:vAlign w:val="center"/>
            <w:tcPrChange w:id="1536" w:author="D.Kambarov" w:date="2025-03-13T16:05:00Z">
              <w:tcPr>
                <w:tcW w:w="5240" w:type="dxa"/>
                <w:vAlign w:val="center"/>
              </w:tcPr>
            </w:tcPrChange>
          </w:tcPr>
          <w:p w14:paraId="6BE441EE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1537" w:author="D.Kambarov" w:date="2025-03-13T16:06:00Z">
                <w:pPr/>
              </w:pPrChange>
            </w:pPr>
            <w:r>
              <w:rPr>
                <w:lang w:eastAsia="ru-RU"/>
              </w:rPr>
              <w:t>Пол (Перекрытие)</w:t>
            </w:r>
          </w:p>
        </w:tc>
        <w:tc>
          <w:tcPr>
            <w:tcW w:w="725" w:type="dxa"/>
            <w:vAlign w:val="center"/>
            <w:tcPrChange w:id="1538" w:author="D.Kambarov" w:date="2025-03-13T16:05:00Z">
              <w:tcPr>
                <w:tcW w:w="725" w:type="dxa"/>
                <w:vAlign w:val="center"/>
              </w:tcPr>
            </w:tcPrChange>
          </w:tcPr>
          <w:p w14:paraId="2EC22BDE" w14:textId="77777777" w:rsidR="00A66D76" w:rsidRDefault="00C835C6">
            <w:pPr>
              <w:pStyle w:val="OMDV"/>
              <w:rPr>
                <w:lang w:eastAsia="ru-RU"/>
              </w:rPr>
              <w:pPrChange w:id="1539" w:author="D.Kambarov" w:date="2025-03-13T16:06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709" w:type="dxa"/>
            <w:vAlign w:val="center"/>
            <w:tcPrChange w:id="1540" w:author="D.Kambarov" w:date="2025-03-13T16:05:00Z">
              <w:tcPr>
                <w:tcW w:w="709" w:type="dxa"/>
                <w:vAlign w:val="center"/>
              </w:tcPr>
            </w:tcPrChange>
          </w:tcPr>
          <w:p w14:paraId="6A19A668" w14:textId="77777777" w:rsidR="00A66D76" w:rsidRDefault="00C835C6">
            <w:pPr>
              <w:pStyle w:val="OMDV"/>
              <w:rPr>
                <w:lang w:eastAsia="ru-RU"/>
              </w:rPr>
              <w:pPrChange w:id="1541" w:author="D.Kambarov" w:date="2025-03-13T16:06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708" w:type="dxa"/>
            <w:vAlign w:val="center"/>
            <w:tcPrChange w:id="1542" w:author="D.Kambarov" w:date="2025-03-13T16:05:00Z">
              <w:tcPr>
                <w:tcW w:w="708" w:type="dxa"/>
                <w:vAlign w:val="center"/>
              </w:tcPr>
            </w:tcPrChange>
          </w:tcPr>
          <w:p w14:paraId="7511DDE9" w14:textId="77777777" w:rsidR="00A66D76" w:rsidRDefault="00A66D76">
            <w:pPr>
              <w:pStyle w:val="OMDV"/>
              <w:rPr>
                <w:lang w:eastAsia="ru-RU"/>
              </w:rPr>
              <w:pPrChange w:id="1543" w:author="D.Kambarov" w:date="2025-03-13T16:06:00Z">
                <w:pPr>
                  <w:jc w:val="center"/>
                </w:pPr>
              </w:pPrChange>
            </w:pPr>
          </w:p>
        </w:tc>
        <w:tc>
          <w:tcPr>
            <w:tcW w:w="709" w:type="dxa"/>
            <w:vAlign w:val="center"/>
            <w:tcPrChange w:id="1544" w:author="D.Kambarov" w:date="2025-03-13T16:05:00Z">
              <w:tcPr>
                <w:tcW w:w="709" w:type="dxa"/>
                <w:vAlign w:val="center"/>
              </w:tcPr>
            </w:tcPrChange>
          </w:tcPr>
          <w:p w14:paraId="497B36B2" w14:textId="77777777" w:rsidR="00A66D76" w:rsidRDefault="00C835C6">
            <w:pPr>
              <w:pStyle w:val="OMDV"/>
              <w:rPr>
                <w:lang w:eastAsia="ru-RU"/>
              </w:rPr>
              <w:pPrChange w:id="1545" w:author="D.Kambarov" w:date="2025-03-13T16:06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32F6B063" w14:textId="77777777" w:rsidTr="00884A1F">
        <w:tblPrEx>
          <w:tblW w:w="8091" w:type="dxa"/>
          <w:tblLayout w:type="fixed"/>
          <w:tblPrExChange w:id="1546" w:author="D.Kambarov" w:date="2025-03-13T16:05:00Z">
            <w:tblPrEx>
              <w:tblW w:w="8091" w:type="dxa"/>
              <w:tblLayout w:type="fixed"/>
            </w:tblPrEx>
          </w:tblPrExChange>
        </w:tblPrEx>
        <w:trPr>
          <w:trHeight w:val="312"/>
          <w:trPrChange w:id="1547" w:author="D.Kambarov" w:date="2025-03-13T16:05:00Z">
            <w:trPr>
              <w:trHeight w:val="312"/>
            </w:trPr>
          </w:trPrChange>
        </w:trPr>
        <w:tc>
          <w:tcPr>
            <w:tcW w:w="5240" w:type="dxa"/>
            <w:vAlign w:val="center"/>
            <w:tcPrChange w:id="1548" w:author="D.Kambarov" w:date="2025-03-13T16:05:00Z">
              <w:tcPr>
                <w:tcW w:w="5240" w:type="dxa"/>
                <w:vAlign w:val="center"/>
              </w:tcPr>
            </w:tcPrChange>
          </w:tcPr>
          <w:p w14:paraId="47350EF8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1549" w:author="D.Kambarov" w:date="2025-03-13T16:06:00Z">
                <w:pPr/>
              </w:pPrChange>
            </w:pPr>
            <w:r>
              <w:rPr>
                <w:lang w:eastAsia="ru-RU"/>
              </w:rPr>
              <w:t>Потолок (Потолок)</w:t>
            </w:r>
          </w:p>
        </w:tc>
        <w:tc>
          <w:tcPr>
            <w:tcW w:w="725" w:type="dxa"/>
            <w:vAlign w:val="center"/>
            <w:tcPrChange w:id="1550" w:author="D.Kambarov" w:date="2025-03-13T16:05:00Z">
              <w:tcPr>
                <w:tcW w:w="725" w:type="dxa"/>
                <w:vAlign w:val="center"/>
              </w:tcPr>
            </w:tcPrChange>
          </w:tcPr>
          <w:p w14:paraId="598C186F" w14:textId="77777777" w:rsidR="00A66D76" w:rsidRDefault="00C835C6">
            <w:pPr>
              <w:pStyle w:val="OMDV"/>
              <w:rPr>
                <w:lang w:eastAsia="ru-RU"/>
              </w:rPr>
              <w:pPrChange w:id="1551" w:author="D.Kambarov" w:date="2025-03-13T16:06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709" w:type="dxa"/>
            <w:vAlign w:val="center"/>
            <w:tcPrChange w:id="1552" w:author="D.Kambarov" w:date="2025-03-13T16:05:00Z">
              <w:tcPr>
                <w:tcW w:w="709" w:type="dxa"/>
                <w:vAlign w:val="center"/>
              </w:tcPr>
            </w:tcPrChange>
          </w:tcPr>
          <w:p w14:paraId="6E923A14" w14:textId="77777777" w:rsidR="00A66D76" w:rsidRDefault="00C835C6">
            <w:pPr>
              <w:pStyle w:val="OMDV"/>
              <w:rPr>
                <w:lang w:eastAsia="ru-RU"/>
              </w:rPr>
              <w:pPrChange w:id="1553" w:author="D.Kambarov" w:date="2025-03-13T16:06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708" w:type="dxa"/>
            <w:vAlign w:val="center"/>
            <w:tcPrChange w:id="1554" w:author="D.Kambarov" w:date="2025-03-13T16:05:00Z">
              <w:tcPr>
                <w:tcW w:w="708" w:type="dxa"/>
                <w:vAlign w:val="center"/>
              </w:tcPr>
            </w:tcPrChange>
          </w:tcPr>
          <w:p w14:paraId="7ACB16B6" w14:textId="77777777" w:rsidR="00A66D76" w:rsidRDefault="00A66D76">
            <w:pPr>
              <w:pStyle w:val="OMDV"/>
              <w:rPr>
                <w:lang w:eastAsia="ru-RU"/>
              </w:rPr>
              <w:pPrChange w:id="1555" w:author="D.Kambarov" w:date="2025-03-13T16:06:00Z">
                <w:pPr>
                  <w:jc w:val="center"/>
                </w:pPr>
              </w:pPrChange>
            </w:pPr>
          </w:p>
        </w:tc>
        <w:tc>
          <w:tcPr>
            <w:tcW w:w="709" w:type="dxa"/>
            <w:vAlign w:val="center"/>
            <w:tcPrChange w:id="1556" w:author="D.Kambarov" w:date="2025-03-13T16:05:00Z">
              <w:tcPr>
                <w:tcW w:w="709" w:type="dxa"/>
                <w:vAlign w:val="center"/>
              </w:tcPr>
            </w:tcPrChange>
          </w:tcPr>
          <w:p w14:paraId="5C333149" w14:textId="77777777" w:rsidR="00A66D76" w:rsidRDefault="00C835C6">
            <w:pPr>
              <w:pStyle w:val="OMDV"/>
              <w:rPr>
                <w:lang w:eastAsia="ru-RU"/>
              </w:rPr>
              <w:pPrChange w:id="1557" w:author="D.Kambarov" w:date="2025-03-13T16:06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0A791009" w14:textId="77777777" w:rsidTr="00884A1F">
        <w:tblPrEx>
          <w:tblW w:w="8091" w:type="dxa"/>
          <w:tblLayout w:type="fixed"/>
          <w:tblPrExChange w:id="1558" w:author="D.Kambarov" w:date="2025-03-13T16:05:00Z">
            <w:tblPrEx>
              <w:tblW w:w="8091" w:type="dxa"/>
              <w:tblLayout w:type="fixed"/>
            </w:tblPrEx>
          </w:tblPrExChange>
        </w:tblPrEx>
        <w:trPr>
          <w:trHeight w:val="312"/>
          <w:trPrChange w:id="1559" w:author="D.Kambarov" w:date="2025-03-13T16:05:00Z">
            <w:trPr>
              <w:trHeight w:val="312"/>
            </w:trPr>
          </w:trPrChange>
        </w:trPr>
        <w:tc>
          <w:tcPr>
            <w:tcW w:w="5240" w:type="dxa"/>
            <w:vAlign w:val="center"/>
            <w:tcPrChange w:id="1560" w:author="D.Kambarov" w:date="2025-03-13T16:05:00Z">
              <w:tcPr>
                <w:tcW w:w="5240" w:type="dxa"/>
                <w:vAlign w:val="center"/>
              </w:tcPr>
            </w:tcPrChange>
          </w:tcPr>
          <w:p w14:paraId="3CD98AE6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1561" w:author="D.Kambarov" w:date="2025-03-13T16:06:00Z">
                <w:pPr/>
              </w:pPrChange>
            </w:pPr>
            <w:r>
              <w:rPr>
                <w:lang w:eastAsia="ru-RU"/>
              </w:rPr>
              <w:t>Окно (Окно)</w:t>
            </w:r>
          </w:p>
        </w:tc>
        <w:tc>
          <w:tcPr>
            <w:tcW w:w="725" w:type="dxa"/>
            <w:vAlign w:val="center"/>
            <w:tcPrChange w:id="1562" w:author="D.Kambarov" w:date="2025-03-13T16:05:00Z">
              <w:tcPr>
                <w:tcW w:w="725" w:type="dxa"/>
                <w:vAlign w:val="center"/>
              </w:tcPr>
            </w:tcPrChange>
          </w:tcPr>
          <w:p w14:paraId="00B27798" w14:textId="77777777" w:rsidR="00A66D76" w:rsidRDefault="00C835C6">
            <w:pPr>
              <w:pStyle w:val="OMDV"/>
              <w:rPr>
                <w:lang w:eastAsia="ru-RU"/>
              </w:rPr>
              <w:pPrChange w:id="1563" w:author="D.Kambarov" w:date="2025-03-13T16:06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709" w:type="dxa"/>
            <w:vAlign w:val="center"/>
            <w:tcPrChange w:id="1564" w:author="D.Kambarov" w:date="2025-03-13T16:05:00Z">
              <w:tcPr>
                <w:tcW w:w="709" w:type="dxa"/>
                <w:vAlign w:val="center"/>
              </w:tcPr>
            </w:tcPrChange>
          </w:tcPr>
          <w:p w14:paraId="59A2B41F" w14:textId="77777777" w:rsidR="00A66D76" w:rsidRDefault="00C835C6">
            <w:pPr>
              <w:pStyle w:val="OMDV"/>
              <w:rPr>
                <w:lang w:eastAsia="ru-RU"/>
              </w:rPr>
              <w:pPrChange w:id="1565" w:author="D.Kambarov" w:date="2025-03-13T16:06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708" w:type="dxa"/>
            <w:vAlign w:val="center"/>
            <w:tcPrChange w:id="1566" w:author="D.Kambarov" w:date="2025-03-13T16:05:00Z">
              <w:tcPr>
                <w:tcW w:w="708" w:type="dxa"/>
                <w:vAlign w:val="center"/>
              </w:tcPr>
            </w:tcPrChange>
          </w:tcPr>
          <w:p w14:paraId="51E4E20D" w14:textId="77777777" w:rsidR="00A66D76" w:rsidRDefault="00A66D76">
            <w:pPr>
              <w:pStyle w:val="OMDV"/>
              <w:rPr>
                <w:lang w:eastAsia="ru-RU"/>
              </w:rPr>
              <w:pPrChange w:id="1567" w:author="D.Kambarov" w:date="2025-03-13T16:06:00Z">
                <w:pPr>
                  <w:jc w:val="center"/>
                </w:pPr>
              </w:pPrChange>
            </w:pPr>
          </w:p>
        </w:tc>
        <w:tc>
          <w:tcPr>
            <w:tcW w:w="709" w:type="dxa"/>
            <w:vAlign w:val="center"/>
            <w:tcPrChange w:id="1568" w:author="D.Kambarov" w:date="2025-03-13T16:05:00Z">
              <w:tcPr>
                <w:tcW w:w="709" w:type="dxa"/>
                <w:vAlign w:val="center"/>
              </w:tcPr>
            </w:tcPrChange>
          </w:tcPr>
          <w:p w14:paraId="54C0FB64" w14:textId="77777777" w:rsidR="00A66D76" w:rsidRDefault="00A66D76">
            <w:pPr>
              <w:pStyle w:val="OMDV"/>
              <w:rPr>
                <w:lang w:eastAsia="ru-RU"/>
              </w:rPr>
              <w:pPrChange w:id="1569" w:author="D.Kambarov" w:date="2025-03-13T16:06:00Z">
                <w:pPr>
                  <w:jc w:val="center"/>
                </w:pPr>
              </w:pPrChange>
            </w:pPr>
          </w:p>
        </w:tc>
      </w:tr>
      <w:tr w:rsidR="00A66D76" w14:paraId="2FEF4FD8" w14:textId="77777777" w:rsidTr="00884A1F">
        <w:tblPrEx>
          <w:tblW w:w="8091" w:type="dxa"/>
          <w:tblLayout w:type="fixed"/>
          <w:tblPrExChange w:id="1570" w:author="D.Kambarov" w:date="2025-03-13T16:05:00Z">
            <w:tblPrEx>
              <w:tblW w:w="8091" w:type="dxa"/>
              <w:tblLayout w:type="fixed"/>
            </w:tblPrEx>
          </w:tblPrExChange>
        </w:tblPrEx>
        <w:trPr>
          <w:trHeight w:val="312"/>
          <w:trPrChange w:id="1571" w:author="D.Kambarov" w:date="2025-03-13T16:05:00Z">
            <w:trPr>
              <w:trHeight w:val="312"/>
            </w:trPr>
          </w:trPrChange>
        </w:trPr>
        <w:tc>
          <w:tcPr>
            <w:tcW w:w="5240" w:type="dxa"/>
            <w:vAlign w:val="center"/>
            <w:tcPrChange w:id="1572" w:author="D.Kambarov" w:date="2025-03-13T16:05:00Z">
              <w:tcPr>
                <w:tcW w:w="5240" w:type="dxa"/>
                <w:vAlign w:val="center"/>
              </w:tcPr>
            </w:tcPrChange>
          </w:tcPr>
          <w:p w14:paraId="6168E18A" w14:textId="77777777" w:rsidR="00A66D76" w:rsidRDefault="00C835C6">
            <w:pPr>
              <w:pStyle w:val="OMDV"/>
              <w:jc w:val="left"/>
              <w:rPr>
                <w:lang w:val="en-US" w:eastAsia="ru-RU"/>
              </w:rPr>
              <w:pPrChange w:id="1573" w:author="D.Kambarov" w:date="2025-03-13T16:06:00Z">
                <w:pPr/>
              </w:pPrChange>
            </w:pPr>
            <w:r>
              <w:rPr>
                <w:lang w:eastAsia="ru-RU"/>
              </w:rPr>
              <w:t>Дверь (Дверь)</w:t>
            </w:r>
          </w:p>
        </w:tc>
        <w:tc>
          <w:tcPr>
            <w:tcW w:w="725" w:type="dxa"/>
            <w:vAlign w:val="center"/>
            <w:tcPrChange w:id="1574" w:author="D.Kambarov" w:date="2025-03-13T16:05:00Z">
              <w:tcPr>
                <w:tcW w:w="725" w:type="dxa"/>
                <w:vAlign w:val="center"/>
              </w:tcPr>
            </w:tcPrChange>
          </w:tcPr>
          <w:p w14:paraId="0FA154C9" w14:textId="77777777" w:rsidR="00A66D76" w:rsidRDefault="00C835C6">
            <w:pPr>
              <w:pStyle w:val="OMDV"/>
              <w:rPr>
                <w:lang w:eastAsia="ru-RU"/>
              </w:rPr>
              <w:pPrChange w:id="1575" w:author="D.Kambarov" w:date="2025-03-13T16:06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709" w:type="dxa"/>
            <w:vAlign w:val="center"/>
            <w:tcPrChange w:id="1576" w:author="D.Kambarov" w:date="2025-03-13T16:05:00Z">
              <w:tcPr>
                <w:tcW w:w="709" w:type="dxa"/>
                <w:vAlign w:val="center"/>
              </w:tcPr>
            </w:tcPrChange>
          </w:tcPr>
          <w:p w14:paraId="3B3E5AD7" w14:textId="77777777" w:rsidR="00A66D76" w:rsidRDefault="00C835C6">
            <w:pPr>
              <w:pStyle w:val="OMDV"/>
              <w:rPr>
                <w:lang w:eastAsia="ru-RU"/>
              </w:rPr>
              <w:pPrChange w:id="1577" w:author="D.Kambarov" w:date="2025-03-13T16:06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708" w:type="dxa"/>
            <w:vAlign w:val="center"/>
            <w:tcPrChange w:id="1578" w:author="D.Kambarov" w:date="2025-03-13T16:05:00Z">
              <w:tcPr>
                <w:tcW w:w="708" w:type="dxa"/>
                <w:vAlign w:val="center"/>
              </w:tcPr>
            </w:tcPrChange>
          </w:tcPr>
          <w:p w14:paraId="622FD04E" w14:textId="77777777" w:rsidR="00A66D76" w:rsidRDefault="00A66D76">
            <w:pPr>
              <w:pStyle w:val="OMDV"/>
              <w:rPr>
                <w:lang w:eastAsia="ru-RU"/>
              </w:rPr>
              <w:pPrChange w:id="1579" w:author="D.Kambarov" w:date="2025-03-13T16:06:00Z">
                <w:pPr>
                  <w:jc w:val="center"/>
                </w:pPr>
              </w:pPrChange>
            </w:pPr>
          </w:p>
        </w:tc>
        <w:tc>
          <w:tcPr>
            <w:tcW w:w="709" w:type="dxa"/>
            <w:vAlign w:val="center"/>
            <w:tcPrChange w:id="1580" w:author="D.Kambarov" w:date="2025-03-13T16:05:00Z">
              <w:tcPr>
                <w:tcW w:w="709" w:type="dxa"/>
                <w:vAlign w:val="center"/>
              </w:tcPr>
            </w:tcPrChange>
          </w:tcPr>
          <w:p w14:paraId="5F57373F" w14:textId="77777777" w:rsidR="00A66D76" w:rsidRDefault="00A66D76">
            <w:pPr>
              <w:pStyle w:val="OMDV"/>
              <w:rPr>
                <w:lang w:eastAsia="ru-RU"/>
              </w:rPr>
              <w:pPrChange w:id="1581" w:author="D.Kambarov" w:date="2025-03-13T16:06:00Z">
                <w:pPr>
                  <w:jc w:val="center"/>
                </w:pPr>
              </w:pPrChange>
            </w:pPr>
          </w:p>
        </w:tc>
      </w:tr>
      <w:tr w:rsidR="00A66D76" w14:paraId="0AB1B628" w14:textId="77777777" w:rsidTr="00884A1F">
        <w:tblPrEx>
          <w:tblW w:w="8091" w:type="dxa"/>
          <w:tblLayout w:type="fixed"/>
          <w:tblPrExChange w:id="1582" w:author="D.Kambarov" w:date="2025-03-13T16:05:00Z">
            <w:tblPrEx>
              <w:tblW w:w="8091" w:type="dxa"/>
              <w:tblLayout w:type="fixed"/>
            </w:tblPrEx>
          </w:tblPrExChange>
        </w:tblPrEx>
        <w:trPr>
          <w:trHeight w:val="312"/>
          <w:trPrChange w:id="1583" w:author="D.Kambarov" w:date="2025-03-13T16:05:00Z">
            <w:trPr>
              <w:trHeight w:val="312"/>
            </w:trPr>
          </w:trPrChange>
        </w:trPr>
        <w:tc>
          <w:tcPr>
            <w:tcW w:w="5240" w:type="dxa"/>
            <w:vAlign w:val="center"/>
            <w:tcPrChange w:id="1584" w:author="D.Kambarov" w:date="2025-03-13T16:05:00Z">
              <w:tcPr>
                <w:tcW w:w="5240" w:type="dxa"/>
                <w:vAlign w:val="center"/>
              </w:tcPr>
            </w:tcPrChange>
          </w:tcPr>
          <w:p w14:paraId="0AD6D0C9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1585" w:author="D.Kambarov" w:date="2025-03-13T16:06:00Z">
                <w:pPr/>
              </w:pPrChange>
            </w:pPr>
            <w:r>
              <w:rPr>
                <w:lang w:eastAsia="ru-RU"/>
              </w:rPr>
              <w:t>Ограждение</w:t>
            </w:r>
          </w:p>
        </w:tc>
        <w:tc>
          <w:tcPr>
            <w:tcW w:w="725" w:type="dxa"/>
            <w:vAlign w:val="center"/>
            <w:tcPrChange w:id="1586" w:author="D.Kambarov" w:date="2025-03-13T16:05:00Z">
              <w:tcPr>
                <w:tcW w:w="725" w:type="dxa"/>
                <w:vAlign w:val="center"/>
              </w:tcPr>
            </w:tcPrChange>
          </w:tcPr>
          <w:p w14:paraId="6E147526" w14:textId="77777777" w:rsidR="00A66D76" w:rsidRDefault="00C835C6">
            <w:pPr>
              <w:pStyle w:val="OMDV"/>
              <w:rPr>
                <w:lang w:eastAsia="ru-RU"/>
              </w:rPr>
              <w:pPrChange w:id="1587" w:author="D.Kambarov" w:date="2025-03-13T16:06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709" w:type="dxa"/>
            <w:vAlign w:val="center"/>
            <w:tcPrChange w:id="1588" w:author="D.Kambarov" w:date="2025-03-13T16:05:00Z">
              <w:tcPr>
                <w:tcW w:w="709" w:type="dxa"/>
                <w:vAlign w:val="center"/>
              </w:tcPr>
            </w:tcPrChange>
          </w:tcPr>
          <w:p w14:paraId="21DF339C" w14:textId="77777777" w:rsidR="00A66D76" w:rsidRDefault="00C835C6">
            <w:pPr>
              <w:pStyle w:val="OMDV"/>
              <w:rPr>
                <w:lang w:eastAsia="ru-RU"/>
              </w:rPr>
              <w:pPrChange w:id="1589" w:author="D.Kambarov" w:date="2025-03-13T16:06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708" w:type="dxa"/>
            <w:vAlign w:val="center"/>
            <w:tcPrChange w:id="1590" w:author="D.Kambarov" w:date="2025-03-13T16:05:00Z">
              <w:tcPr>
                <w:tcW w:w="708" w:type="dxa"/>
                <w:vAlign w:val="center"/>
              </w:tcPr>
            </w:tcPrChange>
          </w:tcPr>
          <w:p w14:paraId="0ACBA471" w14:textId="77777777" w:rsidR="00A66D76" w:rsidRDefault="00C835C6">
            <w:pPr>
              <w:pStyle w:val="OMDV"/>
              <w:rPr>
                <w:lang w:eastAsia="ru-RU"/>
              </w:rPr>
              <w:pPrChange w:id="1591" w:author="D.Kambarov" w:date="2025-03-13T16:06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709" w:type="dxa"/>
            <w:vAlign w:val="center"/>
            <w:tcPrChange w:id="1592" w:author="D.Kambarov" w:date="2025-03-13T16:05:00Z">
              <w:tcPr>
                <w:tcW w:w="709" w:type="dxa"/>
                <w:vAlign w:val="center"/>
              </w:tcPr>
            </w:tcPrChange>
          </w:tcPr>
          <w:p w14:paraId="41704271" w14:textId="77777777" w:rsidR="00A66D76" w:rsidRDefault="00A66D76">
            <w:pPr>
              <w:pStyle w:val="OMDV"/>
              <w:rPr>
                <w:lang w:eastAsia="ru-RU"/>
              </w:rPr>
              <w:pPrChange w:id="1593" w:author="D.Kambarov" w:date="2025-03-13T16:06:00Z">
                <w:pPr>
                  <w:jc w:val="center"/>
                </w:pPr>
              </w:pPrChange>
            </w:pPr>
          </w:p>
        </w:tc>
      </w:tr>
      <w:tr w:rsidR="00A66D76" w14:paraId="5A34B641" w14:textId="77777777" w:rsidTr="00884A1F">
        <w:tblPrEx>
          <w:tblW w:w="8091" w:type="dxa"/>
          <w:tblLayout w:type="fixed"/>
          <w:tblPrExChange w:id="1594" w:author="D.Kambarov" w:date="2025-03-13T16:05:00Z">
            <w:tblPrEx>
              <w:tblW w:w="8091" w:type="dxa"/>
              <w:tblLayout w:type="fixed"/>
            </w:tblPrEx>
          </w:tblPrExChange>
        </w:tblPrEx>
        <w:trPr>
          <w:trHeight w:val="312"/>
          <w:trPrChange w:id="1595" w:author="D.Kambarov" w:date="2025-03-13T16:05:00Z">
            <w:trPr>
              <w:trHeight w:val="312"/>
            </w:trPr>
          </w:trPrChange>
        </w:trPr>
        <w:tc>
          <w:tcPr>
            <w:tcW w:w="5240" w:type="dxa"/>
            <w:vAlign w:val="center"/>
            <w:tcPrChange w:id="1596" w:author="D.Kambarov" w:date="2025-03-13T16:05:00Z">
              <w:tcPr>
                <w:tcW w:w="5240" w:type="dxa"/>
                <w:vAlign w:val="center"/>
              </w:tcPr>
            </w:tcPrChange>
          </w:tcPr>
          <w:p w14:paraId="5EA5CC7C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1597" w:author="D.Kambarov" w:date="2025-03-13T16:06:00Z">
                <w:pPr/>
              </w:pPrChange>
            </w:pPr>
            <w:r>
              <w:rPr>
                <w:lang w:eastAsia="ru-RU"/>
              </w:rPr>
              <w:t>Сантехническое оборудование</w:t>
            </w:r>
            <w:r>
              <w:rPr>
                <w:b/>
                <w:bCs/>
                <w:vertAlign w:val="superscript"/>
                <w:lang w:eastAsia="ru-RU"/>
              </w:rPr>
              <w:t>1</w:t>
            </w:r>
          </w:p>
        </w:tc>
        <w:tc>
          <w:tcPr>
            <w:tcW w:w="725" w:type="dxa"/>
            <w:vAlign w:val="center"/>
            <w:tcPrChange w:id="1598" w:author="D.Kambarov" w:date="2025-03-13T16:05:00Z">
              <w:tcPr>
                <w:tcW w:w="725" w:type="dxa"/>
                <w:vAlign w:val="center"/>
              </w:tcPr>
            </w:tcPrChange>
          </w:tcPr>
          <w:p w14:paraId="19A2947B" w14:textId="77777777" w:rsidR="00A66D76" w:rsidRDefault="00C835C6">
            <w:pPr>
              <w:pStyle w:val="OMDV"/>
              <w:rPr>
                <w:lang w:eastAsia="ru-RU"/>
              </w:rPr>
              <w:pPrChange w:id="1599" w:author="D.Kambarov" w:date="2025-03-13T16:06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709" w:type="dxa"/>
            <w:vAlign w:val="center"/>
            <w:tcPrChange w:id="1600" w:author="D.Kambarov" w:date="2025-03-13T16:05:00Z">
              <w:tcPr>
                <w:tcW w:w="709" w:type="dxa"/>
                <w:vAlign w:val="center"/>
              </w:tcPr>
            </w:tcPrChange>
          </w:tcPr>
          <w:p w14:paraId="0D26E796" w14:textId="77777777" w:rsidR="00A66D76" w:rsidRDefault="00C835C6">
            <w:pPr>
              <w:pStyle w:val="OMDV"/>
              <w:rPr>
                <w:lang w:eastAsia="ru-RU"/>
              </w:rPr>
              <w:pPrChange w:id="1601" w:author="D.Kambarov" w:date="2025-03-13T16:06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708" w:type="dxa"/>
            <w:vAlign w:val="center"/>
            <w:tcPrChange w:id="1602" w:author="D.Kambarov" w:date="2025-03-13T16:05:00Z">
              <w:tcPr>
                <w:tcW w:w="708" w:type="dxa"/>
                <w:vAlign w:val="center"/>
              </w:tcPr>
            </w:tcPrChange>
          </w:tcPr>
          <w:p w14:paraId="288F221C" w14:textId="77777777" w:rsidR="00A66D76" w:rsidRDefault="00A66D76">
            <w:pPr>
              <w:pStyle w:val="OMDV"/>
              <w:rPr>
                <w:lang w:eastAsia="ru-RU"/>
              </w:rPr>
              <w:pPrChange w:id="1603" w:author="D.Kambarov" w:date="2025-03-13T16:06:00Z">
                <w:pPr>
                  <w:jc w:val="center"/>
                </w:pPr>
              </w:pPrChange>
            </w:pPr>
          </w:p>
        </w:tc>
        <w:tc>
          <w:tcPr>
            <w:tcW w:w="709" w:type="dxa"/>
            <w:vAlign w:val="center"/>
            <w:tcPrChange w:id="1604" w:author="D.Kambarov" w:date="2025-03-13T16:05:00Z">
              <w:tcPr>
                <w:tcW w:w="709" w:type="dxa"/>
                <w:vAlign w:val="center"/>
              </w:tcPr>
            </w:tcPrChange>
          </w:tcPr>
          <w:p w14:paraId="161C63FE" w14:textId="77777777" w:rsidR="00A66D76" w:rsidRDefault="00A66D76">
            <w:pPr>
              <w:pStyle w:val="OMDV"/>
              <w:rPr>
                <w:lang w:eastAsia="ru-RU"/>
              </w:rPr>
              <w:pPrChange w:id="1605" w:author="D.Kambarov" w:date="2025-03-13T16:06:00Z">
                <w:pPr>
                  <w:jc w:val="center"/>
                </w:pPr>
              </w:pPrChange>
            </w:pPr>
          </w:p>
        </w:tc>
      </w:tr>
      <w:tr w:rsidR="00A66D76" w14:paraId="7F9B1B98" w14:textId="77777777" w:rsidTr="00884A1F">
        <w:tblPrEx>
          <w:tblW w:w="8091" w:type="dxa"/>
          <w:tblLayout w:type="fixed"/>
          <w:tblPrExChange w:id="1606" w:author="D.Kambarov" w:date="2025-03-13T16:05:00Z">
            <w:tblPrEx>
              <w:tblW w:w="8091" w:type="dxa"/>
              <w:tblLayout w:type="fixed"/>
            </w:tblPrEx>
          </w:tblPrExChange>
        </w:tblPrEx>
        <w:trPr>
          <w:trHeight w:val="312"/>
          <w:trPrChange w:id="1607" w:author="D.Kambarov" w:date="2025-03-13T16:05:00Z">
            <w:trPr>
              <w:trHeight w:val="312"/>
            </w:trPr>
          </w:trPrChange>
        </w:trPr>
        <w:tc>
          <w:tcPr>
            <w:tcW w:w="5240" w:type="dxa"/>
            <w:vAlign w:val="center"/>
            <w:tcPrChange w:id="1608" w:author="D.Kambarov" w:date="2025-03-13T16:05:00Z">
              <w:tcPr>
                <w:tcW w:w="5240" w:type="dxa"/>
                <w:vAlign w:val="center"/>
              </w:tcPr>
            </w:tcPrChange>
          </w:tcPr>
          <w:p w14:paraId="3340B12F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1609" w:author="D.Kambarov" w:date="2025-03-13T16:06:00Z">
                <w:pPr/>
              </w:pPrChange>
            </w:pPr>
            <w:r>
              <w:rPr>
                <w:lang w:eastAsia="ru-RU"/>
              </w:rPr>
              <w:t>Мебель</w:t>
            </w:r>
            <w:r>
              <w:rPr>
                <w:b/>
                <w:bCs/>
                <w:vertAlign w:val="superscript"/>
                <w:lang w:eastAsia="ru-RU"/>
              </w:rPr>
              <w:t>1</w:t>
            </w:r>
          </w:p>
        </w:tc>
        <w:tc>
          <w:tcPr>
            <w:tcW w:w="725" w:type="dxa"/>
            <w:vAlign w:val="center"/>
            <w:tcPrChange w:id="1610" w:author="D.Kambarov" w:date="2025-03-13T16:05:00Z">
              <w:tcPr>
                <w:tcW w:w="725" w:type="dxa"/>
                <w:vAlign w:val="center"/>
              </w:tcPr>
            </w:tcPrChange>
          </w:tcPr>
          <w:p w14:paraId="53DA1C2F" w14:textId="77777777" w:rsidR="00A66D76" w:rsidRDefault="00C835C6">
            <w:pPr>
              <w:pStyle w:val="OMDV"/>
              <w:rPr>
                <w:lang w:eastAsia="ru-RU"/>
              </w:rPr>
              <w:pPrChange w:id="1611" w:author="D.Kambarov" w:date="2025-03-13T16:06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709" w:type="dxa"/>
            <w:vAlign w:val="center"/>
            <w:tcPrChange w:id="1612" w:author="D.Kambarov" w:date="2025-03-13T16:05:00Z">
              <w:tcPr>
                <w:tcW w:w="709" w:type="dxa"/>
                <w:vAlign w:val="center"/>
              </w:tcPr>
            </w:tcPrChange>
          </w:tcPr>
          <w:p w14:paraId="7178152E" w14:textId="77777777" w:rsidR="00A66D76" w:rsidRDefault="00C835C6">
            <w:pPr>
              <w:pStyle w:val="OMDV"/>
              <w:rPr>
                <w:lang w:eastAsia="ru-RU"/>
              </w:rPr>
              <w:pPrChange w:id="1613" w:author="D.Kambarov" w:date="2025-03-13T16:06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708" w:type="dxa"/>
            <w:vAlign w:val="center"/>
            <w:tcPrChange w:id="1614" w:author="D.Kambarov" w:date="2025-03-13T16:05:00Z">
              <w:tcPr>
                <w:tcW w:w="708" w:type="dxa"/>
                <w:vAlign w:val="center"/>
              </w:tcPr>
            </w:tcPrChange>
          </w:tcPr>
          <w:p w14:paraId="26D18B4F" w14:textId="77777777" w:rsidR="00A66D76" w:rsidRDefault="00A66D76">
            <w:pPr>
              <w:pStyle w:val="OMDV"/>
              <w:rPr>
                <w:lang w:eastAsia="ru-RU"/>
              </w:rPr>
              <w:pPrChange w:id="1615" w:author="D.Kambarov" w:date="2025-03-13T16:06:00Z">
                <w:pPr>
                  <w:jc w:val="center"/>
                </w:pPr>
              </w:pPrChange>
            </w:pPr>
          </w:p>
        </w:tc>
        <w:tc>
          <w:tcPr>
            <w:tcW w:w="709" w:type="dxa"/>
            <w:vAlign w:val="center"/>
            <w:tcPrChange w:id="1616" w:author="D.Kambarov" w:date="2025-03-13T16:05:00Z">
              <w:tcPr>
                <w:tcW w:w="709" w:type="dxa"/>
                <w:vAlign w:val="center"/>
              </w:tcPr>
            </w:tcPrChange>
          </w:tcPr>
          <w:p w14:paraId="4FDA2A71" w14:textId="77777777" w:rsidR="00A66D76" w:rsidRDefault="00A66D76">
            <w:pPr>
              <w:pStyle w:val="OMDV"/>
              <w:rPr>
                <w:lang w:eastAsia="ru-RU"/>
              </w:rPr>
              <w:pPrChange w:id="1617" w:author="D.Kambarov" w:date="2025-03-13T16:06:00Z">
                <w:pPr>
                  <w:jc w:val="center"/>
                </w:pPr>
              </w:pPrChange>
            </w:pPr>
          </w:p>
        </w:tc>
      </w:tr>
      <w:tr w:rsidR="00A66D76" w14:paraId="3444E287" w14:textId="77777777" w:rsidTr="00884A1F">
        <w:tblPrEx>
          <w:tblW w:w="8091" w:type="dxa"/>
          <w:tblLayout w:type="fixed"/>
          <w:tblPrExChange w:id="1618" w:author="D.Kambarov" w:date="2025-03-13T16:05:00Z">
            <w:tblPrEx>
              <w:tblW w:w="8091" w:type="dxa"/>
              <w:tblLayout w:type="fixed"/>
            </w:tblPrEx>
          </w:tblPrExChange>
        </w:tblPrEx>
        <w:trPr>
          <w:trHeight w:val="312"/>
          <w:trPrChange w:id="1619" w:author="D.Kambarov" w:date="2025-03-13T16:05:00Z">
            <w:trPr>
              <w:trHeight w:val="312"/>
            </w:trPr>
          </w:trPrChange>
        </w:trPr>
        <w:tc>
          <w:tcPr>
            <w:tcW w:w="5240" w:type="dxa"/>
            <w:vAlign w:val="center"/>
            <w:tcPrChange w:id="1620" w:author="D.Kambarov" w:date="2025-03-13T16:05:00Z">
              <w:tcPr>
                <w:tcW w:w="5240" w:type="dxa"/>
                <w:vAlign w:val="center"/>
              </w:tcPr>
            </w:tcPrChange>
          </w:tcPr>
          <w:p w14:paraId="7C7EA1A8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1621" w:author="D.Kambarov" w:date="2025-03-13T16:06:00Z">
                <w:pPr/>
              </w:pPrChange>
            </w:pPr>
            <w:r>
              <w:rPr>
                <w:lang w:eastAsia="ru-RU"/>
              </w:rPr>
              <w:t>Вертикальный транспорт - лифты</w:t>
            </w:r>
          </w:p>
        </w:tc>
        <w:tc>
          <w:tcPr>
            <w:tcW w:w="725" w:type="dxa"/>
            <w:vAlign w:val="center"/>
            <w:tcPrChange w:id="1622" w:author="D.Kambarov" w:date="2025-03-13T16:05:00Z">
              <w:tcPr>
                <w:tcW w:w="725" w:type="dxa"/>
                <w:vAlign w:val="center"/>
              </w:tcPr>
            </w:tcPrChange>
          </w:tcPr>
          <w:p w14:paraId="210CAB96" w14:textId="77777777" w:rsidR="00A66D76" w:rsidRDefault="00C835C6">
            <w:pPr>
              <w:pStyle w:val="OMDV"/>
              <w:rPr>
                <w:lang w:eastAsia="ru-RU"/>
              </w:rPr>
              <w:pPrChange w:id="1623" w:author="D.Kambarov" w:date="2025-03-13T16:06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709" w:type="dxa"/>
            <w:vAlign w:val="center"/>
            <w:tcPrChange w:id="1624" w:author="D.Kambarov" w:date="2025-03-13T16:05:00Z">
              <w:tcPr>
                <w:tcW w:w="709" w:type="dxa"/>
                <w:vAlign w:val="center"/>
              </w:tcPr>
            </w:tcPrChange>
          </w:tcPr>
          <w:p w14:paraId="7E1F4F36" w14:textId="77777777" w:rsidR="00A66D76" w:rsidRDefault="00C835C6">
            <w:pPr>
              <w:pStyle w:val="OMDV"/>
              <w:rPr>
                <w:lang w:eastAsia="ru-RU"/>
              </w:rPr>
              <w:pPrChange w:id="1625" w:author="D.Kambarov" w:date="2025-03-13T16:06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708" w:type="dxa"/>
            <w:vAlign w:val="center"/>
            <w:tcPrChange w:id="1626" w:author="D.Kambarov" w:date="2025-03-13T16:05:00Z">
              <w:tcPr>
                <w:tcW w:w="708" w:type="dxa"/>
                <w:vAlign w:val="center"/>
              </w:tcPr>
            </w:tcPrChange>
          </w:tcPr>
          <w:p w14:paraId="122ED3E4" w14:textId="77777777" w:rsidR="00A66D76" w:rsidRDefault="00A66D76">
            <w:pPr>
              <w:pStyle w:val="OMDV"/>
              <w:rPr>
                <w:lang w:eastAsia="ru-RU"/>
              </w:rPr>
              <w:pPrChange w:id="1627" w:author="D.Kambarov" w:date="2025-03-13T16:06:00Z">
                <w:pPr>
                  <w:jc w:val="center"/>
                </w:pPr>
              </w:pPrChange>
            </w:pPr>
          </w:p>
        </w:tc>
        <w:tc>
          <w:tcPr>
            <w:tcW w:w="709" w:type="dxa"/>
            <w:vAlign w:val="center"/>
            <w:tcPrChange w:id="1628" w:author="D.Kambarov" w:date="2025-03-13T16:05:00Z">
              <w:tcPr>
                <w:tcW w:w="709" w:type="dxa"/>
                <w:vAlign w:val="center"/>
              </w:tcPr>
            </w:tcPrChange>
          </w:tcPr>
          <w:p w14:paraId="29837C50" w14:textId="77777777" w:rsidR="00A66D76" w:rsidRDefault="00A66D76">
            <w:pPr>
              <w:pStyle w:val="OMDV"/>
              <w:rPr>
                <w:lang w:eastAsia="ru-RU"/>
              </w:rPr>
              <w:pPrChange w:id="1629" w:author="D.Kambarov" w:date="2025-03-13T16:06:00Z">
                <w:pPr>
                  <w:jc w:val="center"/>
                </w:pPr>
              </w:pPrChange>
            </w:pPr>
          </w:p>
        </w:tc>
      </w:tr>
      <w:tr w:rsidR="00A66D76" w14:paraId="74B19118" w14:textId="77777777">
        <w:trPr>
          <w:trHeight w:val="312"/>
        </w:trPr>
        <w:tc>
          <w:tcPr>
            <w:tcW w:w="5240" w:type="dxa"/>
            <w:vAlign w:val="center"/>
          </w:tcPr>
          <w:p w14:paraId="51B32A3C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1630" w:author="D.Kambarov" w:date="2025-03-13T16:06:00Z">
                <w:pPr/>
              </w:pPrChange>
            </w:pPr>
            <w:r>
              <w:rPr>
                <w:lang w:eastAsia="ru-RU"/>
              </w:rPr>
              <w:t>Помещения</w:t>
            </w:r>
            <w:r>
              <w:rPr>
                <w:b/>
                <w:bCs/>
                <w:vertAlign w:val="superscript"/>
                <w:lang w:eastAsia="ru-RU"/>
              </w:rPr>
              <w:t>2</w:t>
            </w:r>
          </w:p>
        </w:tc>
        <w:tc>
          <w:tcPr>
            <w:tcW w:w="2851" w:type="dxa"/>
            <w:gridSpan w:val="4"/>
            <w:vAlign w:val="center"/>
          </w:tcPr>
          <w:p w14:paraId="61682DCA" w14:textId="77777777" w:rsidR="00A66D76" w:rsidRDefault="00A66D76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A66D76" w14:paraId="4D89DFC6" w14:textId="77777777">
        <w:trPr>
          <w:trHeight w:val="312"/>
        </w:trPr>
        <w:tc>
          <w:tcPr>
            <w:tcW w:w="5240" w:type="dxa"/>
            <w:vAlign w:val="center"/>
          </w:tcPr>
          <w:p w14:paraId="5B184971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1631" w:author="D.Kambarov" w:date="2025-03-13T16:07:00Z">
                <w:pPr/>
              </w:pPrChange>
            </w:pPr>
            <w:r>
              <w:rPr>
                <w:lang w:eastAsia="ru-RU"/>
              </w:rPr>
              <w:t>Проём – отверстие, углубление (Семейство: типовая модель на основе пола/стены)</w:t>
            </w:r>
          </w:p>
        </w:tc>
        <w:tc>
          <w:tcPr>
            <w:tcW w:w="2851" w:type="dxa"/>
            <w:gridSpan w:val="4"/>
            <w:vAlign w:val="center"/>
          </w:tcPr>
          <w:p w14:paraId="4DC65A7A" w14:textId="77777777" w:rsidR="00A66D76" w:rsidRDefault="00C835C6">
            <w:pPr>
              <w:pStyle w:val="OMDV"/>
              <w:rPr>
                <w:lang w:eastAsia="ru-RU"/>
              </w:rPr>
              <w:pPrChange w:id="1632" w:author="D.Kambarov" w:date="2025-03-13T16:07:00Z">
                <w:pPr>
                  <w:jc w:val="center"/>
                </w:pPr>
              </w:pPrChange>
            </w:pPr>
            <w:r>
              <w:rPr>
                <w:lang w:eastAsia="ru-RU"/>
              </w:rPr>
              <w:t>В условных габаритах и только крупноразмерные (под прокладку внеквартирных вертикальных вентиляционных коммуникаций)</w:t>
            </w:r>
          </w:p>
        </w:tc>
      </w:tr>
    </w:tbl>
    <w:p w14:paraId="3D5A8685" w14:textId="77777777" w:rsidR="00A66D76" w:rsidRDefault="00C835C6">
      <w:pPr>
        <w:ind w:left="0"/>
        <w:pPrChange w:id="1633" w:author="D.Kambarov" w:date="2025-03-13T16:09:00Z">
          <w:pPr>
            <w:pStyle w:val="af1"/>
            <w:spacing w:before="240" w:line="216" w:lineRule="auto"/>
            <w:ind w:left="0"/>
            <w:contextualSpacing w:val="0"/>
          </w:pPr>
        </w:pPrChange>
      </w:pPr>
      <w:r>
        <w:rPr>
          <w:b/>
        </w:rPr>
        <w:t>Примечание 1:</w:t>
      </w:r>
      <w:r>
        <w:t xml:space="preserve"> Мебель и сан. тех. оборудование закладывать в информационную модель при наличии требования в ТЗ на проектирование.</w:t>
      </w:r>
    </w:p>
    <w:p w14:paraId="54E7831E" w14:textId="77777777" w:rsidR="00A66D76" w:rsidRDefault="00C835C6">
      <w:pPr>
        <w:ind w:left="0"/>
        <w:pPrChange w:id="1634" w:author="D.Kambarov" w:date="2025-03-13T16:09:00Z">
          <w:pPr>
            <w:pStyle w:val="af1"/>
            <w:spacing w:before="240" w:line="216" w:lineRule="auto"/>
            <w:ind w:left="0"/>
            <w:contextualSpacing w:val="0"/>
          </w:pPr>
        </w:pPrChange>
      </w:pPr>
      <w:r>
        <w:rPr>
          <w:b/>
        </w:rPr>
        <w:t>Примечание 2:</w:t>
      </w:r>
      <w:r>
        <w:t xml:space="preserve"> Все числовые показатели в части ТЭП должны высчитываться из параметров элементов модели. Если это площади помещений, то рассчитываются плагином </w:t>
      </w:r>
      <w:r>
        <w:rPr>
          <w:lang w:val="en-US"/>
        </w:rPr>
        <w:t>OMDV</w:t>
      </w:r>
      <w:r>
        <w:t>.</w:t>
      </w:r>
      <w:r>
        <w:rPr>
          <w:lang w:val="en-US"/>
        </w:rPr>
        <w:t>Building</w:t>
      </w:r>
      <w:r>
        <w:t xml:space="preserve"> и выводятся через параметры </w:t>
      </w:r>
      <w:r>
        <w:rPr>
          <w:lang w:val="en-US"/>
        </w:rPr>
        <w:t>OMDV</w:t>
      </w:r>
      <w:r>
        <w:t xml:space="preserve">. Если это обводки, то используются зоны и параметры </w:t>
      </w:r>
      <w:r>
        <w:rPr>
          <w:lang w:val="en-US"/>
        </w:rPr>
        <w:t>OMDV</w:t>
      </w:r>
      <w:r>
        <w:t xml:space="preserve">. Если это строительный объем, то используются зоны и системные параметры. </w:t>
      </w:r>
    </w:p>
    <w:p w14:paraId="509DF7D4" w14:textId="77777777" w:rsidR="00A66D76" w:rsidRDefault="00C835C6" w:rsidP="00884A1F">
      <w:pPr>
        <w:spacing w:before="240"/>
        <w:ind w:left="0"/>
        <w:rPr>
          <w:rFonts w:eastAsiaTheme="minorEastAsia" w:cstheme="minorHAnsi"/>
          <w:b/>
          <w:bCs/>
          <w:u w:val="single"/>
        </w:rPr>
      </w:pPr>
      <w:r>
        <w:rPr>
          <w:rFonts w:eastAsiaTheme="minorEastAsia" w:cstheme="minorHAnsi"/>
          <w:b/>
          <w:u w:val="single"/>
        </w:rPr>
        <w:t>Определения системных параметров и параметров детализации даны в Разделе 9.</w:t>
      </w:r>
    </w:p>
    <w:p w14:paraId="5739695D" w14:textId="77777777" w:rsidR="00A66D76" w:rsidRDefault="00A66D76">
      <w:pPr>
        <w:sectPr w:rsidR="00A66D76">
          <w:headerReference w:type="first" r:id="rId28"/>
          <w:pgSz w:w="11906" w:h="16838"/>
          <w:pgMar w:top="720" w:right="720" w:bottom="720" w:left="720" w:header="703" w:footer="708" w:gutter="0"/>
          <w:cols w:space="708"/>
          <w:titlePg/>
          <w:docGrid w:linePitch="360"/>
        </w:sectPr>
        <w:pPrChange w:id="1655" w:author="D.Kambarov" w:date="2025-03-13T14:02:00Z">
          <w:pPr>
            <w:pStyle w:val="OM"/>
            <w:numPr>
              <w:ilvl w:val="1"/>
              <w:numId w:val="8"/>
            </w:numPr>
            <w:ind w:left="567" w:hanging="567"/>
            <w:contextualSpacing w:val="0"/>
          </w:pPr>
        </w:pPrChange>
      </w:pPr>
    </w:p>
    <w:p w14:paraId="508BFD76" w14:textId="77777777" w:rsidR="00A66D76" w:rsidRDefault="00C835C6">
      <w:pPr>
        <w:pStyle w:val="OM"/>
        <w:numPr>
          <w:ilvl w:val="1"/>
          <w:numId w:val="41"/>
        </w:numPr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b/>
          <w:lang w:eastAsia="fr-FR"/>
        </w:rPr>
        <w:t>Детализация и информатизация архитектурных моделей на этапах BIM (П-2), BIM (П-Итог).</w:t>
      </w:r>
    </w:p>
    <w:tbl>
      <w:tblPr>
        <w:tblStyle w:val="af3"/>
        <w:tblW w:w="14879" w:type="dxa"/>
        <w:tblLayout w:type="fixed"/>
        <w:tblLook w:val="04A0" w:firstRow="1" w:lastRow="0" w:firstColumn="1" w:lastColumn="0" w:noHBand="0" w:noVBand="1"/>
      </w:tblPr>
      <w:tblGrid>
        <w:gridCol w:w="3761"/>
        <w:gridCol w:w="2475"/>
        <w:gridCol w:w="481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2"/>
        <w:gridCol w:w="480"/>
        <w:gridCol w:w="480"/>
        <w:gridCol w:w="480"/>
        <w:gridCol w:w="480"/>
        <w:gridCol w:w="480"/>
      </w:tblGrid>
      <w:tr w:rsidR="00A66D76" w14:paraId="2D71B048" w14:textId="77777777">
        <w:trPr>
          <w:trHeight w:val="3026"/>
        </w:trPr>
        <w:tc>
          <w:tcPr>
            <w:tcW w:w="3931" w:type="dxa"/>
            <w:vAlign w:val="center"/>
          </w:tcPr>
          <w:p w14:paraId="25876831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1656" w:author="D.Kambarov" w:date="2025-03-13T16:09:00Z">
                <w:pPr>
                  <w:jc w:val="center"/>
                </w:pPr>
              </w:pPrChange>
            </w:pPr>
            <w:r>
              <w:rPr>
                <w:lang w:eastAsia="ru-RU"/>
              </w:rPr>
              <w:t>Элементы модели</w:t>
            </w:r>
          </w:p>
          <w:p w14:paraId="56B4EED9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1657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(</w:t>
            </w:r>
            <w:r>
              <w:rPr>
                <w:i/>
                <w:lang w:eastAsia="ru-RU"/>
              </w:rPr>
              <w:t>в скобках указан инструмент выполнения</w:t>
            </w:r>
            <w:r>
              <w:rPr>
                <w:lang w:eastAsia="ru-RU"/>
              </w:rPr>
              <w:t>)</w:t>
            </w:r>
          </w:p>
        </w:tc>
        <w:tc>
          <w:tcPr>
            <w:tcW w:w="2583" w:type="dxa"/>
            <w:textDirection w:val="btLr"/>
            <w:vAlign w:val="center"/>
          </w:tcPr>
          <w:p w14:paraId="763BECDF" w14:textId="77777777" w:rsidR="00A66D76" w:rsidRDefault="00C835C6">
            <w:pPr>
              <w:ind w:left="113" w:right="113"/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 xml:space="preserve">Значение параметра </w:t>
            </w:r>
            <w:r>
              <w:rPr>
                <w:rFonts w:eastAsia="Times New Roman" w:cstheme="minorHAnsi"/>
                <w:b/>
                <w:bCs/>
                <w:lang w:eastAsia="ru-RU"/>
              </w:rPr>
              <w:br/>
            </w:r>
            <w:r>
              <w:rPr>
                <w:rFonts w:eastAsia="Times New Roman" w:cstheme="minorHAnsi"/>
                <w:b/>
                <w:bCs/>
                <w:i/>
                <w:iCs/>
                <w:lang w:val="en-US" w:eastAsia="ru-RU"/>
              </w:rPr>
              <w:t>OMDV</w:t>
            </w:r>
            <w:r>
              <w:rPr>
                <w:rFonts w:eastAsia="Times New Roman" w:cstheme="minorHAnsi"/>
                <w:b/>
                <w:bCs/>
                <w:i/>
                <w:lang w:eastAsia="ru-RU"/>
              </w:rPr>
              <w:t>_Группа конструкции</w:t>
            </w:r>
          </w:p>
        </w:tc>
        <w:tc>
          <w:tcPr>
            <w:tcW w:w="492" w:type="dxa"/>
            <w:textDirection w:val="btLr"/>
          </w:tcPr>
          <w:p w14:paraId="73FB1262" w14:textId="77777777" w:rsidR="00A66D76" w:rsidRPr="00884A1F" w:rsidRDefault="00C835C6">
            <w:pPr>
              <w:pStyle w:val="OMDV"/>
              <w:jc w:val="left"/>
              <w:rPr>
                <w:b/>
                <w:bCs/>
                <w:i/>
                <w:lang w:val="en-US" w:eastAsia="ru-RU"/>
                <w:rPrChange w:id="1658" w:author="D.Kambarov" w:date="2025-03-13T16:10:00Z">
                  <w:rPr>
                    <w:rFonts w:eastAsia="Times New Roman"/>
                    <w:i/>
                    <w:lang w:val="en-US" w:eastAsia="ru-RU"/>
                  </w:rPr>
                </w:rPrChange>
              </w:rPr>
              <w:pPrChange w:id="1659" w:author="D.Kambarov" w:date="2025-03-13T16:10:00Z">
                <w:pPr>
                  <w:ind w:left="113" w:right="113"/>
                </w:pPr>
              </w:pPrChange>
            </w:pPr>
            <w:r w:rsidRPr="00884A1F">
              <w:rPr>
                <w:b/>
                <w:bCs/>
                <w:lang w:eastAsia="ru-RU"/>
                <w:rPrChange w:id="1660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t>Точный габарит</w:t>
            </w:r>
          </w:p>
        </w:tc>
        <w:tc>
          <w:tcPr>
            <w:tcW w:w="492" w:type="dxa"/>
            <w:textDirection w:val="btLr"/>
          </w:tcPr>
          <w:p w14:paraId="01FD1EAF" w14:textId="77777777" w:rsidR="00A66D76" w:rsidRPr="00884A1F" w:rsidRDefault="00C835C6">
            <w:pPr>
              <w:pStyle w:val="OMDV"/>
              <w:jc w:val="left"/>
              <w:rPr>
                <w:b/>
                <w:bCs/>
                <w:i/>
                <w:lang w:val="en-US" w:eastAsia="ru-RU"/>
                <w:rPrChange w:id="1661" w:author="D.Kambarov" w:date="2025-03-13T16:10:00Z">
                  <w:rPr>
                    <w:rFonts w:eastAsia="Times New Roman"/>
                    <w:i/>
                    <w:lang w:val="en-US" w:eastAsia="ru-RU"/>
                  </w:rPr>
                </w:rPrChange>
              </w:rPr>
              <w:pPrChange w:id="1662" w:author="D.Kambarov" w:date="2025-03-13T16:10:00Z">
                <w:pPr>
                  <w:ind w:left="113" w:right="113"/>
                </w:pPr>
              </w:pPrChange>
            </w:pPr>
            <w:r w:rsidRPr="00884A1F">
              <w:rPr>
                <w:b/>
                <w:bCs/>
                <w:lang w:eastAsia="ru-RU"/>
                <w:rPrChange w:id="1663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t>Точное положение</w:t>
            </w:r>
          </w:p>
        </w:tc>
        <w:tc>
          <w:tcPr>
            <w:tcW w:w="492" w:type="dxa"/>
            <w:textDirection w:val="btLr"/>
          </w:tcPr>
          <w:p w14:paraId="668ED466" w14:textId="77777777" w:rsidR="00A66D76" w:rsidRPr="00884A1F" w:rsidRDefault="00C835C6">
            <w:pPr>
              <w:pStyle w:val="OMDV"/>
              <w:jc w:val="left"/>
              <w:rPr>
                <w:b/>
                <w:bCs/>
                <w:i/>
                <w:lang w:val="en-US" w:eastAsia="ru-RU"/>
                <w:rPrChange w:id="1664" w:author="D.Kambarov" w:date="2025-03-13T16:10:00Z">
                  <w:rPr>
                    <w:rFonts w:eastAsia="Times New Roman"/>
                    <w:i/>
                    <w:lang w:val="en-US" w:eastAsia="ru-RU"/>
                  </w:rPr>
                </w:rPrChange>
              </w:rPr>
              <w:pPrChange w:id="1665" w:author="D.Kambarov" w:date="2025-03-13T16:10:00Z">
                <w:pPr>
                  <w:ind w:left="113" w:right="113"/>
                </w:pPr>
              </w:pPrChange>
            </w:pPr>
            <w:r w:rsidRPr="00884A1F">
              <w:rPr>
                <w:b/>
                <w:bCs/>
                <w:i/>
                <w:lang w:eastAsia="ru-RU"/>
                <w:rPrChange w:id="1666" w:author="D.Kambarov" w:date="2025-03-13T16:10:00Z">
                  <w:rPr>
                    <w:rFonts w:eastAsia="Times New Roman"/>
                    <w:i/>
                    <w:lang w:eastAsia="ru-RU"/>
                  </w:rPr>
                </w:rPrChange>
              </w:rPr>
              <w:t>Марка</w:t>
            </w:r>
          </w:p>
        </w:tc>
        <w:tc>
          <w:tcPr>
            <w:tcW w:w="492" w:type="dxa"/>
            <w:textDirection w:val="btLr"/>
          </w:tcPr>
          <w:p w14:paraId="10772912" w14:textId="77777777" w:rsidR="00A66D76" w:rsidRPr="00884A1F" w:rsidRDefault="00C835C6">
            <w:pPr>
              <w:pStyle w:val="OMDV"/>
              <w:jc w:val="left"/>
              <w:rPr>
                <w:b/>
                <w:bCs/>
                <w:lang w:eastAsia="ru-RU"/>
                <w:rPrChange w:id="1667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pPrChange w:id="1668" w:author="D.Kambarov" w:date="2025-03-13T16:10:00Z">
                <w:pPr>
                  <w:ind w:left="113" w:right="113"/>
                </w:pPr>
              </w:pPrChange>
            </w:pPr>
            <w:r w:rsidRPr="00884A1F">
              <w:rPr>
                <w:b/>
                <w:bCs/>
                <w:i/>
                <w:iCs/>
                <w:lang w:val="en-US" w:eastAsia="ru-RU"/>
                <w:rPrChange w:id="1669" w:author="D.Kambarov" w:date="2025-03-13T16:10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</w:t>
            </w:r>
            <w:r w:rsidRPr="00884A1F">
              <w:rPr>
                <w:b/>
                <w:bCs/>
                <w:i/>
                <w:lang w:val="en-US" w:eastAsia="ru-RU"/>
                <w:rPrChange w:id="1670" w:author="D.Kambarov" w:date="2025-03-13T16:10:00Z">
                  <w:rPr>
                    <w:rFonts w:eastAsia="Times New Roman"/>
                    <w:i/>
                    <w:lang w:val="en-US" w:eastAsia="ru-RU"/>
                  </w:rPr>
                </w:rPrChange>
              </w:rPr>
              <w:t>_</w:t>
            </w:r>
            <w:r w:rsidRPr="00884A1F">
              <w:rPr>
                <w:b/>
                <w:bCs/>
                <w:i/>
                <w:lang w:eastAsia="ru-RU"/>
                <w:rPrChange w:id="1671" w:author="D.Kambarov" w:date="2025-03-13T16:10:00Z">
                  <w:rPr>
                    <w:rFonts w:eastAsia="Times New Roman"/>
                    <w:i/>
                    <w:lang w:eastAsia="ru-RU"/>
                  </w:rPr>
                </w:rPrChange>
              </w:rPr>
              <w:t>Марка Материала</w:t>
            </w:r>
            <w:r w:rsidRPr="00884A1F">
              <w:rPr>
                <w:b/>
                <w:bCs/>
                <w:vertAlign w:val="superscript"/>
                <w:lang w:eastAsia="ru-RU"/>
                <w:rPrChange w:id="1672" w:author="D.Kambarov" w:date="2025-03-13T16:10:00Z">
                  <w:rPr>
                    <w:rFonts w:eastAsia="Times New Roman"/>
                    <w:vertAlign w:val="superscript"/>
                    <w:lang w:eastAsia="ru-RU"/>
                  </w:rPr>
                </w:rPrChange>
              </w:rPr>
              <w:t>1</w:t>
            </w:r>
          </w:p>
        </w:tc>
        <w:tc>
          <w:tcPr>
            <w:tcW w:w="492" w:type="dxa"/>
            <w:textDirection w:val="btLr"/>
          </w:tcPr>
          <w:p w14:paraId="466F641E" w14:textId="77777777" w:rsidR="00A66D76" w:rsidRPr="00884A1F" w:rsidRDefault="00C835C6">
            <w:pPr>
              <w:pStyle w:val="OMDV"/>
              <w:jc w:val="left"/>
              <w:rPr>
                <w:b/>
                <w:bCs/>
                <w:lang w:eastAsia="ru-RU"/>
                <w:rPrChange w:id="1673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pPrChange w:id="1674" w:author="D.Kambarov" w:date="2025-03-13T16:10:00Z">
                <w:pPr>
                  <w:ind w:left="113" w:right="113"/>
                </w:pPr>
              </w:pPrChange>
            </w:pPr>
            <w:r w:rsidRPr="00884A1F">
              <w:rPr>
                <w:b/>
                <w:bCs/>
                <w:i/>
                <w:iCs/>
                <w:lang w:val="en-US" w:eastAsia="ru-RU"/>
                <w:rPrChange w:id="1675" w:author="D.Kambarov" w:date="2025-03-13T16:10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</w:t>
            </w:r>
            <w:r w:rsidRPr="00884A1F">
              <w:rPr>
                <w:b/>
                <w:bCs/>
                <w:i/>
                <w:lang w:eastAsia="ru-RU"/>
                <w:rPrChange w:id="1676" w:author="D.Kambarov" w:date="2025-03-13T16:10:00Z">
                  <w:rPr>
                    <w:rFonts w:eastAsia="Times New Roman"/>
                    <w:i/>
                    <w:lang w:eastAsia="ru-RU"/>
                  </w:rPr>
                </w:rPrChange>
              </w:rPr>
              <w:t>_Огнестойкость</w:t>
            </w:r>
          </w:p>
        </w:tc>
        <w:tc>
          <w:tcPr>
            <w:tcW w:w="492" w:type="dxa"/>
            <w:textDirection w:val="btLr"/>
          </w:tcPr>
          <w:p w14:paraId="3A609ECD" w14:textId="77777777" w:rsidR="00A66D76" w:rsidRPr="00884A1F" w:rsidRDefault="00C835C6">
            <w:pPr>
              <w:pStyle w:val="OMDV"/>
              <w:jc w:val="left"/>
              <w:rPr>
                <w:b/>
                <w:bCs/>
                <w:i/>
                <w:lang w:eastAsia="ru-RU"/>
                <w:rPrChange w:id="1677" w:author="D.Kambarov" w:date="2025-03-13T16:10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1678" w:author="D.Kambarov" w:date="2025-03-13T16:10:00Z">
                <w:pPr>
                  <w:ind w:left="113" w:right="113"/>
                </w:pPr>
              </w:pPrChange>
            </w:pPr>
            <w:r w:rsidRPr="00884A1F">
              <w:rPr>
                <w:b/>
                <w:bCs/>
                <w:i/>
                <w:iCs/>
                <w:lang w:val="en-US" w:eastAsia="ru-RU"/>
                <w:rPrChange w:id="1679" w:author="D.Kambarov" w:date="2025-03-13T16:10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</w:t>
            </w:r>
            <w:r w:rsidRPr="00884A1F">
              <w:rPr>
                <w:b/>
                <w:bCs/>
                <w:i/>
                <w:lang w:eastAsia="ru-RU"/>
                <w:rPrChange w:id="1680" w:author="D.Kambarov" w:date="2025-03-13T16:10:00Z">
                  <w:rPr>
                    <w:rFonts w:eastAsia="Times New Roman"/>
                    <w:i/>
                    <w:lang w:eastAsia="ru-RU"/>
                  </w:rPr>
                </w:rPrChange>
              </w:rPr>
              <w:t>_ГОСТ</w:t>
            </w:r>
          </w:p>
        </w:tc>
        <w:tc>
          <w:tcPr>
            <w:tcW w:w="492" w:type="dxa"/>
            <w:textDirection w:val="btLr"/>
          </w:tcPr>
          <w:p w14:paraId="27B8F863" w14:textId="77777777" w:rsidR="00A66D76" w:rsidRPr="00884A1F" w:rsidRDefault="00C835C6">
            <w:pPr>
              <w:pStyle w:val="OMDV"/>
              <w:jc w:val="left"/>
              <w:rPr>
                <w:b/>
                <w:bCs/>
                <w:i/>
                <w:lang w:eastAsia="ru-RU"/>
                <w:rPrChange w:id="1681" w:author="D.Kambarov" w:date="2025-03-13T16:10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1682" w:author="D.Kambarov" w:date="2025-03-13T16:10:00Z">
                <w:pPr>
                  <w:ind w:left="113" w:right="113"/>
                </w:pPr>
              </w:pPrChange>
            </w:pPr>
            <w:r w:rsidRPr="00884A1F">
              <w:rPr>
                <w:b/>
                <w:bCs/>
                <w:i/>
                <w:iCs/>
                <w:lang w:val="en-US" w:eastAsia="ru-RU"/>
                <w:rPrChange w:id="1683" w:author="D.Kambarov" w:date="2025-03-13T16:10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</w:t>
            </w:r>
            <w:r w:rsidRPr="00884A1F">
              <w:rPr>
                <w:b/>
                <w:bCs/>
                <w:i/>
                <w:lang w:eastAsia="ru-RU"/>
                <w:rPrChange w:id="1684" w:author="D.Kambarov" w:date="2025-03-13T16:10:00Z">
                  <w:rPr>
                    <w:rFonts w:eastAsia="Times New Roman"/>
                    <w:i/>
                    <w:lang w:eastAsia="ru-RU"/>
                  </w:rPr>
                </w:rPrChange>
              </w:rPr>
              <w:t>_Тип конструкции</w:t>
            </w:r>
          </w:p>
        </w:tc>
        <w:tc>
          <w:tcPr>
            <w:tcW w:w="492" w:type="dxa"/>
            <w:textDirection w:val="btLr"/>
          </w:tcPr>
          <w:p w14:paraId="7E1DC69A" w14:textId="77777777" w:rsidR="00A66D76" w:rsidRPr="00884A1F" w:rsidRDefault="00C835C6">
            <w:pPr>
              <w:pStyle w:val="OMDV"/>
              <w:jc w:val="left"/>
              <w:rPr>
                <w:b/>
                <w:bCs/>
                <w:sz w:val="20"/>
                <w:szCs w:val="20"/>
                <w:lang w:eastAsia="ru-RU"/>
                <w:rPrChange w:id="1685" w:author="D.Kambarov" w:date="2025-03-13T16:10:00Z">
                  <w:rPr>
                    <w:rFonts w:eastAsia="Times New Roman"/>
                    <w:sz w:val="20"/>
                    <w:szCs w:val="20"/>
                    <w:lang w:eastAsia="ru-RU"/>
                  </w:rPr>
                </w:rPrChange>
              </w:rPr>
              <w:pPrChange w:id="1686" w:author="D.Kambarov" w:date="2025-03-13T16:10:00Z">
                <w:pPr>
                  <w:ind w:left="113" w:right="113"/>
                </w:pPr>
              </w:pPrChange>
            </w:pPr>
            <w:r w:rsidRPr="00884A1F">
              <w:rPr>
                <w:b/>
                <w:bCs/>
                <w:i/>
                <w:iCs/>
                <w:sz w:val="20"/>
                <w:szCs w:val="20"/>
                <w:lang w:val="en-US" w:eastAsia="ru-RU"/>
                <w:rPrChange w:id="1687" w:author="D.Kambarov" w:date="2025-03-13T16:10:00Z">
                  <w:rPr>
                    <w:rFonts w:eastAsia="Times New Roman"/>
                    <w:i/>
                    <w:iCs/>
                    <w:sz w:val="20"/>
                    <w:szCs w:val="20"/>
                    <w:lang w:val="en-US" w:eastAsia="ru-RU"/>
                  </w:rPr>
                </w:rPrChange>
              </w:rPr>
              <w:t>OMDV</w:t>
            </w:r>
            <w:r w:rsidRPr="00884A1F">
              <w:rPr>
                <w:b/>
                <w:bCs/>
                <w:i/>
                <w:sz w:val="20"/>
                <w:szCs w:val="20"/>
                <w:lang w:eastAsia="ru-RU"/>
                <w:rPrChange w:id="1688" w:author="D.Kambarov" w:date="2025-03-13T16:10:00Z">
                  <w:rPr>
                    <w:rFonts w:eastAsia="Times New Roman"/>
                    <w:i/>
                    <w:sz w:val="20"/>
                    <w:szCs w:val="20"/>
                    <w:lang w:eastAsia="ru-RU"/>
                  </w:rPr>
                </w:rPrChange>
              </w:rPr>
              <w:t>_Описание материала</w:t>
            </w:r>
          </w:p>
        </w:tc>
        <w:tc>
          <w:tcPr>
            <w:tcW w:w="492" w:type="dxa"/>
            <w:textDirection w:val="btLr"/>
          </w:tcPr>
          <w:p w14:paraId="5758FD93" w14:textId="77777777" w:rsidR="00A66D76" w:rsidRPr="00884A1F" w:rsidRDefault="00C835C6">
            <w:pPr>
              <w:pStyle w:val="OMDV"/>
              <w:jc w:val="left"/>
              <w:rPr>
                <w:b/>
                <w:bCs/>
                <w:i/>
                <w:lang w:eastAsia="ru-RU"/>
                <w:rPrChange w:id="1689" w:author="D.Kambarov" w:date="2025-03-13T16:10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1690" w:author="D.Kambarov" w:date="2025-03-13T16:10:00Z">
                <w:pPr>
                  <w:ind w:left="113" w:right="113"/>
                </w:pPr>
              </w:pPrChange>
            </w:pPr>
            <w:r w:rsidRPr="00884A1F">
              <w:rPr>
                <w:b/>
                <w:bCs/>
                <w:i/>
                <w:iCs/>
                <w:sz w:val="20"/>
                <w:lang w:val="en-US" w:eastAsia="ru-RU"/>
                <w:rPrChange w:id="1691" w:author="D.Kambarov" w:date="2025-03-13T16:10:00Z">
                  <w:rPr>
                    <w:rFonts w:eastAsia="Times New Roman"/>
                    <w:i/>
                    <w:iCs/>
                    <w:sz w:val="20"/>
                    <w:lang w:val="en-US" w:eastAsia="ru-RU"/>
                  </w:rPr>
                </w:rPrChange>
              </w:rPr>
              <w:t>OMDV</w:t>
            </w:r>
            <w:r w:rsidRPr="00884A1F">
              <w:rPr>
                <w:b/>
                <w:bCs/>
                <w:i/>
                <w:sz w:val="20"/>
                <w:lang w:eastAsia="ru-RU"/>
                <w:rPrChange w:id="1692" w:author="D.Kambarov" w:date="2025-03-13T16:10:00Z">
                  <w:rPr>
                    <w:rFonts w:eastAsia="Times New Roman"/>
                    <w:i/>
                    <w:sz w:val="20"/>
                    <w:lang w:eastAsia="ru-RU"/>
                  </w:rPr>
                </w:rPrChange>
              </w:rPr>
              <w:t>_Производитель</w:t>
            </w:r>
          </w:p>
        </w:tc>
        <w:tc>
          <w:tcPr>
            <w:tcW w:w="492" w:type="dxa"/>
            <w:textDirection w:val="btLr"/>
          </w:tcPr>
          <w:p w14:paraId="0C04E585" w14:textId="77777777" w:rsidR="00A66D76" w:rsidRPr="00884A1F" w:rsidRDefault="00C835C6">
            <w:pPr>
              <w:pStyle w:val="OMDV"/>
              <w:jc w:val="left"/>
              <w:rPr>
                <w:b/>
                <w:bCs/>
                <w:i/>
                <w:lang w:eastAsia="ru-RU"/>
                <w:rPrChange w:id="1693" w:author="D.Kambarov" w:date="2025-03-13T16:10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1694" w:author="D.Kambarov" w:date="2025-03-13T16:10:00Z">
                <w:pPr>
                  <w:ind w:left="113" w:right="113"/>
                </w:pPr>
              </w:pPrChange>
            </w:pPr>
            <w:r w:rsidRPr="00884A1F">
              <w:rPr>
                <w:b/>
                <w:bCs/>
                <w:lang w:eastAsia="ru-RU"/>
                <w:rPrChange w:id="1695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t>Уклон</w:t>
            </w:r>
            <w:r w:rsidRPr="00884A1F">
              <w:rPr>
                <w:b/>
                <w:bCs/>
                <w:vertAlign w:val="superscript"/>
                <w:lang w:eastAsia="ru-RU"/>
                <w:rPrChange w:id="1696" w:author="D.Kambarov" w:date="2025-03-13T16:10:00Z">
                  <w:rPr>
                    <w:rFonts w:eastAsia="Times New Roman"/>
                    <w:vertAlign w:val="superscript"/>
                    <w:lang w:eastAsia="ru-RU"/>
                  </w:rPr>
                </w:rPrChange>
              </w:rPr>
              <w:t>2</w:t>
            </w:r>
          </w:p>
        </w:tc>
        <w:tc>
          <w:tcPr>
            <w:tcW w:w="492" w:type="dxa"/>
            <w:textDirection w:val="btLr"/>
          </w:tcPr>
          <w:p w14:paraId="32E5CF1F" w14:textId="77777777" w:rsidR="00A66D76" w:rsidRPr="00884A1F" w:rsidRDefault="00C835C6">
            <w:pPr>
              <w:pStyle w:val="OMDV"/>
              <w:jc w:val="left"/>
              <w:rPr>
                <w:b/>
                <w:bCs/>
                <w:i/>
                <w:lang w:eastAsia="ru-RU"/>
                <w:rPrChange w:id="1697" w:author="D.Kambarov" w:date="2025-03-13T16:10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1698" w:author="D.Kambarov" w:date="2025-03-13T16:10:00Z">
                <w:pPr>
                  <w:ind w:left="113" w:right="113"/>
                </w:pPr>
              </w:pPrChange>
            </w:pPr>
            <w:r w:rsidRPr="00884A1F">
              <w:rPr>
                <w:b/>
                <w:bCs/>
                <w:i/>
                <w:lang w:eastAsia="ru-RU"/>
                <w:rPrChange w:id="1699" w:author="D.Kambarov" w:date="2025-03-13T16:10:00Z">
                  <w:rPr>
                    <w:rFonts w:eastAsia="Times New Roman"/>
                    <w:i/>
                    <w:lang w:eastAsia="ru-RU"/>
                  </w:rPr>
                </w:rPrChange>
              </w:rPr>
              <w:t>Функция</w:t>
            </w:r>
          </w:p>
        </w:tc>
        <w:tc>
          <w:tcPr>
            <w:tcW w:w="492" w:type="dxa"/>
            <w:textDirection w:val="btLr"/>
          </w:tcPr>
          <w:p w14:paraId="3547ADC2" w14:textId="77777777" w:rsidR="00A66D76" w:rsidRPr="00884A1F" w:rsidRDefault="00C835C6">
            <w:pPr>
              <w:pStyle w:val="OMDV"/>
              <w:jc w:val="left"/>
              <w:rPr>
                <w:b/>
                <w:bCs/>
                <w:i/>
                <w:lang w:eastAsia="ru-RU"/>
                <w:rPrChange w:id="1700" w:author="D.Kambarov" w:date="2025-03-13T16:10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1701" w:author="D.Kambarov" w:date="2025-03-13T16:10:00Z">
                <w:pPr>
                  <w:ind w:left="113" w:right="113"/>
                </w:pPr>
              </w:pPrChange>
            </w:pPr>
            <w:r w:rsidRPr="00884A1F">
              <w:rPr>
                <w:b/>
                <w:bCs/>
                <w:i/>
                <w:lang w:eastAsia="ru-RU"/>
                <w:rPrChange w:id="1702" w:author="D.Kambarov" w:date="2025-03-13T16:10:00Z">
                  <w:rPr>
                    <w:rFonts w:eastAsia="Times New Roman"/>
                    <w:i/>
                    <w:lang w:eastAsia="ru-RU"/>
                  </w:rPr>
                </w:rPrChange>
              </w:rPr>
              <w:t>Материал</w:t>
            </w:r>
          </w:p>
        </w:tc>
        <w:tc>
          <w:tcPr>
            <w:tcW w:w="494" w:type="dxa"/>
            <w:textDirection w:val="btLr"/>
          </w:tcPr>
          <w:p w14:paraId="19E1A89F" w14:textId="77777777" w:rsidR="00A66D76" w:rsidRPr="00884A1F" w:rsidRDefault="00C835C6">
            <w:pPr>
              <w:pStyle w:val="OMDV"/>
              <w:jc w:val="left"/>
              <w:rPr>
                <w:b/>
                <w:bCs/>
                <w:i/>
                <w:lang w:eastAsia="ru-RU"/>
                <w:rPrChange w:id="1703" w:author="D.Kambarov" w:date="2025-03-13T16:10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1704" w:author="D.Kambarov" w:date="2025-03-13T16:10:00Z">
                <w:pPr>
                  <w:ind w:left="113" w:right="113"/>
                </w:pPr>
              </w:pPrChange>
            </w:pPr>
            <w:r w:rsidRPr="00884A1F">
              <w:rPr>
                <w:b/>
                <w:bCs/>
                <w:i/>
                <w:lang w:eastAsia="ru-RU"/>
                <w:rPrChange w:id="1705" w:author="D.Kambarov" w:date="2025-03-13T16:10:00Z">
                  <w:rPr>
                    <w:rFonts w:eastAsia="Times New Roman"/>
                    <w:i/>
                    <w:lang w:eastAsia="ru-RU"/>
                  </w:rPr>
                </w:rPrChange>
              </w:rPr>
              <w:t>Граница помещения</w:t>
            </w:r>
          </w:p>
        </w:tc>
        <w:tc>
          <w:tcPr>
            <w:tcW w:w="492" w:type="dxa"/>
            <w:textDirection w:val="btLr"/>
          </w:tcPr>
          <w:p w14:paraId="010E97A2" w14:textId="77777777" w:rsidR="00A66D76" w:rsidRPr="00884A1F" w:rsidRDefault="00C835C6">
            <w:pPr>
              <w:pStyle w:val="OMDV"/>
              <w:jc w:val="left"/>
              <w:rPr>
                <w:b/>
                <w:bCs/>
                <w:i/>
                <w:vertAlign w:val="superscript"/>
                <w:rPrChange w:id="1706" w:author="D.Kambarov" w:date="2025-03-13T16:10:00Z">
                  <w:rPr>
                    <w:rFonts w:eastAsia="Times New Roman"/>
                    <w:i/>
                    <w:vertAlign w:val="superscript"/>
                  </w:rPr>
                </w:rPrChange>
              </w:rPr>
              <w:pPrChange w:id="1707" w:author="D.Kambarov" w:date="2025-03-13T16:10:00Z">
                <w:pPr/>
              </w:pPrChange>
            </w:pPr>
            <w:r w:rsidRPr="00884A1F">
              <w:rPr>
                <w:b/>
                <w:bCs/>
                <w:i/>
                <w:lang w:eastAsia="ru-RU"/>
                <w:rPrChange w:id="1708" w:author="D.Kambarov" w:date="2025-03-13T16:10:00Z">
                  <w:rPr>
                    <w:rFonts w:eastAsia="Times New Roman"/>
                    <w:i/>
                    <w:lang w:eastAsia="ru-RU"/>
                  </w:rPr>
                </w:rPrChange>
              </w:rPr>
              <w:t xml:space="preserve">  </w:t>
            </w:r>
            <w:r w:rsidRPr="00884A1F">
              <w:rPr>
                <w:b/>
                <w:bCs/>
                <w:i/>
                <w:iCs/>
                <w:lang w:val="en-US" w:eastAsia="ru-RU"/>
                <w:rPrChange w:id="1709" w:author="D.Kambarov" w:date="2025-03-13T16:10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</w:t>
            </w:r>
            <w:r w:rsidRPr="00884A1F">
              <w:rPr>
                <w:b/>
                <w:bCs/>
                <w:i/>
                <w:lang w:eastAsia="ru-RU"/>
                <w:rPrChange w:id="1710" w:author="D.Kambarov" w:date="2025-03-13T16:10:00Z">
                  <w:rPr>
                    <w:rFonts w:eastAsia="Times New Roman"/>
                    <w:i/>
                    <w:lang w:eastAsia="ru-RU"/>
                  </w:rPr>
                </w:rPrChange>
              </w:rPr>
              <w:t>_КР-Дубль</w:t>
            </w:r>
            <w:r w:rsidRPr="00884A1F">
              <w:rPr>
                <w:b/>
                <w:bCs/>
                <w:i/>
                <w:iCs/>
                <w:vertAlign w:val="superscript"/>
                <w:lang w:eastAsia="ru-RU"/>
                <w:rPrChange w:id="1711" w:author="D.Kambarov" w:date="2025-03-13T16:10:00Z">
                  <w:rPr>
                    <w:rFonts w:eastAsia="Times New Roman"/>
                    <w:i/>
                    <w:iCs/>
                    <w:vertAlign w:val="superscript"/>
                    <w:lang w:eastAsia="ru-RU"/>
                  </w:rPr>
                </w:rPrChange>
              </w:rPr>
              <w:t>7</w:t>
            </w:r>
          </w:p>
        </w:tc>
        <w:tc>
          <w:tcPr>
            <w:tcW w:w="492" w:type="dxa"/>
            <w:textDirection w:val="btLr"/>
          </w:tcPr>
          <w:p w14:paraId="27DBDA59" w14:textId="77777777" w:rsidR="00A66D76" w:rsidRPr="00884A1F" w:rsidRDefault="00C835C6">
            <w:pPr>
              <w:pStyle w:val="OMDV"/>
              <w:jc w:val="left"/>
              <w:rPr>
                <w:b/>
                <w:bCs/>
                <w:i/>
                <w:sz w:val="20"/>
                <w:lang w:eastAsia="ru-RU"/>
                <w:rPrChange w:id="1712" w:author="D.Kambarov" w:date="2025-03-13T16:10:00Z">
                  <w:rPr>
                    <w:rFonts w:eastAsia="Times New Roman"/>
                    <w:i/>
                    <w:sz w:val="20"/>
                    <w:lang w:eastAsia="ru-RU"/>
                  </w:rPr>
                </w:rPrChange>
              </w:rPr>
              <w:pPrChange w:id="1713" w:author="D.Kambarov" w:date="2025-03-13T16:10:00Z">
                <w:pPr/>
              </w:pPrChange>
            </w:pPr>
            <w:r w:rsidRPr="00884A1F">
              <w:rPr>
                <w:b/>
                <w:bCs/>
                <w:i/>
                <w:iCs/>
                <w:sz w:val="20"/>
                <w:lang w:eastAsia="ru-RU"/>
                <w:rPrChange w:id="1714" w:author="D.Kambarov" w:date="2025-03-13T16:10:00Z">
                  <w:rPr>
                    <w:rFonts w:eastAsia="Times New Roman"/>
                    <w:i/>
                    <w:iCs/>
                    <w:sz w:val="20"/>
                    <w:lang w:eastAsia="ru-RU"/>
                  </w:rPr>
                </w:rPrChange>
              </w:rPr>
              <w:t xml:space="preserve">  </w:t>
            </w:r>
            <w:r w:rsidRPr="00884A1F">
              <w:rPr>
                <w:b/>
                <w:bCs/>
                <w:i/>
                <w:iCs/>
                <w:sz w:val="20"/>
                <w:lang w:val="en-US" w:eastAsia="ru-RU"/>
                <w:rPrChange w:id="1715" w:author="D.Kambarov" w:date="2025-03-13T16:10:00Z">
                  <w:rPr>
                    <w:rFonts w:eastAsia="Times New Roman"/>
                    <w:i/>
                    <w:iCs/>
                    <w:sz w:val="20"/>
                    <w:lang w:val="en-US" w:eastAsia="ru-RU"/>
                  </w:rPr>
                </w:rPrChange>
              </w:rPr>
              <w:t>OMDV</w:t>
            </w:r>
            <w:r w:rsidRPr="00884A1F">
              <w:rPr>
                <w:b/>
                <w:bCs/>
                <w:i/>
                <w:iCs/>
                <w:sz w:val="20"/>
                <w:lang w:eastAsia="ru-RU"/>
                <w:rPrChange w:id="1716" w:author="D.Kambarov" w:date="2025-03-13T16:10:00Z">
                  <w:rPr>
                    <w:rFonts w:eastAsia="Times New Roman"/>
                    <w:i/>
                    <w:iCs/>
                    <w:sz w:val="20"/>
                    <w:lang w:eastAsia="ru-RU"/>
                  </w:rPr>
                </w:rPrChange>
              </w:rPr>
              <w:t>_Категория материала</w:t>
            </w:r>
          </w:p>
        </w:tc>
        <w:tc>
          <w:tcPr>
            <w:tcW w:w="492" w:type="dxa"/>
            <w:textDirection w:val="btLr"/>
          </w:tcPr>
          <w:p w14:paraId="38546086" w14:textId="77777777" w:rsidR="00A66D76" w:rsidRPr="00884A1F" w:rsidRDefault="00C835C6">
            <w:pPr>
              <w:pStyle w:val="OMDV"/>
              <w:jc w:val="left"/>
              <w:rPr>
                <w:b/>
                <w:bCs/>
                <w:i/>
                <w:lang w:eastAsia="ru-RU"/>
                <w:rPrChange w:id="1717" w:author="D.Kambarov" w:date="2025-03-13T16:10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1718" w:author="D.Kambarov" w:date="2025-03-13T16:10:00Z">
                <w:pPr/>
              </w:pPrChange>
            </w:pPr>
            <w:r w:rsidRPr="00884A1F">
              <w:rPr>
                <w:b/>
                <w:bCs/>
                <w:i/>
                <w:iCs/>
                <w:lang w:eastAsia="ru-RU"/>
                <w:rPrChange w:id="1719" w:author="D.Kambarov" w:date="2025-03-13T16:10:00Z">
                  <w:rPr>
                    <w:rFonts w:eastAsia="Times New Roman"/>
                    <w:i/>
                    <w:iCs/>
                    <w:lang w:eastAsia="ru-RU"/>
                  </w:rPr>
                </w:rPrChange>
              </w:rPr>
              <w:t xml:space="preserve">  </w:t>
            </w:r>
            <w:r w:rsidRPr="00884A1F">
              <w:rPr>
                <w:b/>
                <w:bCs/>
                <w:i/>
                <w:iCs/>
                <w:lang w:val="en-US" w:eastAsia="ru-RU"/>
                <w:rPrChange w:id="1720" w:author="D.Kambarov" w:date="2025-03-13T16:10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</w:t>
            </w:r>
            <w:r w:rsidRPr="00884A1F">
              <w:rPr>
                <w:b/>
                <w:bCs/>
                <w:i/>
                <w:iCs/>
                <w:lang w:eastAsia="ru-RU"/>
                <w:rPrChange w:id="1721" w:author="D.Kambarov" w:date="2025-03-13T16:10:00Z">
                  <w:rPr>
                    <w:rFonts w:eastAsia="Times New Roman"/>
                    <w:i/>
                    <w:iCs/>
                    <w:lang w:eastAsia="ru-RU"/>
                  </w:rPr>
                </w:rPrChange>
              </w:rPr>
              <w:t>_Номер этажа</w:t>
            </w:r>
          </w:p>
        </w:tc>
        <w:tc>
          <w:tcPr>
            <w:tcW w:w="492" w:type="dxa"/>
            <w:textDirection w:val="btLr"/>
          </w:tcPr>
          <w:p w14:paraId="1807D201" w14:textId="77777777" w:rsidR="00A66D76" w:rsidRPr="00884A1F" w:rsidRDefault="00C835C6">
            <w:pPr>
              <w:pStyle w:val="OMDV"/>
              <w:jc w:val="left"/>
              <w:rPr>
                <w:b/>
                <w:bCs/>
                <w:i/>
                <w:lang w:eastAsia="ru-RU"/>
                <w:rPrChange w:id="1722" w:author="D.Kambarov" w:date="2025-03-13T16:10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1723" w:author="D.Kambarov" w:date="2025-03-13T16:10:00Z">
                <w:pPr/>
              </w:pPrChange>
            </w:pPr>
            <w:r w:rsidRPr="00884A1F">
              <w:rPr>
                <w:b/>
                <w:bCs/>
                <w:i/>
                <w:iCs/>
                <w:lang w:eastAsia="ru-RU"/>
                <w:rPrChange w:id="1724" w:author="D.Kambarov" w:date="2025-03-13T16:10:00Z">
                  <w:rPr>
                    <w:rFonts w:eastAsia="Times New Roman"/>
                    <w:i/>
                    <w:iCs/>
                    <w:lang w:eastAsia="ru-RU"/>
                  </w:rPr>
                </w:rPrChange>
              </w:rPr>
              <w:t xml:space="preserve">  </w:t>
            </w:r>
            <w:r w:rsidRPr="00884A1F">
              <w:rPr>
                <w:b/>
                <w:bCs/>
                <w:i/>
                <w:iCs/>
                <w:lang w:val="en-US" w:eastAsia="ru-RU"/>
                <w:rPrChange w:id="1725" w:author="D.Kambarov" w:date="2025-03-13T16:10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</w:t>
            </w:r>
            <w:r w:rsidRPr="00884A1F">
              <w:rPr>
                <w:b/>
                <w:bCs/>
                <w:i/>
                <w:iCs/>
                <w:lang w:eastAsia="ru-RU"/>
                <w:rPrChange w:id="1726" w:author="D.Kambarov" w:date="2025-03-13T16:10:00Z">
                  <w:rPr>
                    <w:rFonts w:eastAsia="Times New Roman"/>
                    <w:i/>
                    <w:iCs/>
                    <w:lang w:eastAsia="ru-RU"/>
                  </w:rPr>
                </w:rPrChange>
              </w:rPr>
              <w:t>_Секция</w:t>
            </w:r>
          </w:p>
        </w:tc>
        <w:tc>
          <w:tcPr>
            <w:tcW w:w="492" w:type="dxa"/>
            <w:textDirection w:val="btLr"/>
          </w:tcPr>
          <w:p w14:paraId="7F103FEF" w14:textId="77777777" w:rsidR="00A66D76" w:rsidRPr="00884A1F" w:rsidRDefault="00C835C6">
            <w:pPr>
              <w:pStyle w:val="OMDV"/>
              <w:jc w:val="left"/>
              <w:rPr>
                <w:b/>
                <w:bCs/>
                <w:i/>
                <w:vertAlign w:val="superscript"/>
                <w:rPrChange w:id="1727" w:author="D.Kambarov" w:date="2025-03-13T16:10:00Z">
                  <w:rPr>
                    <w:rFonts w:eastAsia="Times New Roman"/>
                    <w:i/>
                    <w:vertAlign w:val="superscript"/>
                  </w:rPr>
                </w:rPrChange>
              </w:rPr>
              <w:pPrChange w:id="1728" w:author="D.Kambarov" w:date="2025-03-13T16:10:00Z">
                <w:pPr/>
              </w:pPrChange>
            </w:pPr>
            <w:r w:rsidRPr="00884A1F">
              <w:rPr>
                <w:b/>
                <w:bCs/>
                <w:i/>
                <w:iCs/>
                <w:lang w:eastAsia="ru-RU"/>
                <w:rPrChange w:id="1729" w:author="D.Kambarov" w:date="2025-03-13T16:10:00Z">
                  <w:rPr>
                    <w:rFonts w:eastAsia="Times New Roman"/>
                    <w:i/>
                    <w:iCs/>
                    <w:lang w:eastAsia="ru-RU"/>
                  </w:rPr>
                </w:rPrChange>
              </w:rPr>
              <w:t xml:space="preserve">  </w:t>
            </w:r>
            <w:r w:rsidRPr="00884A1F">
              <w:rPr>
                <w:b/>
                <w:bCs/>
                <w:i/>
                <w:iCs/>
                <w:lang w:val="en-US" w:eastAsia="ru-RU"/>
                <w:rPrChange w:id="1730" w:author="D.Kambarov" w:date="2025-03-13T16:10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</w:t>
            </w:r>
            <w:r w:rsidRPr="00884A1F">
              <w:rPr>
                <w:b/>
                <w:bCs/>
                <w:i/>
                <w:iCs/>
                <w:lang w:eastAsia="ru-RU"/>
                <w:rPrChange w:id="1731" w:author="D.Kambarov" w:date="2025-03-13T16:10:00Z">
                  <w:rPr>
                    <w:rFonts w:eastAsia="Times New Roman"/>
                    <w:i/>
                    <w:iCs/>
                    <w:lang w:eastAsia="ru-RU"/>
                  </w:rPr>
                </w:rPrChange>
              </w:rPr>
              <w:t>_Шахта</w:t>
            </w:r>
            <w:r w:rsidRPr="00884A1F">
              <w:rPr>
                <w:b/>
                <w:bCs/>
                <w:i/>
                <w:iCs/>
                <w:vertAlign w:val="superscript"/>
                <w:lang w:eastAsia="ru-RU"/>
                <w:rPrChange w:id="1732" w:author="D.Kambarov" w:date="2025-03-13T16:10:00Z">
                  <w:rPr>
                    <w:rFonts w:eastAsia="Times New Roman"/>
                    <w:i/>
                    <w:iCs/>
                    <w:vertAlign w:val="superscript"/>
                    <w:lang w:eastAsia="ru-RU"/>
                  </w:rPr>
                </w:rPrChange>
              </w:rPr>
              <w:t>8</w:t>
            </w:r>
          </w:p>
        </w:tc>
      </w:tr>
      <w:tr w:rsidR="00A66D76" w14:paraId="140D815E" w14:textId="77777777">
        <w:trPr>
          <w:trHeight w:val="312"/>
        </w:trPr>
        <w:tc>
          <w:tcPr>
            <w:tcW w:w="3931" w:type="dxa"/>
            <w:vAlign w:val="center"/>
          </w:tcPr>
          <w:p w14:paraId="7D8488C1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1733" w:author="D.Kambarov" w:date="2025-03-13T16:09:00Z">
                <w:pPr/>
              </w:pPrChange>
            </w:pPr>
            <w:r>
              <w:rPr>
                <w:lang w:eastAsia="ru-RU"/>
              </w:rPr>
              <w:t xml:space="preserve">Стена внутренняя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583" w:type="dxa"/>
            <w:vAlign w:val="center"/>
          </w:tcPr>
          <w:p w14:paraId="607F42B5" w14:textId="77777777" w:rsidR="00A66D76" w:rsidRPr="00884A1F" w:rsidRDefault="00C835C6">
            <w:pPr>
              <w:pStyle w:val="OMDV"/>
              <w:jc w:val="left"/>
              <w:rPr>
                <w:rPrChange w:id="1734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pPrChange w:id="1735" w:author="D.Kambarov" w:date="2025-03-13T16:10:00Z">
                <w:pPr/>
              </w:pPrChange>
            </w:pPr>
            <w:r w:rsidRPr="00884A1F">
              <w:rPr>
                <w:rPrChange w:id="1736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t>Стена внутренняя</w:t>
            </w:r>
          </w:p>
        </w:tc>
        <w:tc>
          <w:tcPr>
            <w:tcW w:w="492" w:type="dxa"/>
            <w:vAlign w:val="center"/>
          </w:tcPr>
          <w:p w14:paraId="0D2EF77E" w14:textId="77777777" w:rsidR="00A66D76" w:rsidRDefault="00C835C6">
            <w:pPr>
              <w:pStyle w:val="OMDV"/>
              <w:rPr>
                <w:lang w:eastAsia="ru-RU"/>
              </w:rPr>
              <w:pPrChange w:id="1737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5DD9592A" w14:textId="77777777" w:rsidR="00A66D76" w:rsidRDefault="00C835C6">
            <w:pPr>
              <w:pStyle w:val="OMDV"/>
              <w:rPr>
                <w:lang w:eastAsia="ru-RU"/>
              </w:rPr>
              <w:pPrChange w:id="1738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763E8987" w14:textId="77777777" w:rsidR="00A66D76" w:rsidRDefault="00C835C6">
            <w:pPr>
              <w:pStyle w:val="OMDV"/>
              <w:rPr>
                <w:lang w:eastAsia="ru-RU"/>
              </w:rPr>
              <w:pPrChange w:id="1739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582F081D" w14:textId="77777777" w:rsidR="00A66D76" w:rsidRDefault="00C835C6">
            <w:pPr>
              <w:pStyle w:val="OMDV"/>
              <w:rPr>
                <w:lang w:eastAsia="ru-RU"/>
              </w:rPr>
              <w:pPrChange w:id="1740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1F5714FB" w14:textId="77777777" w:rsidR="00A66D76" w:rsidRDefault="00C835C6">
            <w:pPr>
              <w:pStyle w:val="OMDV"/>
              <w:rPr>
                <w:lang w:eastAsia="ru-RU"/>
              </w:rPr>
              <w:pPrChange w:id="1741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6ACCAFDB" w14:textId="77777777" w:rsidR="00A66D76" w:rsidRDefault="00A66D76">
            <w:pPr>
              <w:pStyle w:val="OMDV"/>
              <w:rPr>
                <w:lang w:eastAsia="ru-RU"/>
              </w:rPr>
              <w:pPrChange w:id="1742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9835A1F" w14:textId="77777777" w:rsidR="00A66D76" w:rsidRDefault="00A66D76">
            <w:pPr>
              <w:pStyle w:val="OMDV"/>
              <w:rPr>
                <w:lang w:eastAsia="ru-RU"/>
              </w:rPr>
              <w:pPrChange w:id="1743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F2530F3" w14:textId="77777777" w:rsidR="00A66D76" w:rsidRDefault="00C835C6">
            <w:pPr>
              <w:pStyle w:val="OMDV"/>
              <w:rPr>
                <w:lang w:eastAsia="ru-RU"/>
              </w:rPr>
              <w:pPrChange w:id="1744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60D3C460" w14:textId="77777777" w:rsidR="00A66D76" w:rsidRDefault="00A66D76">
            <w:pPr>
              <w:pStyle w:val="OMDV"/>
              <w:rPr>
                <w:lang w:eastAsia="ru-RU"/>
              </w:rPr>
              <w:pPrChange w:id="1745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37217882" w14:textId="77777777" w:rsidR="00A66D76" w:rsidRDefault="00C835C6">
            <w:pPr>
              <w:pStyle w:val="OMDV"/>
              <w:rPr>
                <w:lang w:eastAsia="ru-RU"/>
              </w:rPr>
              <w:pPrChange w:id="1746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1A18E0B4" w14:textId="77777777" w:rsidR="00A66D76" w:rsidRDefault="00A66D76">
            <w:pPr>
              <w:pStyle w:val="OMDV"/>
              <w:rPr>
                <w:lang w:eastAsia="ru-RU"/>
              </w:rPr>
              <w:pPrChange w:id="1747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7712C30" w14:textId="77777777" w:rsidR="00A66D76" w:rsidRDefault="00C835C6">
            <w:pPr>
              <w:pStyle w:val="OMDV"/>
              <w:rPr>
                <w:lang w:eastAsia="ru-RU"/>
              </w:rPr>
              <w:pPrChange w:id="1748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4" w:type="dxa"/>
            <w:vAlign w:val="center"/>
          </w:tcPr>
          <w:p w14:paraId="5BB8FC43" w14:textId="77777777" w:rsidR="00A66D76" w:rsidRDefault="00C835C6">
            <w:pPr>
              <w:pStyle w:val="OMDV"/>
              <w:rPr>
                <w:lang w:eastAsia="ru-RU"/>
              </w:rPr>
              <w:pPrChange w:id="1749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62B27379" w14:textId="77777777" w:rsidR="00A66D76" w:rsidRDefault="00C835C6">
            <w:pPr>
              <w:pStyle w:val="OMDV"/>
              <w:rPr>
                <w:lang w:eastAsia="ru-RU"/>
              </w:rPr>
              <w:pPrChange w:id="1750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7304E0B1" w14:textId="77777777" w:rsidR="00A66D76" w:rsidRDefault="00C835C6">
            <w:pPr>
              <w:pStyle w:val="OMDV"/>
              <w:rPr>
                <w:lang w:eastAsia="ru-RU"/>
              </w:rPr>
              <w:pPrChange w:id="1751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1D2CCA2F" w14:textId="77777777" w:rsidR="00A66D76" w:rsidRDefault="00C835C6">
            <w:pPr>
              <w:pStyle w:val="OMDV"/>
              <w:rPr>
                <w:lang w:eastAsia="ru-RU"/>
              </w:rPr>
              <w:pPrChange w:id="1752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5A55257E" w14:textId="77777777" w:rsidR="00A66D76" w:rsidRDefault="00C835C6">
            <w:pPr>
              <w:pStyle w:val="OMDV"/>
              <w:rPr>
                <w:lang w:eastAsia="ru-RU"/>
              </w:rPr>
              <w:pPrChange w:id="1753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0F8C4A5D" w14:textId="77777777" w:rsidR="00A66D76" w:rsidRDefault="00C835C6">
            <w:pPr>
              <w:pStyle w:val="OMDV"/>
              <w:rPr>
                <w:lang w:eastAsia="ru-RU"/>
              </w:rPr>
              <w:pPrChange w:id="1754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36FA6BDA" w14:textId="77777777">
        <w:trPr>
          <w:trHeight w:val="312"/>
        </w:trPr>
        <w:tc>
          <w:tcPr>
            <w:tcW w:w="3931" w:type="dxa"/>
            <w:vAlign w:val="center"/>
          </w:tcPr>
          <w:p w14:paraId="6528B3BC" w14:textId="77777777" w:rsidR="00A66D76" w:rsidRDefault="00C835C6">
            <w:pPr>
              <w:pStyle w:val="OMDV"/>
              <w:jc w:val="left"/>
              <w:rPr>
                <w:i/>
                <w:vertAlign w:val="superscript"/>
              </w:rPr>
              <w:pPrChange w:id="1755" w:author="D.Kambarov" w:date="2025-03-13T16:09:00Z">
                <w:pPr/>
              </w:pPrChange>
            </w:pPr>
            <w:r>
              <w:rPr>
                <w:lang w:eastAsia="ru-RU"/>
              </w:rPr>
              <w:t xml:space="preserve">Стена внутренняя – трассировка </w:t>
            </w:r>
            <w:r>
              <w:rPr>
                <w:i/>
                <w:lang w:eastAsia="ru-RU"/>
              </w:rPr>
              <w:t>(Стена)</w:t>
            </w:r>
            <w:r>
              <w:rPr>
                <w:i/>
                <w:vertAlign w:val="superscript"/>
                <w:lang w:eastAsia="ru-RU"/>
              </w:rPr>
              <w:t>9</w:t>
            </w:r>
          </w:p>
        </w:tc>
        <w:tc>
          <w:tcPr>
            <w:tcW w:w="2583" w:type="dxa"/>
            <w:vAlign w:val="center"/>
          </w:tcPr>
          <w:p w14:paraId="6584232A" w14:textId="77777777" w:rsidR="00A66D76" w:rsidRPr="00884A1F" w:rsidRDefault="00C835C6">
            <w:pPr>
              <w:pStyle w:val="OMDV"/>
              <w:jc w:val="left"/>
              <w:rPr>
                <w:rPrChange w:id="1756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pPrChange w:id="1757" w:author="D.Kambarov" w:date="2025-03-13T16:10:00Z">
                <w:pPr/>
              </w:pPrChange>
            </w:pPr>
            <w:r w:rsidRPr="00884A1F">
              <w:rPr>
                <w:rPrChange w:id="1758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t>Трассировка</w:t>
            </w:r>
          </w:p>
        </w:tc>
        <w:tc>
          <w:tcPr>
            <w:tcW w:w="492" w:type="dxa"/>
            <w:vAlign w:val="center"/>
          </w:tcPr>
          <w:p w14:paraId="1945E35E" w14:textId="77777777" w:rsidR="00A66D76" w:rsidRDefault="00C835C6">
            <w:pPr>
              <w:pStyle w:val="OMDV"/>
              <w:rPr>
                <w:lang w:eastAsia="ru-RU"/>
              </w:rPr>
              <w:pPrChange w:id="1759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29305036" w14:textId="77777777" w:rsidR="00A66D76" w:rsidRDefault="00C835C6">
            <w:pPr>
              <w:pStyle w:val="OMDV"/>
              <w:rPr>
                <w:lang w:eastAsia="ru-RU"/>
              </w:rPr>
              <w:pPrChange w:id="1760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3D81F0E6" w14:textId="77777777" w:rsidR="00A66D76" w:rsidRDefault="00C835C6">
            <w:pPr>
              <w:pStyle w:val="OMDV"/>
              <w:rPr>
                <w:lang w:eastAsia="ru-RU"/>
              </w:rPr>
              <w:pPrChange w:id="1761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3D0373C2" w14:textId="77777777" w:rsidR="00A66D76" w:rsidRDefault="00C835C6">
            <w:pPr>
              <w:pStyle w:val="OMDV"/>
              <w:rPr>
                <w:lang w:eastAsia="ru-RU"/>
              </w:rPr>
              <w:pPrChange w:id="1762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487CA8E6" w14:textId="77777777" w:rsidR="00A66D76" w:rsidRDefault="00A66D76">
            <w:pPr>
              <w:pStyle w:val="OMDV"/>
              <w:rPr>
                <w:lang w:eastAsia="ru-RU"/>
              </w:rPr>
              <w:pPrChange w:id="1763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71686E12" w14:textId="77777777" w:rsidR="00A66D76" w:rsidRDefault="00A66D76">
            <w:pPr>
              <w:pStyle w:val="OMDV"/>
              <w:rPr>
                <w:lang w:eastAsia="ru-RU"/>
              </w:rPr>
              <w:pPrChange w:id="1764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E53A5AB" w14:textId="77777777" w:rsidR="00A66D76" w:rsidRDefault="00A66D76">
            <w:pPr>
              <w:pStyle w:val="OMDV"/>
              <w:rPr>
                <w:lang w:eastAsia="ru-RU"/>
              </w:rPr>
              <w:pPrChange w:id="1765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7A077825" w14:textId="77777777" w:rsidR="00A66D76" w:rsidRDefault="00C835C6">
            <w:pPr>
              <w:pStyle w:val="OMDV"/>
              <w:rPr>
                <w:lang w:eastAsia="ru-RU"/>
              </w:rPr>
              <w:pPrChange w:id="1766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0B991A48" w14:textId="77777777" w:rsidR="00A66D76" w:rsidRDefault="00A66D76">
            <w:pPr>
              <w:pStyle w:val="OMDV"/>
              <w:rPr>
                <w:lang w:eastAsia="ru-RU"/>
              </w:rPr>
              <w:pPrChange w:id="1767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0B91F2EF" w14:textId="77777777" w:rsidR="00A66D76" w:rsidRDefault="00A66D76">
            <w:pPr>
              <w:pStyle w:val="OMDV"/>
              <w:rPr>
                <w:lang w:eastAsia="ru-RU"/>
              </w:rPr>
              <w:pPrChange w:id="1768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792165D4" w14:textId="77777777" w:rsidR="00A66D76" w:rsidRDefault="00A66D76">
            <w:pPr>
              <w:pStyle w:val="OMDV"/>
              <w:rPr>
                <w:lang w:eastAsia="ru-RU"/>
              </w:rPr>
              <w:pPrChange w:id="1769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14C8043" w14:textId="77777777" w:rsidR="00A66D76" w:rsidRDefault="00C835C6">
            <w:pPr>
              <w:pStyle w:val="OMDV"/>
              <w:rPr>
                <w:lang w:eastAsia="ru-RU"/>
              </w:rPr>
              <w:pPrChange w:id="1770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4" w:type="dxa"/>
            <w:vAlign w:val="center"/>
          </w:tcPr>
          <w:p w14:paraId="3EE142C3" w14:textId="77777777" w:rsidR="00A66D76" w:rsidRDefault="00C835C6">
            <w:pPr>
              <w:pStyle w:val="OMDV"/>
              <w:rPr>
                <w:lang w:eastAsia="ru-RU"/>
              </w:rPr>
              <w:pPrChange w:id="1771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62CB040F" w14:textId="77777777" w:rsidR="00A66D76" w:rsidRDefault="00C835C6">
            <w:pPr>
              <w:pStyle w:val="OMDV"/>
              <w:rPr>
                <w:lang w:eastAsia="ru-RU"/>
              </w:rPr>
              <w:pPrChange w:id="1772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2167AFC2" w14:textId="77777777" w:rsidR="00A66D76" w:rsidRDefault="00C835C6">
            <w:pPr>
              <w:pStyle w:val="OMDV"/>
              <w:rPr>
                <w:lang w:eastAsia="ru-RU"/>
              </w:rPr>
              <w:pPrChange w:id="1773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21CE6611" w14:textId="77777777" w:rsidR="00A66D76" w:rsidRDefault="00C835C6">
            <w:pPr>
              <w:pStyle w:val="OMDV"/>
              <w:rPr>
                <w:lang w:eastAsia="ru-RU"/>
              </w:rPr>
              <w:pPrChange w:id="1774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062E63AF" w14:textId="77777777" w:rsidR="00A66D76" w:rsidRDefault="00C835C6">
            <w:pPr>
              <w:pStyle w:val="OMDV"/>
              <w:rPr>
                <w:lang w:eastAsia="ru-RU"/>
              </w:rPr>
              <w:pPrChange w:id="1775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3CB2EB52" w14:textId="77777777" w:rsidR="00A66D76" w:rsidRDefault="00C835C6">
            <w:pPr>
              <w:pStyle w:val="OMDV"/>
              <w:rPr>
                <w:lang w:eastAsia="ru-RU"/>
              </w:rPr>
              <w:pPrChange w:id="1776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3B42D23A" w14:textId="77777777">
        <w:trPr>
          <w:trHeight w:val="312"/>
        </w:trPr>
        <w:tc>
          <w:tcPr>
            <w:tcW w:w="3931" w:type="dxa"/>
            <w:vAlign w:val="center"/>
          </w:tcPr>
          <w:p w14:paraId="4008537A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1777" w:author="D.Kambarov" w:date="2025-03-13T16:09:00Z">
                <w:pPr/>
              </w:pPrChange>
            </w:pPr>
            <w:r>
              <w:rPr>
                <w:lang w:eastAsia="ru-RU"/>
              </w:rPr>
              <w:t xml:space="preserve">Внутренняя отделка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583" w:type="dxa"/>
            <w:vAlign w:val="center"/>
          </w:tcPr>
          <w:p w14:paraId="1A773B86" w14:textId="77777777" w:rsidR="00A66D76" w:rsidRPr="00884A1F" w:rsidRDefault="00C835C6">
            <w:pPr>
              <w:pStyle w:val="OMDV"/>
              <w:jc w:val="left"/>
              <w:rPr>
                <w:rPrChange w:id="1778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pPrChange w:id="1779" w:author="D.Kambarov" w:date="2025-03-13T16:10:00Z">
                <w:pPr/>
              </w:pPrChange>
            </w:pPr>
            <w:r w:rsidRPr="00884A1F">
              <w:rPr>
                <w:rPrChange w:id="1780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t>Отделка внутренняя</w:t>
            </w:r>
          </w:p>
        </w:tc>
        <w:tc>
          <w:tcPr>
            <w:tcW w:w="492" w:type="dxa"/>
            <w:vAlign w:val="center"/>
          </w:tcPr>
          <w:p w14:paraId="6B33531A" w14:textId="77777777" w:rsidR="00A66D76" w:rsidRDefault="00A66D76">
            <w:pPr>
              <w:pStyle w:val="OMDV"/>
              <w:rPr>
                <w:lang w:eastAsia="ru-RU"/>
              </w:rPr>
              <w:pPrChange w:id="1781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2B07FAF7" w14:textId="77777777" w:rsidR="00A66D76" w:rsidRDefault="00A66D76">
            <w:pPr>
              <w:pStyle w:val="OMDV"/>
              <w:rPr>
                <w:lang w:eastAsia="ru-RU"/>
              </w:rPr>
              <w:pPrChange w:id="1782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C33AC92" w14:textId="77777777" w:rsidR="00A66D76" w:rsidRDefault="00C835C6">
            <w:pPr>
              <w:pStyle w:val="OMDV"/>
              <w:rPr>
                <w:lang w:eastAsia="ru-RU"/>
              </w:rPr>
              <w:pPrChange w:id="1783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15704AE3" w14:textId="77777777" w:rsidR="00A66D76" w:rsidRDefault="00C835C6">
            <w:pPr>
              <w:pStyle w:val="OMDV"/>
              <w:rPr>
                <w:lang w:eastAsia="ru-RU"/>
              </w:rPr>
              <w:pPrChange w:id="1784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0FF5A509" w14:textId="77777777" w:rsidR="00A66D76" w:rsidRDefault="00A66D76">
            <w:pPr>
              <w:pStyle w:val="OMDV"/>
              <w:rPr>
                <w:lang w:eastAsia="ru-RU"/>
              </w:rPr>
              <w:pPrChange w:id="1785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5DC8F115" w14:textId="77777777" w:rsidR="00A66D76" w:rsidRDefault="00A66D76">
            <w:pPr>
              <w:pStyle w:val="OMDV"/>
              <w:rPr>
                <w:lang w:eastAsia="ru-RU"/>
              </w:rPr>
              <w:pPrChange w:id="1786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00D58FEB" w14:textId="77777777" w:rsidR="00A66D76" w:rsidRDefault="00A66D76">
            <w:pPr>
              <w:pStyle w:val="OMDV"/>
              <w:rPr>
                <w:lang w:eastAsia="ru-RU"/>
              </w:rPr>
              <w:pPrChange w:id="1787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BFEE352" w14:textId="77777777" w:rsidR="00A66D76" w:rsidRDefault="00C835C6">
            <w:pPr>
              <w:pStyle w:val="OMDV"/>
              <w:rPr>
                <w:lang w:eastAsia="ru-RU"/>
              </w:rPr>
              <w:pPrChange w:id="1788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1C637611" w14:textId="77777777" w:rsidR="00A66D76" w:rsidRDefault="00A66D76">
            <w:pPr>
              <w:pStyle w:val="OMDV"/>
              <w:rPr>
                <w:lang w:eastAsia="ru-RU"/>
              </w:rPr>
              <w:pPrChange w:id="1789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2EB52EC6" w14:textId="77777777" w:rsidR="00A66D76" w:rsidRDefault="00C835C6">
            <w:pPr>
              <w:pStyle w:val="OMDV"/>
              <w:rPr>
                <w:lang w:eastAsia="ru-RU"/>
              </w:rPr>
              <w:pPrChange w:id="1790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77D033C9" w14:textId="77777777" w:rsidR="00A66D76" w:rsidRDefault="00A66D76">
            <w:pPr>
              <w:pStyle w:val="OMDV"/>
              <w:rPr>
                <w:lang w:eastAsia="ru-RU"/>
              </w:rPr>
              <w:pPrChange w:id="1791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095FA404" w14:textId="77777777" w:rsidR="00A66D76" w:rsidRDefault="00C835C6">
            <w:pPr>
              <w:pStyle w:val="OMDV"/>
              <w:rPr>
                <w:lang w:eastAsia="ru-RU"/>
              </w:rPr>
              <w:pPrChange w:id="1792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4" w:type="dxa"/>
            <w:vAlign w:val="center"/>
          </w:tcPr>
          <w:p w14:paraId="3523DE3C" w14:textId="77777777" w:rsidR="00A66D76" w:rsidRDefault="00A66D76">
            <w:pPr>
              <w:pStyle w:val="OMDV"/>
              <w:rPr>
                <w:lang w:eastAsia="ru-RU"/>
              </w:rPr>
              <w:pPrChange w:id="1793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3C1160CA" w14:textId="77777777" w:rsidR="00A66D76" w:rsidRDefault="00A66D76">
            <w:pPr>
              <w:pStyle w:val="OMDV"/>
              <w:rPr>
                <w:lang w:eastAsia="ru-RU"/>
              </w:rPr>
              <w:pPrChange w:id="1794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01BAF9AE" w14:textId="77777777" w:rsidR="00A66D76" w:rsidRDefault="00C835C6">
            <w:pPr>
              <w:pStyle w:val="OMDV"/>
              <w:rPr>
                <w:lang w:eastAsia="ru-RU"/>
              </w:rPr>
              <w:pPrChange w:id="1795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7D0948F2" w14:textId="77777777" w:rsidR="00A66D76" w:rsidRDefault="00C835C6">
            <w:pPr>
              <w:pStyle w:val="OMDV"/>
              <w:rPr>
                <w:lang w:eastAsia="ru-RU"/>
              </w:rPr>
              <w:pPrChange w:id="1796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684069B8" w14:textId="77777777" w:rsidR="00A66D76" w:rsidRDefault="00C835C6">
            <w:pPr>
              <w:pStyle w:val="OMDV"/>
              <w:rPr>
                <w:lang w:eastAsia="ru-RU"/>
              </w:rPr>
              <w:pPrChange w:id="1797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0A24A7B7" w14:textId="77777777" w:rsidR="00A66D76" w:rsidRDefault="00C835C6">
            <w:pPr>
              <w:pStyle w:val="OMDV"/>
              <w:rPr>
                <w:lang w:eastAsia="ru-RU"/>
              </w:rPr>
              <w:pPrChange w:id="1798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39ADD55F" w14:textId="77777777">
        <w:trPr>
          <w:trHeight w:val="312"/>
        </w:trPr>
        <w:tc>
          <w:tcPr>
            <w:tcW w:w="3931" w:type="dxa"/>
            <w:vAlign w:val="center"/>
          </w:tcPr>
          <w:p w14:paraId="0D87BE22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1799" w:author="D.Kambarov" w:date="2025-03-13T16:09:00Z">
                <w:pPr/>
              </w:pPrChange>
            </w:pPr>
            <w:r>
              <w:rPr>
                <w:lang w:eastAsia="ru-RU"/>
              </w:rPr>
              <w:t xml:space="preserve">Отделка стен лоджий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583" w:type="dxa"/>
            <w:vAlign w:val="center"/>
          </w:tcPr>
          <w:p w14:paraId="2B95E7A2" w14:textId="77777777" w:rsidR="00A66D76" w:rsidRPr="00884A1F" w:rsidRDefault="00C835C6">
            <w:pPr>
              <w:pStyle w:val="OMDV"/>
              <w:jc w:val="left"/>
              <w:rPr>
                <w:rPrChange w:id="1800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pPrChange w:id="1801" w:author="D.Kambarov" w:date="2025-03-13T16:10:00Z">
                <w:pPr/>
              </w:pPrChange>
            </w:pPr>
            <w:r w:rsidRPr="00884A1F">
              <w:rPr>
                <w:rPrChange w:id="1802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t>Отделка наружная_Лоджии</w:t>
            </w:r>
          </w:p>
        </w:tc>
        <w:tc>
          <w:tcPr>
            <w:tcW w:w="492" w:type="dxa"/>
            <w:vAlign w:val="center"/>
          </w:tcPr>
          <w:p w14:paraId="30E3FE0E" w14:textId="77777777" w:rsidR="00A66D76" w:rsidRDefault="00A66D76">
            <w:pPr>
              <w:pStyle w:val="OMDV"/>
              <w:rPr>
                <w:lang w:eastAsia="ru-RU"/>
              </w:rPr>
              <w:pPrChange w:id="1803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35962E83" w14:textId="77777777" w:rsidR="00A66D76" w:rsidRDefault="00A66D76">
            <w:pPr>
              <w:pStyle w:val="OMDV"/>
              <w:rPr>
                <w:lang w:eastAsia="ru-RU"/>
              </w:rPr>
              <w:pPrChange w:id="1804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5D831FBF" w14:textId="77777777" w:rsidR="00A66D76" w:rsidRDefault="00C835C6">
            <w:pPr>
              <w:pStyle w:val="OMDV"/>
              <w:rPr>
                <w:lang w:eastAsia="ru-RU"/>
              </w:rPr>
              <w:pPrChange w:id="1805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0A65B928" w14:textId="77777777" w:rsidR="00A66D76" w:rsidRDefault="00C835C6">
            <w:pPr>
              <w:pStyle w:val="OMDV"/>
              <w:rPr>
                <w:lang w:eastAsia="ru-RU"/>
              </w:rPr>
              <w:pPrChange w:id="1806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7B7CF40B" w14:textId="77777777" w:rsidR="00A66D76" w:rsidRDefault="00A66D76">
            <w:pPr>
              <w:pStyle w:val="OMDV"/>
              <w:rPr>
                <w:lang w:eastAsia="ru-RU"/>
              </w:rPr>
              <w:pPrChange w:id="1807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03AB32E6" w14:textId="77777777" w:rsidR="00A66D76" w:rsidRDefault="00A66D76">
            <w:pPr>
              <w:pStyle w:val="OMDV"/>
              <w:rPr>
                <w:lang w:eastAsia="ru-RU"/>
              </w:rPr>
              <w:pPrChange w:id="1808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59CC606B" w14:textId="77777777" w:rsidR="00A66D76" w:rsidRDefault="00A66D76">
            <w:pPr>
              <w:pStyle w:val="OMDV"/>
              <w:rPr>
                <w:lang w:eastAsia="ru-RU"/>
              </w:rPr>
              <w:pPrChange w:id="1809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09BD1EC" w14:textId="77777777" w:rsidR="00A66D76" w:rsidRDefault="00C835C6">
            <w:pPr>
              <w:pStyle w:val="OMDV"/>
              <w:rPr>
                <w:lang w:eastAsia="ru-RU"/>
              </w:rPr>
              <w:pPrChange w:id="1810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44D11789" w14:textId="77777777" w:rsidR="00A66D76" w:rsidRDefault="00A66D76">
            <w:pPr>
              <w:pStyle w:val="OMDV"/>
              <w:rPr>
                <w:lang w:eastAsia="ru-RU"/>
              </w:rPr>
              <w:pPrChange w:id="1811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2480C394" w14:textId="77777777" w:rsidR="00A66D76" w:rsidRDefault="00C835C6">
            <w:pPr>
              <w:pStyle w:val="OMDV"/>
              <w:rPr>
                <w:lang w:eastAsia="ru-RU"/>
              </w:rPr>
              <w:pPrChange w:id="1812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7ADBD250" w14:textId="77777777" w:rsidR="00A66D76" w:rsidRDefault="00A66D76">
            <w:pPr>
              <w:pStyle w:val="OMDV"/>
              <w:rPr>
                <w:lang w:eastAsia="ru-RU"/>
              </w:rPr>
              <w:pPrChange w:id="1813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5E204730" w14:textId="77777777" w:rsidR="00A66D76" w:rsidRDefault="00C835C6">
            <w:pPr>
              <w:pStyle w:val="OMDV"/>
              <w:rPr>
                <w:lang w:eastAsia="ru-RU"/>
              </w:rPr>
              <w:pPrChange w:id="1814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4" w:type="dxa"/>
            <w:vAlign w:val="center"/>
          </w:tcPr>
          <w:p w14:paraId="1757EDA8" w14:textId="77777777" w:rsidR="00A66D76" w:rsidRDefault="00A66D76">
            <w:pPr>
              <w:pStyle w:val="OMDV"/>
              <w:rPr>
                <w:lang w:eastAsia="ru-RU"/>
              </w:rPr>
              <w:pPrChange w:id="1815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23450B1E" w14:textId="77777777" w:rsidR="00A66D76" w:rsidRDefault="00A66D76">
            <w:pPr>
              <w:pStyle w:val="OMDV"/>
              <w:rPr>
                <w:lang w:eastAsia="ru-RU"/>
              </w:rPr>
              <w:pPrChange w:id="1816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2AC84382" w14:textId="77777777" w:rsidR="00A66D76" w:rsidRDefault="00C835C6">
            <w:pPr>
              <w:pStyle w:val="OMDV"/>
              <w:rPr>
                <w:lang w:eastAsia="ru-RU"/>
              </w:rPr>
              <w:pPrChange w:id="1817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5FD2A240" w14:textId="77777777" w:rsidR="00A66D76" w:rsidRDefault="00C835C6">
            <w:pPr>
              <w:pStyle w:val="OMDV"/>
              <w:rPr>
                <w:lang w:eastAsia="ru-RU"/>
              </w:rPr>
              <w:pPrChange w:id="1818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2EA74ACA" w14:textId="77777777" w:rsidR="00A66D76" w:rsidRDefault="00C835C6">
            <w:pPr>
              <w:pStyle w:val="OMDV"/>
              <w:rPr>
                <w:lang w:eastAsia="ru-RU"/>
              </w:rPr>
              <w:pPrChange w:id="1819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62ED038B" w14:textId="77777777" w:rsidR="00A66D76" w:rsidRDefault="00A66D76">
            <w:pPr>
              <w:pStyle w:val="OMDV"/>
              <w:rPr>
                <w:lang w:eastAsia="ru-RU"/>
              </w:rPr>
              <w:pPrChange w:id="1820" w:author="D.Kambarov" w:date="2025-03-13T16:10:00Z">
                <w:pPr>
                  <w:jc w:val="center"/>
                </w:pPr>
              </w:pPrChange>
            </w:pPr>
          </w:p>
        </w:tc>
      </w:tr>
      <w:tr w:rsidR="00A66D76" w14:paraId="055CC227" w14:textId="77777777">
        <w:trPr>
          <w:trHeight w:val="527"/>
        </w:trPr>
        <w:tc>
          <w:tcPr>
            <w:tcW w:w="3931" w:type="dxa"/>
            <w:vAlign w:val="center"/>
          </w:tcPr>
          <w:p w14:paraId="5CDF6A3D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1821" w:author="D.Kambarov" w:date="2025-03-13T16:09:00Z">
                <w:pPr/>
              </w:pPrChange>
            </w:pPr>
            <w:r>
              <w:rPr>
                <w:lang w:eastAsia="ru-RU"/>
              </w:rPr>
              <w:t xml:space="preserve">Отделка стен на кровле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583" w:type="dxa"/>
            <w:vAlign w:val="center"/>
          </w:tcPr>
          <w:p w14:paraId="01FB8001" w14:textId="77777777" w:rsidR="00A66D76" w:rsidRPr="00884A1F" w:rsidRDefault="00C835C6">
            <w:pPr>
              <w:pStyle w:val="OMDV"/>
              <w:jc w:val="left"/>
              <w:rPr>
                <w:rPrChange w:id="1822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pPrChange w:id="1823" w:author="D.Kambarov" w:date="2025-03-13T16:10:00Z">
                <w:pPr/>
              </w:pPrChange>
            </w:pPr>
            <w:r w:rsidRPr="00884A1F">
              <w:rPr>
                <w:rPrChange w:id="1824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t>Отделка наружная_Кровля</w:t>
            </w:r>
          </w:p>
        </w:tc>
        <w:tc>
          <w:tcPr>
            <w:tcW w:w="492" w:type="dxa"/>
            <w:vAlign w:val="center"/>
          </w:tcPr>
          <w:p w14:paraId="286A51AC" w14:textId="77777777" w:rsidR="00A66D76" w:rsidRDefault="00C835C6">
            <w:pPr>
              <w:pStyle w:val="OMDV"/>
              <w:rPr>
                <w:lang w:eastAsia="ru-RU"/>
              </w:rPr>
              <w:pPrChange w:id="1825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11CC0CE1" w14:textId="77777777" w:rsidR="00A66D76" w:rsidRDefault="00C835C6">
            <w:pPr>
              <w:pStyle w:val="OMDV"/>
              <w:rPr>
                <w:lang w:eastAsia="ru-RU"/>
              </w:rPr>
              <w:pPrChange w:id="1826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5C16D29A" w14:textId="77777777" w:rsidR="00A66D76" w:rsidRDefault="00C835C6">
            <w:pPr>
              <w:pStyle w:val="OMDV"/>
              <w:rPr>
                <w:lang w:eastAsia="ru-RU"/>
              </w:rPr>
              <w:pPrChange w:id="1827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729A46FE" w14:textId="77777777" w:rsidR="00A66D76" w:rsidRDefault="00C835C6">
            <w:pPr>
              <w:pStyle w:val="OMDV"/>
              <w:rPr>
                <w:lang w:eastAsia="ru-RU"/>
              </w:rPr>
              <w:pPrChange w:id="1828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23A27171" w14:textId="77777777" w:rsidR="00A66D76" w:rsidRDefault="00A66D76">
            <w:pPr>
              <w:pStyle w:val="OMDV"/>
              <w:rPr>
                <w:lang w:eastAsia="ru-RU"/>
              </w:rPr>
              <w:pPrChange w:id="1829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29E6B692" w14:textId="77777777" w:rsidR="00A66D76" w:rsidRDefault="00A66D76">
            <w:pPr>
              <w:pStyle w:val="OMDV"/>
              <w:rPr>
                <w:lang w:eastAsia="ru-RU"/>
              </w:rPr>
              <w:pPrChange w:id="1830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2F6D390" w14:textId="77777777" w:rsidR="00A66D76" w:rsidRDefault="00A66D76">
            <w:pPr>
              <w:pStyle w:val="OMDV"/>
              <w:rPr>
                <w:lang w:eastAsia="ru-RU"/>
              </w:rPr>
              <w:pPrChange w:id="1831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221EEA98" w14:textId="77777777" w:rsidR="00A66D76" w:rsidRDefault="00C835C6">
            <w:pPr>
              <w:pStyle w:val="OMDV"/>
              <w:rPr>
                <w:lang w:eastAsia="ru-RU"/>
              </w:rPr>
              <w:pPrChange w:id="1832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171A944D" w14:textId="77777777" w:rsidR="00A66D76" w:rsidRDefault="00A66D76">
            <w:pPr>
              <w:pStyle w:val="OMDV"/>
              <w:rPr>
                <w:lang w:eastAsia="ru-RU"/>
              </w:rPr>
              <w:pPrChange w:id="1833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71B80198" w14:textId="77777777" w:rsidR="00A66D76" w:rsidRDefault="00C835C6">
            <w:pPr>
              <w:pStyle w:val="OMDV"/>
              <w:rPr>
                <w:lang w:eastAsia="ru-RU"/>
              </w:rPr>
              <w:pPrChange w:id="1834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3B222A31" w14:textId="77777777" w:rsidR="00A66D76" w:rsidRDefault="00A66D76">
            <w:pPr>
              <w:pStyle w:val="OMDV"/>
              <w:rPr>
                <w:lang w:eastAsia="ru-RU"/>
              </w:rPr>
              <w:pPrChange w:id="1835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28B96AF3" w14:textId="77777777" w:rsidR="00A66D76" w:rsidRDefault="00C835C6">
            <w:pPr>
              <w:pStyle w:val="OMDV"/>
              <w:rPr>
                <w:lang w:eastAsia="ru-RU"/>
              </w:rPr>
              <w:pPrChange w:id="1836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4" w:type="dxa"/>
            <w:vAlign w:val="center"/>
          </w:tcPr>
          <w:p w14:paraId="6C48BB40" w14:textId="77777777" w:rsidR="00A66D76" w:rsidRDefault="00A66D76">
            <w:pPr>
              <w:pStyle w:val="OMDV"/>
              <w:rPr>
                <w:lang w:eastAsia="ru-RU"/>
              </w:rPr>
              <w:pPrChange w:id="1837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3D447153" w14:textId="77777777" w:rsidR="00A66D76" w:rsidRDefault="00A66D76">
            <w:pPr>
              <w:pStyle w:val="OMDV"/>
              <w:rPr>
                <w:lang w:eastAsia="ru-RU"/>
              </w:rPr>
              <w:pPrChange w:id="1838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05BC465C" w14:textId="77777777" w:rsidR="00A66D76" w:rsidRDefault="00C835C6">
            <w:pPr>
              <w:pStyle w:val="OMDV"/>
              <w:rPr>
                <w:lang w:eastAsia="ru-RU"/>
              </w:rPr>
              <w:pPrChange w:id="1839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22E3FCA8" w14:textId="77777777" w:rsidR="00A66D76" w:rsidRDefault="00C835C6">
            <w:pPr>
              <w:pStyle w:val="OMDV"/>
              <w:rPr>
                <w:lang w:eastAsia="ru-RU"/>
              </w:rPr>
              <w:pPrChange w:id="1840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1F608C94" w14:textId="77777777" w:rsidR="00A66D76" w:rsidRDefault="00C835C6">
            <w:pPr>
              <w:pStyle w:val="OMDV"/>
              <w:rPr>
                <w:lang w:eastAsia="ru-RU"/>
              </w:rPr>
              <w:pPrChange w:id="1841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55FDD18C" w14:textId="77777777" w:rsidR="00A66D76" w:rsidRDefault="00A66D76">
            <w:pPr>
              <w:pStyle w:val="OMDV"/>
              <w:rPr>
                <w:lang w:eastAsia="ru-RU"/>
              </w:rPr>
              <w:pPrChange w:id="1842" w:author="D.Kambarov" w:date="2025-03-13T16:10:00Z">
                <w:pPr>
                  <w:jc w:val="center"/>
                </w:pPr>
              </w:pPrChange>
            </w:pPr>
          </w:p>
        </w:tc>
      </w:tr>
      <w:tr w:rsidR="00A66D76" w14:paraId="0CEEB55A" w14:textId="77777777">
        <w:trPr>
          <w:trHeight w:val="312"/>
        </w:trPr>
        <w:tc>
          <w:tcPr>
            <w:tcW w:w="3931" w:type="dxa"/>
            <w:vAlign w:val="center"/>
          </w:tcPr>
          <w:p w14:paraId="529100EC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1843" w:author="D.Kambarov" w:date="2025-03-13T16:09:00Z">
                <w:pPr/>
              </w:pPrChange>
            </w:pPr>
            <w:r>
              <w:rPr>
                <w:lang w:eastAsia="ru-RU"/>
              </w:rPr>
              <w:t>Стена наружная (</w:t>
            </w:r>
            <w:r>
              <w:rPr>
                <w:i/>
                <w:lang w:eastAsia="ru-RU"/>
              </w:rPr>
              <w:t>Стена)</w:t>
            </w:r>
          </w:p>
        </w:tc>
        <w:tc>
          <w:tcPr>
            <w:tcW w:w="2583" w:type="dxa"/>
            <w:vAlign w:val="center"/>
          </w:tcPr>
          <w:p w14:paraId="1FDD44C3" w14:textId="77777777" w:rsidR="00A66D76" w:rsidRPr="00884A1F" w:rsidRDefault="00C835C6">
            <w:pPr>
              <w:pStyle w:val="OMDV"/>
              <w:jc w:val="left"/>
              <w:rPr>
                <w:rPrChange w:id="1844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pPrChange w:id="1845" w:author="D.Kambarov" w:date="2025-03-13T16:10:00Z">
                <w:pPr/>
              </w:pPrChange>
            </w:pPr>
            <w:r w:rsidRPr="00884A1F">
              <w:rPr>
                <w:rPrChange w:id="1846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t>Стена наружная</w:t>
            </w:r>
          </w:p>
        </w:tc>
        <w:tc>
          <w:tcPr>
            <w:tcW w:w="492" w:type="dxa"/>
            <w:vAlign w:val="center"/>
          </w:tcPr>
          <w:p w14:paraId="06A3BD51" w14:textId="77777777" w:rsidR="00A66D76" w:rsidRDefault="00C835C6">
            <w:pPr>
              <w:pStyle w:val="OMDV"/>
              <w:rPr>
                <w:lang w:eastAsia="ru-RU"/>
              </w:rPr>
              <w:pPrChange w:id="1847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52A2830C" w14:textId="77777777" w:rsidR="00A66D76" w:rsidRDefault="00C835C6">
            <w:pPr>
              <w:pStyle w:val="OMDV"/>
              <w:rPr>
                <w:lang w:eastAsia="ru-RU"/>
              </w:rPr>
              <w:pPrChange w:id="1848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3F8A4D29" w14:textId="77777777" w:rsidR="00A66D76" w:rsidRDefault="00C835C6">
            <w:pPr>
              <w:pStyle w:val="OMDV"/>
              <w:rPr>
                <w:lang w:eastAsia="ru-RU"/>
              </w:rPr>
              <w:pPrChange w:id="1849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37BEE3A7" w14:textId="77777777" w:rsidR="00A66D76" w:rsidRDefault="00C835C6">
            <w:pPr>
              <w:pStyle w:val="OMDV"/>
              <w:rPr>
                <w:lang w:eastAsia="ru-RU"/>
              </w:rPr>
              <w:pPrChange w:id="1850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31305BA1" w14:textId="77777777" w:rsidR="00A66D76" w:rsidRDefault="00A66D76">
            <w:pPr>
              <w:pStyle w:val="OMDV"/>
              <w:rPr>
                <w:lang w:eastAsia="ru-RU"/>
              </w:rPr>
              <w:pPrChange w:id="1851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273800CA" w14:textId="77777777" w:rsidR="00A66D76" w:rsidRDefault="00A66D76">
            <w:pPr>
              <w:pStyle w:val="OMDV"/>
              <w:rPr>
                <w:lang w:eastAsia="ru-RU"/>
              </w:rPr>
              <w:pPrChange w:id="1852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2A82FBEF" w14:textId="77777777" w:rsidR="00A66D76" w:rsidRDefault="00A66D76">
            <w:pPr>
              <w:pStyle w:val="OMDV"/>
              <w:rPr>
                <w:lang w:eastAsia="ru-RU"/>
              </w:rPr>
              <w:pPrChange w:id="1853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7E07BC4A" w14:textId="77777777" w:rsidR="00A66D76" w:rsidRDefault="00C835C6">
            <w:pPr>
              <w:pStyle w:val="OMDV"/>
              <w:rPr>
                <w:lang w:eastAsia="ru-RU"/>
              </w:rPr>
              <w:pPrChange w:id="1854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09CF5321" w14:textId="77777777" w:rsidR="00A66D76" w:rsidRDefault="00A66D76">
            <w:pPr>
              <w:pStyle w:val="OMDV"/>
              <w:rPr>
                <w:lang w:eastAsia="ru-RU"/>
              </w:rPr>
              <w:pPrChange w:id="1855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71B4D05C" w14:textId="77777777" w:rsidR="00A66D76" w:rsidRDefault="00C835C6">
            <w:pPr>
              <w:pStyle w:val="OMDV"/>
              <w:rPr>
                <w:lang w:eastAsia="ru-RU"/>
              </w:rPr>
              <w:pPrChange w:id="1856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40AA3C2D" w14:textId="77777777" w:rsidR="00A66D76" w:rsidRDefault="00A66D76">
            <w:pPr>
              <w:pStyle w:val="OMDV"/>
              <w:rPr>
                <w:lang w:eastAsia="ru-RU"/>
              </w:rPr>
              <w:pPrChange w:id="1857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5DD373C5" w14:textId="77777777" w:rsidR="00A66D76" w:rsidRDefault="00C835C6">
            <w:pPr>
              <w:pStyle w:val="OMDV"/>
              <w:rPr>
                <w:lang w:eastAsia="ru-RU"/>
              </w:rPr>
              <w:pPrChange w:id="1858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4" w:type="dxa"/>
            <w:vAlign w:val="center"/>
          </w:tcPr>
          <w:p w14:paraId="140D3C36" w14:textId="77777777" w:rsidR="00A66D76" w:rsidRDefault="00C835C6">
            <w:pPr>
              <w:pStyle w:val="OMDV"/>
              <w:rPr>
                <w:lang w:eastAsia="ru-RU"/>
              </w:rPr>
              <w:pPrChange w:id="1859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5ACBAFD1" w14:textId="77777777" w:rsidR="00A66D76" w:rsidRDefault="00C835C6">
            <w:pPr>
              <w:pStyle w:val="OMDV"/>
              <w:rPr>
                <w:lang w:eastAsia="ru-RU"/>
              </w:rPr>
              <w:pPrChange w:id="1860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5324DAB6" w14:textId="77777777" w:rsidR="00A66D76" w:rsidRDefault="00C835C6">
            <w:pPr>
              <w:pStyle w:val="OMDV"/>
              <w:rPr>
                <w:lang w:eastAsia="ru-RU"/>
              </w:rPr>
              <w:pPrChange w:id="1861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47E766A3" w14:textId="77777777" w:rsidR="00A66D76" w:rsidRDefault="00C835C6">
            <w:pPr>
              <w:pStyle w:val="OMDV"/>
              <w:rPr>
                <w:lang w:eastAsia="ru-RU"/>
              </w:rPr>
              <w:pPrChange w:id="1862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135951FC" w14:textId="77777777" w:rsidR="00A66D76" w:rsidRDefault="00C835C6">
            <w:pPr>
              <w:pStyle w:val="OMDV"/>
              <w:rPr>
                <w:lang w:eastAsia="ru-RU"/>
              </w:rPr>
              <w:pPrChange w:id="1863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64AAF10F" w14:textId="77777777" w:rsidR="00A66D76" w:rsidRDefault="00A66D76">
            <w:pPr>
              <w:pStyle w:val="OMDV"/>
              <w:rPr>
                <w:lang w:eastAsia="ru-RU"/>
              </w:rPr>
              <w:pPrChange w:id="1864" w:author="D.Kambarov" w:date="2025-03-13T16:10:00Z">
                <w:pPr>
                  <w:jc w:val="center"/>
                </w:pPr>
              </w:pPrChange>
            </w:pPr>
          </w:p>
        </w:tc>
      </w:tr>
      <w:tr w:rsidR="00A66D76" w14:paraId="2971D27E" w14:textId="77777777">
        <w:trPr>
          <w:trHeight w:val="312"/>
        </w:trPr>
        <w:tc>
          <w:tcPr>
            <w:tcW w:w="3931" w:type="dxa"/>
            <w:vAlign w:val="center"/>
          </w:tcPr>
          <w:p w14:paraId="3CAFFC90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1865" w:author="D.Kambarov" w:date="2025-03-13T16:09:00Z">
                <w:pPr/>
              </w:pPrChange>
            </w:pPr>
            <w:r>
              <w:rPr>
                <w:lang w:eastAsia="ru-RU"/>
              </w:rPr>
              <w:t xml:space="preserve">Кладка на кровле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583" w:type="dxa"/>
            <w:vAlign w:val="center"/>
          </w:tcPr>
          <w:p w14:paraId="4678E300" w14:textId="77777777" w:rsidR="00A66D76" w:rsidRPr="00884A1F" w:rsidRDefault="00C835C6">
            <w:pPr>
              <w:pStyle w:val="OMDV"/>
              <w:jc w:val="left"/>
              <w:rPr>
                <w:rPrChange w:id="1866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pPrChange w:id="1867" w:author="D.Kambarov" w:date="2025-03-13T16:10:00Z">
                <w:pPr/>
              </w:pPrChange>
            </w:pPr>
            <w:r w:rsidRPr="00884A1F">
              <w:rPr>
                <w:rPrChange w:id="1868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t>Стена_Кровля</w:t>
            </w:r>
          </w:p>
        </w:tc>
        <w:tc>
          <w:tcPr>
            <w:tcW w:w="492" w:type="dxa"/>
            <w:vAlign w:val="center"/>
          </w:tcPr>
          <w:p w14:paraId="26A943CE" w14:textId="77777777" w:rsidR="00A66D76" w:rsidRDefault="00A66D76">
            <w:pPr>
              <w:pStyle w:val="OMDV"/>
              <w:rPr>
                <w:lang w:eastAsia="ru-RU"/>
              </w:rPr>
              <w:pPrChange w:id="1869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69AF048" w14:textId="77777777" w:rsidR="00A66D76" w:rsidRDefault="00A66D76">
            <w:pPr>
              <w:pStyle w:val="OMDV"/>
              <w:rPr>
                <w:lang w:eastAsia="ru-RU"/>
              </w:rPr>
              <w:pPrChange w:id="1870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100C7B5" w14:textId="77777777" w:rsidR="00A66D76" w:rsidRDefault="00C835C6">
            <w:pPr>
              <w:pStyle w:val="OMDV"/>
              <w:rPr>
                <w:lang w:eastAsia="ru-RU"/>
              </w:rPr>
              <w:pPrChange w:id="1871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55FA4484" w14:textId="77777777" w:rsidR="00A66D76" w:rsidRDefault="00C835C6">
            <w:pPr>
              <w:pStyle w:val="OMDV"/>
              <w:rPr>
                <w:lang w:eastAsia="ru-RU"/>
              </w:rPr>
              <w:pPrChange w:id="1872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7D236D04" w14:textId="77777777" w:rsidR="00A66D76" w:rsidRDefault="00A66D76">
            <w:pPr>
              <w:pStyle w:val="OMDV"/>
              <w:rPr>
                <w:lang w:eastAsia="ru-RU"/>
              </w:rPr>
              <w:pPrChange w:id="1873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531A3653" w14:textId="77777777" w:rsidR="00A66D76" w:rsidRDefault="00A66D76">
            <w:pPr>
              <w:pStyle w:val="OMDV"/>
              <w:rPr>
                <w:lang w:eastAsia="ru-RU"/>
              </w:rPr>
              <w:pPrChange w:id="1874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2FA3025E" w14:textId="77777777" w:rsidR="00A66D76" w:rsidRDefault="00A66D76">
            <w:pPr>
              <w:pStyle w:val="OMDV"/>
              <w:rPr>
                <w:lang w:eastAsia="ru-RU"/>
              </w:rPr>
              <w:pPrChange w:id="1875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B9E9F6D" w14:textId="77777777" w:rsidR="00A66D76" w:rsidRDefault="00C835C6">
            <w:pPr>
              <w:pStyle w:val="OMDV"/>
              <w:rPr>
                <w:lang w:eastAsia="ru-RU"/>
              </w:rPr>
              <w:pPrChange w:id="1876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2F56D2D1" w14:textId="77777777" w:rsidR="00A66D76" w:rsidRDefault="00A66D76">
            <w:pPr>
              <w:pStyle w:val="OMDV"/>
              <w:rPr>
                <w:lang w:eastAsia="ru-RU"/>
              </w:rPr>
              <w:pPrChange w:id="1877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30E27AF0" w14:textId="77777777" w:rsidR="00A66D76" w:rsidRDefault="00C835C6">
            <w:pPr>
              <w:pStyle w:val="OMDV"/>
              <w:rPr>
                <w:lang w:eastAsia="ru-RU"/>
              </w:rPr>
              <w:pPrChange w:id="1878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7B9308F3" w14:textId="77777777" w:rsidR="00A66D76" w:rsidRDefault="00A66D76">
            <w:pPr>
              <w:pStyle w:val="OMDV"/>
              <w:rPr>
                <w:lang w:eastAsia="ru-RU"/>
              </w:rPr>
              <w:pPrChange w:id="1879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52CB4238" w14:textId="77777777" w:rsidR="00A66D76" w:rsidRDefault="00C835C6">
            <w:pPr>
              <w:pStyle w:val="OMDV"/>
              <w:rPr>
                <w:lang w:eastAsia="ru-RU"/>
              </w:rPr>
              <w:pPrChange w:id="1880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4" w:type="dxa"/>
            <w:vAlign w:val="center"/>
          </w:tcPr>
          <w:p w14:paraId="5AB84691" w14:textId="77777777" w:rsidR="00A66D76" w:rsidRDefault="00A66D76">
            <w:pPr>
              <w:pStyle w:val="OMDV"/>
              <w:rPr>
                <w:lang w:eastAsia="ru-RU"/>
              </w:rPr>
              <w:pPrChange w:id="1881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A781BEA" w14:textId="77777777" w:rsidR="00A66D76" w:rsidRDefault="00C835C6">
            <w:pPr>
              <w:pStyle w:val="OMDV"/>
              <w:rPr>
                <w:lang w:eastAsia="ru-RU"/>
              </w:rPr>
              <w:pPrChange w:id="1882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1CD3C7C9" w14:textId="77777777" w:rsidR="00A66D76" w:rsidRDefault="00C835C6">
            <w:pPr>
              <w:pStyle w:val="OMDV"/>
              <w:rPr>
                <w:lang w:eastAsia="ru-RU"/>
              </w:rPr>
              <w:pPrChange w:id="1883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03A43374" w14:textId="77777777" w:rsidR="00A66D76" w:rsidRDefault="00C835C6">
            <w:pPr>
              <w:pStyle w:val="OMDV"/>
              <w:rPr>
                <w:lang w:eastAsia="ru-RU"/>
              </w:rPr>
              <w:pPrChange w:id="1884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4D569CEA" w14:textId="77777777" w:rsidR="00A66D76" w:rsidRDefault="00C835C6">
            <w:pPr>
              <w:pStyle w:val="OMDV"/>
              <w:rPr>
                <w:lang w:eastAsia="ru-RU"/>
              </w:rPr>
              <w:pPrChange w:id="1885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0ECEAA8E" w14:textId="77777777" w:rsidR="00A66D76" w:rsidRDefault="00A66D76">
            <w:pPr>
              <w:pStyle w:val="OMDV"/>
              <w:rPr>
                <w:lang w:eastAsia="ru-RU"/>
              </w:rPr>
              <w:pPrChange w:id="1886" w:author="D.Kambarov" w:date="2025-03-13T16:10:00Z">
                <w:pPr>
                  <w:jc w:val="center"/>
                </w:pPr>
              </w:pPrChange>
            </w:pPr>
          </w:p>
        </w:tc>
      </w:tr>
      <w:tr w:rsidR="00A66D76" w14:paraId="0F249871" w14:textId="77777777">
        <w:trPr>
          <w:trHeight w:val="312"/>
        </w:trPr>
        <w:tc>
          <w:tcPr>
            <w:tcW w:w="3931" w:type="dxa"/>
            <w:vAlign w:val="center"/>
          </w:tcPr>
          <w:p w14:paraId="0EA4FB80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1887" w:author="D.Kambarov" w:date="2025-03-13T16:09:00Z">
                <w:pPr/>
              </w:pPrChange>
            </w:pPr>
            <w:r>
              <w:rPr>
                <w:lang w:eastAsia="ru-RU"/>
              </w:rPr>
              <w:t>Перекрытие КЖ (Перекрытие)</w:t>
            </w:r>
          </w:p>
        </w:tc>
        <w:tc>
          <w:tcPr>
            <w:tcW w:w="2583" w:type="dxa"/>
            <w:vAlign w:val="center"/>
          </w:tcPr>
          <w:p w14:paraId="6A511B2A" w14:textId="77777777" w:rsidR="00A66D76" w:rsidRPr="00884A1F" w:rsidRDefault="00A66D76">
            <w:pPr>
              <w:pStyle w:val="OMDV"/>
              <w:jc w:val="left"/>
              <w:rPr>
                <w:rPrChange w:id="1888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pPrChange w:id="1889" w:author="D.Kambarov" w:date="2025-03-13T16:10:00Z">
                <w:pPr/>
              </w:pPrChange>
            </w:pPr>
          </w:p>
        </w:tc>
        <w:tc>
          <w:tcPr>
            <w:tcW w:w="492" w:type="dxa"/>
            <w:vAlign w:val="center"/>
          </w:tcPr>
          <w:p w14:paraId="448C06E7" w14:textId="77777777" w:rsidR="00A66D76" w:rsidRDefault="00A66D76">
            <w:pPr>
              <w:pStyle w:val="OMDV"/>
              <w:rPr>
                <w:lang w:eastAsia="ru-RU"/>
              </w:rPr>
              <w:pPrChange w:id="1890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AF1B44B" w14:textId="77777777" w:rsidR="00A66D76" w:rsidRDefault="00A66D76">
            <w:pPr>
              <w:pStyle w:val="OMDV"/>
              <w:rPr>
                <w:lang w:eastAsia="ru-RU"/>
              </w:rPr>
              <w:pPrChange w:id="1891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359E7C0F" w14:textId="77777777" w:rsidR="00A66D76" w:rsidRDefault="00A66D76">
            <w:pPr>
              <w:pStyle w:val="OMDV"/>
              <w:rPr>
                <w:lang w:eastAsia="ru-RU"/>
              </w:rPr>
              <w:pPrChange w:id="1892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C0A2AFC" w14:textId="77777777" w:rsidR="00A66D76" w:rsidRDefault="00A66D76">
            <w:pPr>
              <w:pStyle w:val="OMDV"/>
              <w:rPr>
                <w:lang w:eastAsia="ru-RU"/>
              </w:rPr>
              <w:pPrChange w:id="1893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D1FCFBA" w14:textId="77777777" w:rsidR="00A66D76" w:rsidRDefault="00A66D76">
            <w:pPr>
              <w:pStyle w:val="OMDV"/>
              <w:rPr>
                <w:lang w:eastAsia="ru-RU"/>
              </w:rPr>
              <w:pPrChange w:id="1894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5870E5AA" w14:textId="77777777" w:rsidR="00A66D76" w:rsidRDefault="00A66D76">
            <w:pPr>
              <w:pStyle w:val="OMDV"/>
              <w:rPr>
                <w:lang w:eastAsia="ru-RU"/>
              </w:rPr>
              <w:pPrChange w:id="1895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7E279574" w14:textId="77777777" w:rsidR="00A66D76" w:rsidRDefault="00A66D76">
            <w:pPr>
              <w:pStyle w:val="OMDV"/>
              <w:rPr>
                <w:lang w:eastAsia="ru-RU"/>
              </w:rPr>
              <w:pPrChange w:id="1896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F9D7628" w14:textId="77777777" w:rsidR="00A66D76" w:rsidRDefault="00A66D76">
            <w:pPr>
              <w:pStyle w:val="OMDV"/>
              <w:rPr>
                <w:lang w:eastAsia="ru-RU"/>
              </w:rPr>
              <w:pPrChange w:id="1897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6CAAF7A" w14:textId="77777777" w:rsidR="00A66D76" w:rsidRDefault="00A66D76">
            <w:pPr>
              <w:pStyle w:val="OMDV"/>
              <w:rPr>
                <w:lang w:eastAsia="ru-RU"/>
              </w:rPr>
              <w:pPrChange w:id="1898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08BAB816" w14:textId="77777777" w:rsidR="00A66D76" w:rsidRDefault="00A66D76">
            <w:pPr>
              <w:pStyle w:val="OMDV"/>
              <w:rPr>
                <w:lang w:eastAsia="ru-RU"/>
              </w:rPr>
              <w:pPrChange w:id="1899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7E34D285" w14:textId="77777777" w:rsidR="00A66D76" w:rsidRDefault="00A66D76">
            <w:pPr>
              <w:pStyle w:val="OMDV"/>
              <w:rPr>
                <w:lang w:eastAsia="ru-RU"/>
              </w:rPr>
              <w:pPrChange w:id="1900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B7D30CD" w14:textId="77777777" w:rsidR="00A66D76" w:rsidRDefault="00A66D76">
            <w:pPr>
              <w:pStyle w:val="OMDV"/>
              <w:rPr>
                <w:lang w:eastAsia="ru-RU"/>
              </w:rPr>
              <w:pPrChange w:id="1901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4" w:type="dxa"/>
            <w:vAlign w:val="center"/>
          </w:tcPr>
          <w:p w14:paraId="1CC60550" w14:textId="77777777" w:rsidR="00A66D76" w:rsidRDefault="00A66D76">
            <w:pPr>
              <w:pStyle w:val="OMDV"/>
              <w:rPr>
                <w:lang w:eastAsia="ru-RU"/>
              </w:rPr>
              <w:pPrChange w:id="1902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73C6838F" w14:textId="77777777" w:rsidR="00A66D76" w:rsidRDefault="00C835C6">
            <w:pPr>
              <w:pStyle w:val="OMDV"/>
              <w:rPr>
                <w:lang w:eastAsia="ru-RU"/>
              </w:rPr>
              <w:pPrChange w:id="1903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21B1F951" w14:textId="77777777" w:rsidR="00A66D76" w:rsidRDefault="00A66D76">
            <w:pPr>
              <w:pStyle w:val="OMDV"/>
              <w:rPr>
                <w:lang w:eastAsia="ru-RU"/>
              </w:rPr>
              <w:pPrChange w:id="1904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3B64F59" w14:textId="77777777" w:rsidR="00A66D76" w:rsidRDefault="00C835C6">
            <w:pPr>
              <w:pStyle w:val="OMDV"/>
              <w:rPr>
                <w:lang w:eastAsia="ru-RU"/>
              </w:rPr>
              <w:pPrChange w:id="1905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440EE8A4" w14:textId="77777777" w:rsidR="00A66D76" w:rsidRDefault="00C835C6">
            <w:pPr>
              <w:pStyle w:val="OMDV"/>
              <w:rPr>
                <w:lang w:eastAsia="ru-RU"/>
              </w:rPr>
              <w:pPrChange w:id="1906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0AFFB738" w14:textId="77777777" w:rsidR="00A66D76" w:rsidRDefault="00A66D76">
            <w:pPr>
              <w:pStyle w:val="OMDV"/>
              <w:rPr>
                <w:lang w:eastAsia="ru-RU"/>
              </w:rPr>
              <w:pPrChange w:id="1907" w:author="D.Kambarov" w:date="2025-03-13T16:10:00Z">
                <w:pPr>
                  <w:jc w:val="center"/>
                </w:pPr>
              </w:pPrChange>
            </w:pPr>
          </w:p>
        </w:tc>
      </w:tr>
      <w:tr w:rsidR="00A66D76" w14:paraId="0F0E7D69" w14:textId="77777777">
        <w:trPr>
          <w:trHeight w:val="312"/>
        </w:trPr>
        <w:tc>
          <w:tcPr>
            <w:tcW w:w="3931" w:type="dxa"/>
            <w:vAlign w:val="center"/>
          </w:tcPr>
          <w:p w14:paraId="09F8EA44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1908" w:author="D.Kambarov" w:date="2025-03-13T16:09:00Z">
                <w:pPr/>
              </w:pPrChange>
            </w:pPr>
            <w:r>
              <w:rPr>
                <w:lang w:eastAsia="ru-RU"/>
              </w:rPr>
              <w:t xml:space="preserve">Отделка цоколя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583" w:type="dxa"/>
            <w:vAlign w:val="center"/>
          </w:tcPr>
          <w:p w14:paraId="2D3FE38F" w14:textId="77777777" w:rsidR="00A66D76" w:rsidRPr="00884A1F" w:rsidRDefault="00C835C6">
            <w:pPr>
              <w:pStyle w:val="OMDV"/>
              <w:jc w:val="left"/>
              <w:rPr>
                <w:rPrChange w:id="1909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pPrChange w:id="1910" w:author="D.Kambarov" w:date="2025-03-13T16:10:00Z">
                <w:pPr/>
              </w:pPrChange>
            </w:pPr>
            <w:r w:rsidRPr="00884A1F">
              <w:rPr>
                <w:rPrChange w:id="1911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t>Отделка наружная_Цоколь</w:t>
            </w:r>
          </w:p>
        </w:tc>
        <w:tc>
          <w:tcPr>
            <w:tcW w:w="492" w:type="dxa"/>
            <w:vAlign w:val="center"/>
          </w:tcPr>
          <w:p w14:paraId="0709A8EA" w14:textId="77777777" w:rsidR="00A66D76" w:rsidRDefault="00C835C6">
            <w:pPr>
              <w:pStyle w:val="OMDV"/>
              <w:rPr>
                <w:lang w:eastAsia="ru-RU"/>
              </w:rPr>
              <w:pPrChange w:id="1912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18A1C2D2" w14:textId="77777777" w:rsidR="00A66D76" w:rsidRDefault="00C835C6">
            <w:pPr>
              <w:pStyle w:val="OMDV"/>
              <w:rPr>
                <w:lang w:eastAsia="ru-RU"/>
              </w:rPr>
              <w:pPrChange w:id="1913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10BBB368" w14:textId="77777777" w:rsidR="00A66D76" w:rsidRDefault="00C835C6">
            <w:pPr>
              <w:pStyle w:val="OMDV"/>
              <w:rPr>
                <w:lang w:eastAsia="ru-RU"/>
              </w:rPr>
              <w:pPrChange w:id="1914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0BDE4A57" w14:textId="77777777" w:rsidR="00A66D76" w:rsidRDefault="00C835C6">
            <w:pPr>
              <w:pStyle w:val="OMDV"/>
              <w:rPr>
                <w:lang w:eastAsia="ru-RU"/>
              </w:rPr>
              <w:pPrChange w:id="1915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69D6AFDD" w14:textId="77777777" w:rsidR="00A66D76" w:rsidRDefault="00A66D76">
            <w:pPr>
              <w:pStyle w:val="OMDV"/>
              <w:rPr>
                <w:lang w:eastAsia="ru-RU"/>
              </w:rPr>
              <w:pPrChange w:id="1916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C259D54" w14:textId="77777777" w:rsidR="00A66D76" w:rsidRDefault="00A66D76">
            <w:pPr>
              <w:pStyle w:val="OMDV"/>
              <w:rPr>
                <w:lang w:eastAsia="ru-RU"/>
              </w:rPr>
              <w:pPrChange w:id="1917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7A119CDE" w14:textId="77777777" w:rsidR="00A66D76" w:rsidRDefault="00A66D76">
            <w:pPr>
              <w:pStyle w:val="OMDV"/>
              <w:rPr>
                <w:lang w:eastAsia="ru-RU"/>
              </w:rPr>
              <w:pPrChange w:id="1918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0BBEC82" w14:textId="77777777" w:rsidR="00A66D76" w:rsidRDefault="00C835C6">
            <w:pPr>
              <w:pStyle w:val="OMDV"/>
              <w:rPr>
                <w:lang w:eastAsia="ru-RU"/>
              </w:rPr>
              <w:pPrChange w:id="1919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146CF472" w14:textId="77777777" w:rsidR="00A66D76" w:rsidRDefault="00A66D76">
            <w:pPr>
              <w:pStyle w:val="OMDV"/>
              <w:rPr>
                <w:lang w:eastAsia="ru-RU"/>
              </w:rPr>
              <w:pPrChange w:id="1920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32EA7C40" w14:textId="77777777" w:rsidR="00A66D76" w:rsidRDefault="00C835C6">
            <w:pPr>
              <w:pStyle w:val="OMDV"/>
              <w:rPr>
                <w:lang w:eastAsia="ru-RU"/>
              </w:rPr>
              <w:pPrChange w:id="1921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68AD7DFC" w14:textId="77777777" w:rsidR="00A66D76" w:rsidRDefault="00A66D76">
            <w:pPr>
              <w:pStyle w:val="OMDV"/>
              <w:rPr>
                <w:lang w:eastAsia="ru-RU"/>
              </w:rPr>
              <w:pPrChange w:id="1922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2C72B79" w14:textId="77777777" w:rsidR="00A66D76" w:rsidRDefault="00C835C6">
            <w:pPr>
              <w:pStyle w:val="OMDV"/>
              <w:rPr>
                <w:lang w:eastAsia="ru-RU"/>
              </w:rPr>
              <w:pPrChange w:id="1923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4" w:type="dxa"/>
            <w:vAlign w:val="center"/>
          </w:tcPr>
          <w:p w14:paraId="0DDBB5A0" w14:textId="77777777" w:rsidR="00A66D76" w:rsidRDefault="00A66D76">
            <w:pPr>
              <w:pStyle w:val="OMDV"/>
              <w:rPr>
                <w:lang w:eastAsia="ru-RU"/>
              </w:rPr>
              <w:pPrChange w:id="1924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0D3677C" w14:textId="77777777" w:rsidR="00A66D76" w:rsidRDefault="00A66D76">
            <w:pPr>
              <w:pStyle w:val="OMDV"/>
              <w:rPr>
                <w:lang w:eastAsia="ru-RU"/>
              </w:rPr>
              <w:pPrChange w:id="1925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0935C7E8" w14:textId="77777777" w:rsidR="00A66D76" w:rsidRDefault="00C835C6">
            <w:pPr>
              <w:pStyle w:val="OMDV"/>
              <w:rPr>
                <w:lang w:eastAsia="ru-RU"/>
              </w:rPr>
              <w:pPrChange w:id="1926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6F42CA2C" w14:textId="77777777" w:rsidR="00A66D76" w:rsidRDefault="00C835C6">
            <w:pPr>
              <w:pStyle w:val="OMDV"/>
              <w:rPr>
                <w:lang w:eastAsia="ru-RU"/>
              </w:rPr>
              <w:pPrChange w:id="1927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7052F158" w14:textId="77777777" w:rsidR="00A66D76" w:rsidRDefault="00C835C6">
            <w:pPr>
              <w:pStyle w:val="OMDV"/>
              <w:rPr>
                <w:lang w:eastAsia="ru-RU"/>
              </w:rPr>
              <w:pPrChange w:id="1928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3901A472" w14:textId="77777777" w:rsidR="00A66D76" w:rsidRDefault="00A66D76">
            <w:pPr>
              <w:pStyle w:val="OMDV"/>
              <w:rPr>
                <w:lang w:eastAsia="ru-RU"/>
              </w:rPr>
              <w:pPrChange w:id="1929" w:author="D.Kambarov" w:date="2025-03-13T16:10:00Z">
                <w:pPr>
                  <w:jc w:val="center"/>
                </w:pPr>
              </w:pPrChange>
            </w:pPr>
          </w:p>
        </w:tc>
      </w:tr>
      <w:tr w:rsidR="00A66D76" w14:paraId="559471E3" w14:textId="77777777">
        <w:trPr>
          <w:trHeight w:val="312"/>
        </w:trPr>
        <w:tc>
          <w:tcPr>
            <w:tcW w:w="3931" w:type="dxa"/>
            <w:vAlign w:val="center"/>
          </w:tcPr>
          <w:p w14:paraId="39EDF060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1930" w:author="D.Kambarov" w:date="2025-03-13T16:09:00Z">
                <w:pPr/>
              </w:pPrChange>
            </w:pPr>
            <w:r>
              <w:rPr>
                <w:lang w:eastAsia="ru-RU"/>
              </w:rPr>
              <w:t xml:space="preserve">Утеплитель наружный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583" w:type="dxa"/>
            <w:vAlign w:val="center"/>
          </w:tcPr>
          <w:p w14:paraId="782B546F" w14:textId="77777777" w:rsidR="00A66D76" w:rsidRPr="00884A1F" w:rsidRDefault="00C835C6">
            <w:pPr>
              <w:pStyle w:val="OMDV"/>
              <w:jc w:val="left"/>
              <w:rPr>
                <w:rPrChange w:id="1931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pPrChange w:id="1932" w:author="D.Kambarov" w:date="2025-03-13T16:10:00Z">
                <w:pPr/>
              </w:pPrChange>
            </w:pPr>
            <w:r w:rsidRPr="00884A1F">
              <w:rPr>
                <w:rPrChange w:id="1933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t>Утеплитель</w:t>
            </w:r>
          </w:p>
        </w:tc>
        <w:tc>
          <w:tcPr>
            <w:tcW w:w="492" w:type="dxa"/>
            <w:vAlign w:val="center"/>
          </w:tcPr>
          <w:p w14:paraId="3153240E" w14:textId="77777777" w:rsidR="00A66D76" w:rsidRDefault="00C835C6">
            <w:pPr>
              <w:pStyle w:val="OMDV"/>
              <w:rPr>
                <w:lang w:eastAsia="ru-RU"/>
              </w:rPr>
              <w:pPrChange w:id="1934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5D9AFF22" w14:textId="77777777" w:rsidR="00A66D76" w:rsidRDefault="00C835C6">
            <w:pPr>
              <w:pStyle w:val="OMDV"/>
              <w:rPr>
                <w:lang w:eastAsia="ru-RU"/>
              </w:rPr>
              <w:pPrChange w:id="1935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1E3A9139" w14:textId="77777777" w:rsidR="00A66D76" w:rsidRDefault="00C835C6">
            <w:pPr>
              <w:pStyle w:val="OMDV"/>
              <w:rPr>
                <w:lang w:eastAsia="ru-RU"/>
              </w:rPr>
              <w:pPrChange w:id="1936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47E1F154" w14:textId="77777777" w:rsidR="00A66D76" w:rsidRDefault="00C835C6">
            <w:pPr>
              <w:pStyle w:val="OMDV"/>
              <w:rPr>
                <w:lang w:eastAsia="ru-RU"/>
              </w:rPr>
              <w:pPrChange w:id="1937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41F3F124" w14:textId="77777777" w:rsidR="00A66D76" w:rsidRDefault="00C835C6">
            <w:pPr>
              <w:pStyle w:val="OMDV"/>
              <w:rPr>
                <w:lang w:eastAsia="ru-RU"/>
              </w:rPr>
              <w:pPrChange w:id="1938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4676D2CF" w14:textId="77777777" w:rsidR="00A66D76" w:rsidRDefault="00A66D76">
            <w:pPr>
              <w:pStyle w:val="OMDV"/>
              <w:rPr>
                <w:lang w:eastAsia="ru-RU"/>
              </w:rPr>
              <w:pPrChange w:id="1939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57823C25" w14:textId="77777777" w:rsidR="00A66D76" w:rsidRDefault="00A66D76">
            <w:pPr>
              <w:pStyle w:val="OMDV"/>
              <w:rPr>
                <w:lang w:eastAsia="ru-RU"/>
              </w:rPr>
              <w:pPrChange w:id="1940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3A4A3554" w14:textId="77777777" w:rsidR="00A66D76" w:rsidRDefault="00C835C6">
            <w:pPr>
              <w:pStyle w:val="OMDV"/>
              <w:rPr>
                <w:lang w:eastAsia="ru-RU"/>
              </w:rPr>
              <w:pPrChange w:id="1941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4BECA1D8" w14:textId="77777777" w:rsidR="00A66D76" w:rsidRDefault="00A66D76">
            <w:pPr>
              <w:pStyle w:val="OMDV"/>
              <w:rPr>
                <w:lang w:eastAsia="ru-RU"/>
              </w:rPr>
              <w:pPrChange w:id="1942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5009BC80" w14:textId="77777777" w:rsidR="00A66D76" w:rsidRDefault="00C835C6">
            <w:pPr>
              <w:pStyle w:val="OMDV"/>
              <w:rPr>
                <w:lang w:eastAsia="ru-RU"/>
              </w:rPr>
              <w:pPrChange w:id="1943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20915CF5" w14:textId="77777777" w:rsidR="00A66D76" w:rsidRDefault="00A66D76">
            <w:pPr>
              <w:pStyle w:val="OMDV"/>
              <w:rPr>
                <w:lang w:eastAsia="ru-RU"/>
              </w:rPr>
              <w:pPrChange w:id="1944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03A7F069" w14:textId="77777777" w:rsidR="00A66D76" w:rsidRDefault="00C835C6">
            <w:pPr>
              <w:pStyle w:val="OMDV"/>
              <w:rPr>
                <w:lang w:eastAsia="ru-RU"/>
              </w:rPr>
              <w:pPrChange w:id="1945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4" w:type="dxa"/>
            <w:vAlign w:val="center"/>
          </w:tcPr>
          <w:p w14:paraId="5CBE919B" w14:textId="77777777" w:rsidR="00A66D76" w:rsidRDefault="00A66D76">
            <w:pPr>
              <w:pStyle w:val="OMDV"/>
              <w:rPr>
                <w:lang w:eastAsia="ru-RU"/>
              </w:rPr>
              <w:pPrChange w:id="1946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5E4E09F" w14:textId="77777777" w:rsidR="00A66D76" w:rsidRDefault="00A66D76">
            <w:pPr>
              <w:pStyle w:val="OMDV"/>
              <w:rPr>
                <w:lang w:eastAsia="ru-RU"/>
              </w:rPr>
              <w:pPrChange w:id="1947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0889EA2A" w14:textId="77777777" w:rsidR="00A66D76" w:rsidRDefault="00C835C6">
            <w:pPr>
              <w:pStyle w:val="OMDV"/>
              <w:rPr>
                <w:lang w:eastAsia="ru-RU"/>
              </w:rPr>
              <w:pPrChange w:id="1948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2DE8FBCA" w14:textId="77777777" w:rsidR="00A66D76" w:rsidRDefault="00C835C6">
            <w:pPr>
              <w:pStyle w:val="OMDV"/>
              <w:rPr>
                <w:lang w:eastAsia="ru-RU"/>
              </w:rPr>
              <w:pPrChange w:id="1949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5E104681" w14:textId="77777777" w:rsidR="00A66D76" w:rsidRDefault="00C835C6">
            <w:pPr>
              <w:pStyle w:val="OMDV"/>
              <w:rPr>
                <w:lang w:eastAsia="ru-RU"/>
              </w:rPr>
              <w:pPrChange w:id="1950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316D9FB3" w14:textId="77777777" w:rsidR="00A66D76" w:rsidRDefault="00A66D76">
            <w:pPr>
              <w:pStyle w:val="OMDV"/>
              <w:rPr>
                <w:lang w:eastAsia="ru-RU"/>
              </w:rPr>
              <w:pPrChange w:id="1951" w:author="D.Kambarov" w:date="2025-03-13T16:10:00Z">
                <w:pPr>
                  <w:jc w:val="center"/>
                </w:pPr>
              </w:pPrChange>
            </w:pPr>
          </w:p>
        </w:tc>
      </w:tr>
      <w:tr w:rsidR="00A66D76" w14:paraId="4E16D64E" w14:textId="77777777">
        <w:trPr>
          <w:trHeight w:val="312"/>
        </w:trPr>
        <w:tc>
          <w:tcPr>
            <w:tcW w:w="3931" w:type="dxa"/>
            <w:vAlign w:val="center"/>
          </w:tcPr>
          <w:p w14:paraId="3AE205D4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1952" w:author="D.Kambarov" w:date="2025-03-13T16:09:00Z">
                <w:pPr/>
              </w:pPrChange>
            </w:pPr>
            <w:r>
              <w:rPr>
                <w:lang w:eastAsia="ru-RU"/>
              </w:rPr>
              <w:t xml:space="preserve">Утеплитель лоджии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583" w:type="dxa"/>
            <w:vAlign w:val="center"/>
          </w:tcPr>
          <w:p w14:paraId="0C06733B" w14:textId="77777777" w:rsidR="00A66D76" w:rsidRPr="00884A1F" w:rsidRDefault="00C835C6">
            <w:pPr>
              <w:pStyle w:val="OMDV"/>
              <w:jc w:val="left"/>
              <w:rPr>
                <w:rPrChange w:id="1953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pPrChange w:id="1954" w:author="D.Kambarov" w:date="2025-03-13T16:10:00Z">
                <w:pPr/>
              </w:pPrChange>
            </w:pPr>
            <w:r w:rsidRPr="00884A1F">
              <w:rPr>
                <w:rPrChange w:id="1955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t>Утеплитель_Лоджии</w:t>
            </w:r>
          </w:p>
        </w:tc>
        <w:tc>
          <w:tcPr>
            <w:tcW w:w="492" w:type="dxa"/>
            <w:vAlign w:val="center"/>
          </w:tcPr>
          <w:p w14:paraId="6E7F5069" w14:textId="77777777" w:rsidR="00A66D76" w:rsidRDefault="00C835C6">
            <w:pPr>
              <w:pStyle w:val="OMDV"/>
              <w:rPr>
                <w:lang w:eastAsia="ru-RU"/>
              </w:rPr>
              <w:pPrChange w:id="1956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253CABE8" w14:textId="77777777" w:rsidR="00A66D76" w:rsidRDefault="00C835C6">
            <w:pPr>
              <w:pStyle w:val="OMDV"/>
              <w:rPr>
                <w:lang w:eastAsia="ru-RU"/>
              </w:rPr>
              <w:pPrChange w:id="1957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239B9C27" w14:textId="77777777" w:rsidR="00A66D76" w:rsidRDefault="00C835C6">
            <w:pPr>
              <w:pStyle w:val="OMDV"/>
              <w:rPr>
                <w:lang w:eastAsia="ru-RU"/>
              </w:rPr>
              <w:pPrChange w:id="1958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23C258D7" w14:textId="77777777" w:rsidR="00A66D76" w:rsidRDefault="00C835C6">
            <w:pPr>
              <w:pStyle w:val="OMDV"/>
              <w:rPr>
                <w:lang w:eastAsia="ru-RU"/>
              </w:rPr>
              <w:pPrChange w:id="1959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71D6ED52" w14:textId="77777777" w:rsidR="00A66D76" w:rsidRDefault="00C835C6">
            <w:pPr>
              <w:pStyle w:val="OMDV"/>
              <w:rPr>
                <w:lang w:eastAsia="ru-RU"/>
              </w:rPr>
              <w:pPrChange w:id="1960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5D5B4BFD" w14:textId="77777777" w:rsidR="00A66D76" w:rsidRDefault="00A66D76">
            <w:pPr>
              <w:pStyle w:val="OMDV"/>
              <w:rPr>
                <w:lang w:eastAsia="ru-RU"/>
              </w:rPr>
              <w:pPrChange w:id="1961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27F03A7" w14:textId="77777777" w:rsidR="00A66D76" w:rsidRDefault="00A66D76">
            <w:pPr>
              <w:pStyle w:val="OMDV"/>
              <w:rPr>
                <w:lang w:eastAsia="ru-RU"/>
              </w:rPr>
              <w:pPrChange w:id="1962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2DBBCFDF" w14:textId="77777777" w:rsidR="00A66D76" w:rsidRDefault="00C835C6">
            <w:pPr>
              <w:pStyle w:val="OMDV"/>
              <w:rPr>
                <w:lang w:eastAsia="ru-RU"/>
              </w:rPr>
              <w:pPrChange w:id="1963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19226C51" w14:textId="77777777" w:rsidR="00A66D76" w:rsidRDefault="00A66D76">
            <w:pPr>
              <w:pStyle w:val="OMDV"/>
              <w:rPr>
                <w:lang w:eastAsia="ru-RU"/>
              </w:rPr>
              <w:pPrChange w:id="1964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58A20BC8" w14:textId="77777777" w:rsidR="00A66D76" w:rsidRDefault="00C835C6">
            <w:pPr>
              <w:pStyle w:val="OMDV"/>
              <w:rPr>
                <w:lang w:eastAsia="ru-RU"/>
              </w:rPr>
              <w:pPrChange w:id="1965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5BAAE5E0" w14:textId="77777777" w:rsidR="00A66D76" w:rsidRDefault="00A66D76">
            <w:pPr>
              <w:pStyle w:val="OMDV"/>
              <w:rPr>
                <w:lang w:eastAsia="ru-RU"/>
              </w:rPr>
              <w:pPrChange w:id="1966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641A3A2" w14:textId="77777777" w:rsidR="00A66D76" w:rsidRDefault="00C835C6">
            <w:pPr>
              <w:pStyle w:val="OMDV"/>
              <w:rPr>
                <w:lang w:eastAsia="ru-RU"/>
              </w:rPr>
              <w:pPrChange w:id="1967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4" w:type="dxa"/>
            <w:vAlign w:val="center"/>
          </w:tcPr>
          <w:p w14:paraId="5F2F4ED9" w14:textId="77777777" w:rsidR="00A66D76" w:rsidRDefault="00C835C6">
            <w:pPr>
              <w:pStyle w:val="OMDV"/>
              <w:rPr>
                <w:lang w:eastAsia="ru-RU"/>
              </w:rPr>
              <w:pPrChange w:id="1968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34F0C23C" w14:textId="77777777" w:rsidR="00A66D76" w:rsidRDefault="00A66D76">
            <w:pPr>
              <w:pStyle w:val="OMDV"/>
              <w:rPr>
                <w:lang w:eastAsia="ru-RU"/>
              </w:rPr>
              <w:pPrChange w:id="1969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35844C0" w14:textId="77777777" w:rsidR="00A66D76" w:rsidRDefault="00C835C6">
            <w:pPr>
              <w:pStyle w:val="OMDV"/>
              <w:rPr>
                <w:lang w:eastAsia="ru-RU"/>
              </w:rPr>
              <w:pPrChange w:id="1970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3C524222" w14:textId="77777777" w:rsidR="00A66D76" w:rsidRDefault="00C835C6">
            <w:pPr>
              <w:pStyle w:val="OMDV"/>
              <w:rPr>
                <w:lang w:eastAsia="ru-RU"/>
              </w:rPr>
              <w:pPrChange w:id="1971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3ABFD7A9" w14:textId="77777777" w:rsidR="00A66D76" w:rsidRDefault="00C835C6">
            <w:pPr>
              <w:pStyle w:val="OMDV"/>
              <w:rPr>
                <w:lang w:eastAsia="ru-RU"/>
              </w:rPr>
              <w:pPrChange w:id="1972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6CC148E8" w14:textId="77777777" w:rsidR="00A66D76" w:rsidRDefault="00A66D76">
            <w:pPr>
              <w:pStyle w:val="OMDV"/>
              <w:rPr>
                <w:lang w:eastAsia="ru-RU"/>
              </w:rPr>
              <w:pPrChange w:id="1973" w:author="D.Kambarov" w:date="2025-03-13T16:10:00Z">
                <w:pPr>
                  <w:jc w:val="center"/>
                </w:pPr>
              </w:pPrChange>
            </w:pPr>
          </w:p>
        </w:tc>
      </w:tr>
      <w:tr w:rsidR="00A66D76" w14:paraId="499523AC" w14:textId="77777777">
        <w:trPr>
          <w:trHeight w:val="312"/>
        </w:trPr>
        <w:tc>
          <w:tcPr>
            <w:tcW w:w="3931" w:type="dxa"/>
            <w:vAlign w:val="center"/>
          </w:tcPr>
          <w:p w14:paraId="5D284913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1974" w:author="D.Kambarov" w:date="2025-03-13T16:09:00Z">
                <w:pPr/>
              </w:pPrChange>
            </w:pPr>
            <w:r>
              <w:rPr>
                <w:lang w:eastAsia="ru-RU"/>
              </w:rPr>
              <w:t xml:space="preserve">Фасадный материал с подсистемой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583" w:type="dxa"/>
            <w:vAlign w:val="center"/>
          </w:tcPr>
          <w:p w14:paraId="6D883677" w14:textId="77777777" w:rsidR="00A66D76" w:rsidRPr="00884A1F" w:rsidRDefault="00C835C6">
            <w:pPr>
              <w:pStyle w:val="OMDV"/>
              <w:jc w:val="left"/>
              <w:rPr>
                <w:rPrChange w:id="1975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pPrChange w:id="1976" w:author="D.Kambarov" w:date="2025-03-13T16:10:00Z">
                <w:pPr/>
              </w:pPrChange>
            </w:pPr>
            <w:r w:rsidRPr="00884A1F">
              <w:rPr>
                <w:rPrChange w:id="1977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t>Фасад</w:t>
            </w:r>
          </w:p>
        </w:tc>
        <w:tc>
          <w:tcPr>
            <w:tcW w:w="492" w:type="dxa"/>
            <w:vAlign w:val="center"/>
          </w:tcPr>
          <w:p w14:paraId="1D9E67E5" w14:textId="77777777" w:rsidR="00A66D76" w:rsidRDefault="00A66D76">
            <w:pPr>
              <w:pStyle w:val="OMDV"/>
              <w:rPr>
                <w:lang w:eastAsia="ru-RU"/>
              </w:rPr>
              <w:pPrChange w:id="1978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1048EFC" w14:textId="77777777" w:rsidR="00A66D76" w:rsidRDefault="00C835C6">
            <w:pPr>
              <w:pStyle w:val="OMDV"/>
              <w:rPr>
                <w:lang w:eastAsia="ru-RU"/>
              </w:rPr>
              <w:pPrChange w:id="1979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06EE4EBD" w14:textId="77777777" w:rsidR="00A66D76" w:rsidRDefault="00A66D76">
            <w:pPr>
              <w:pStyle w:val="OMDV"/>
              <w:rPr>
                <w:lang w:eastAsia="ru-RU"/>
              </w:rPr>
              <w:pPrChange w:id="1980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7F4F5F6E" w14:textId="77777777" w:rsidR="00A66D76" w:rsidRDefault="00A66D76">
            <w:pPr>
              <w:pStyle w:val="OMDV"/>
              <w:rPr>
                <w:lang w:eastAsia="ru-RU"/>
              </w:rPr>
              <w:pPrChange w:id="1981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230CF6B3" w14:textId="77777777" w:rsidR="00A66D76" w:rsidRDefault="00C835C6">
            <w:pPr>
              <w:pStyle w:val="OMDV"/>
              <w:rPr>
                <w:lang w:eastAsia="ru-RU"/>
              </w:rPr>
              <w:pPrChange w:id="1982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4360EEB2" w14:textId="77777777" w:rsidR="00A66D76" w:rsidRDefault="00A66D76">
            <w:pPr>
              <w:pStyle w:val="OMDV"/>
              <w:rPr>
                <w:lang w:eastAsia="ru-RU"/>
              </w:rPr>
              <w:pPrChange w:id="1983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78B1E8F2" w14:textId="77777777" w:rsidR="00A66D76" w:rsidRDefault="00A66D76">
            <w:pPr>
              <w:pStyle w:val="OMDV"/>
              <w:rPr>
                <w:lang w:eastAsia="ru-RU"/>
              </w:rPr>
              <w:pPrChange w:id="1984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5C42744A" w14:textId="77777777" w:rsidR="00A66D76" w:rsidRDefault="00C835C6">
            <w:pPr>
              <w:pStyle w:val="OMDV"/>
              <w:rPr>
                <w:lang w:eastAsia="ru-RU"/>
              </w:rPr>
              <w:pPrChange w:id="1985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7C7415C4" w14:textId="77777777" w:rsidR="00A66D76" w:rsidRDefault="00C835C6">
            <w:pPr>
              <w:pStyle w:val="OMDV"/>
              <w:rPr>
                <w:lang w:eastAsia="ru-RU"/>
              </w:rPr>
              <w:pPrChange w:id="1986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0C740D12" w14:textId="77777777" w:rsidR="00A66D76" w:rsidRDefault="00C835C6">
            <w:pPr>
              <w:pStyle w:val="OMDV"/>
              <w:rPr>
                <w:lang w:eastAsia="ru-RU"/>
              </w:rPr>
              <w:pPrChange w:id="1987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5B263198" w14:textId="77777777" w:rsidR="00A66D76" w:rsidRDefault="00A66D76">
            <w:pPr>
              <w:pStyle w:val="OMDV"/>
              <w:rPr>
                <w:lang w:eastAsia="ru-RU"/>
              </w:rPr>
              <w:pPrChange w:id="1988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3498E0D" w14:textId="77777777" w:rsidR="00A66D76" w:rsidRDefault="00C835C6">
            <w:pPr>
              <w:pStyle w:val="OMDV"/>
              <w:rPr>
                <w:lang w:eastAsia="ru-RU"/>
              </w:rPr>
              <w:pPrChange w:id="1989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4" w:type="dxa"/>
            <w:vAlign w:val="center"/>
          </w:tcPr>
          <w:p w14:paraId="17DB6FE7" w14:textId="77777777" w:rsidR="00A66D76" w:rsidRDefault="00A66D76">
            <w:pPr>
              <w:pStyle w:val="OMDV"/>
              <w:rPr>
                <w:lang w:eastAsia="ru-RU"/>
              </w:rPr>
              <w:pPrChange w:id="1990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5860A8F7" w14:textId="77777777" w:rsidR="00A66D76" w:rsidRDefault="00A66D76">
            <w:pPr>
              <w:pStyle w:val="OMDV"/>
              <w:rPr>
                <w:lang w:eastAsia="ru-RU"/>
              </w:rPr>
              <w:pPrChange w:id="1991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0F3EE07A" w14:textId="77777777" w:rsidR="00A66D76" w:rsidRDefault="00C835C6">
            <w:pPr>
              <w:pStyle w:val="OMDV"/>
              <w:rPr>
                <w:lang w:eastAsia="ru-RU"/>
              </w:rPr>
              <w:pPrChange w:id="1992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7A366C80" w14:textId="77777777" w:rsidR="00A66D76" w:rsidRDefault="00C835C6">
            <w:pPr>
              <w:pStyle w:val="OMDV"/>
              <w:rPr>
                <w:lang w:eastAsia="ru-RU"/>
              </w:rPr>
              <w:pPrChange w:id="1993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14ED75F2" w14:textId="77777777" w:rsidR="00A66D76" w:rsidRDefault="00C835C6">
            <w:pPr>
              <w:pStyle w:val="OMDV"/>
              <w:rPr>
                <w:lang w:eastAsia="ru-RU"/>
              </w:rPr>
              <w:pPrChange w:id="1994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74D279BC" w14:textId="77777777" w:rsidR="00A66D76" w:rsidRDefault="00A66D76">
            <w:pPr>
              <w:pStyle w:val="OMDV"/>
              <w:rPr>
                <w:lang w:eastAsia="ru-RU"/>
              </w:rPr>
              <w:pPrChange w:id="1995" w:author="D.Kambarov" w:date="2025-03-13T16:10:00Z">
                <w:pPr>
                  <w:jc w:val="center"/>
                </w:pPr>
              </w:pPrChange>
            </w:pPr>
          </w:p>
        </w:tc>
      </w:tr>
      <w:tr w:rsidR="00A66D76" w14:paraId="0867CB20" w14:textId="77777777">
        <w:trPr>
          <w:trHeight w:val="312"/>
        </w:trPr>
        <w:tc>
          <w:tcPr>
            <w:tcW w:w="3931" w:type="dxa"/>
            <w:vAlign w:val="center"/>
          </w:tcPr>
          <w:p w14:paraId="7986596B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1996" w:author="D.Kambarov" w:date="2025-03-13T16:09:00Z">
                <w:pPr/>
              </w:pPrChange>
            </w:pPr>
            <w:r>
              <w:rPr>
                <w:lang w:eastAsia="ru-RU"/>
              </w:rPr>
              <w:t xml:space="preserve">Витражная система – наружное остекление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583" w:type="dxa"/>
            <w:vAlign w:val="center"/>
          </w:tcPr>
          <w:p w14:paraId="32215934" w14:textId="77777777" w:rsidR="00A66D76" w:rsidRPr="00884A1F" w:rsidRDefault="00C835C6">
            <w:pPr>
              <w:pStyle w:val="OMDV"/>
              <w:jc w:val="left"/>
              <w:rPr>
                <w:rPrChange w:id="1997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pPrChange w:id="1998" w:author="D.Kambarov" w:date="2025-03-13T16:10:00Z">
                <w:pPr/>
              </w:pPrChange>
            </w:pPr>
            <w:r w:rsidRPr="00884A1F">
              <w:rPr>
                <w:rPrChange w:id="1999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t>Стена наружная_Остекление</w:t>
            </w:r>
          </w:p>
        </w:tc>
        <w:tc>
          <w:tcPr>
            <w:tcW w:w="492" w:type="dxa"/>
            <w:vAlign w:val="center"/>
          </w:tcPr>
          <w:p w14:paraId="4467F921" w14:textId="77777777" w:rsidR="00A66D76" w:rsidRDefault="00A66D76">
            <w:pPr>
              <w:pStyle w:val="OMDV"/>
              <w:rPr>
                <w:lang w:eastAsia="ru-RU"/>
              </w:rPr>
              <w:pPrChange w:id="2000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3CD4DA3" w14:textId="77777777" w:rsidR="00A66D76" w:rsidRDefault="00C835C6">
            <w:pPr>
              <w:pStyle w:val="OMDV"/>
              <w:rPr>
                <w:lang w:eastAsia="ru-RU"/>
              </w:rPr>
              <w:pPrChange w:id="2001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56286092" w14:textId="77777777" w:rsidR="00A66D76" w:rsidRDefault="00C835C6">
            <w:pPr>
              <w:pStyle w:val="OMDV"/>
              <w:rPr>
                <w:lang w:eastAsia="ru-RU"/>
              </w:rPr>
              <w:pPrChange w:id="2002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660DB2A1" w14:textId="77777777" w:rsidR="00A66D76" w:rsidRDefault="00A66D76">
            <w:pPr>
              <w:pStyle w:val="OMDV"/>
              <w:rPr>
                <w:lang w:eastAsia="ru-RU"/>
              </w:rPr>
              <w:pPrChange w:id="2003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368AB26A" w14:textId="77777777" w:rsidR="00A66D76" w:rsidRDefault="00C835C6">
            <w:pPr>
              <w:pStyle w:val="OMDV"/>
              <w:rPr>
                <w:lang w:eastAsia="ru-RU"/>
              </w:rPr>
              <w:pPrChange w:id="2004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01EB63E1" w14:textId="77777777" w:rsidR="00A66D76" w:rsidRDefault="00A66D76">
            <w:pPr>
              <w:pStyle w:val="OMDV"/>
              <w:rPr>
                <w:lang w:eastAsia="ru-RU"/>
              </w:rPr>
              <w:pPrChange w:id="2005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3E635A46" w14:textId="77777777" w:rsidR="00A66D76" w:rsidRDefault="00A66D76">
            <w:pPr>
              <w:pStyle w:val="OMDV"/>
              <w:rPr>
                <w:lang w:eastAsia="ru-RU"/>
              </w:rPr>
              <w:pPrChange w:id="2006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048AF75E" w14:textId="77777777" w:rsidR="00A66D76" w:rsidRDefault="00A66D76">
            <w:pPr>
              <w:pStyle w:val="OMDV"/>
              <w:rPr>
                <w:lang w:eastAsia="ru-RU"/>
              </w:rPr>
              <w:pPrChange w:id="2007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24083A6" w14:textId="77777777" w:rsidR="00A66D76" w:rsidRDefault="00C835C6">
            <w:pPr>
              <w:pStyle w:val="OMDV"/>
              <w:rPr>
                <w:lang w:eastAsia="ru-RU"/>
              </w:rPr>
              <w:pPrChange w:id="2008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6007617A" w14:textId="77777777" w:rsidR="00A66D76" w:rsidRDefault="00C835C6">
            <w:pPr>
              <w:pStyle w:val="OMDV"/>
              <w:rPr>
                <w:lang w:eastAsia="ru-RU"/>
              </w:rPr>
              <w:pPrChange w:id="2009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16336DEC" w14:textId="77777777" w:rsidR="00A66D76" w:rsidRDefault="00A66D76">
            <w:pPr>
              <w:pStyle w:val="OMDV"/>
              <w:rPr>
                <w:lang w:eastAsia="ru-RU"/>
              </w:rPr>
              <w:pPrChange w:id="2010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E0CC017" w14:textId="77777777" w:rsidR="00A66D76" w:rsidRDefault="00A66D76">
            <w:pPr>
              <w:pStyle w:val="OMDV"/>
              <w:rPr>
                <w:lang w:eastAsia="ru-RU"/>
              </w:rPr>
              <w:pPrChange w:id="2011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4" w:type="dxa"/>
            <w:vAlign w:val="center"/>
          </w:tcPr>
          <w:p w14:paraId="5A320586" w14:textId="77777777" w:rsidR="00A66D76" w:rsidRDefault="00C835C6">
            <w:pPr>
              <w:pStyle w:val="OMDV"/>
              <w:rPr>
                <w:lang w:eastAsia="ru-RU"/>
              </w:rPr>
              <w:pPrChange w:id="2012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4C0AD758" w14:textId="77777777" w:rsidR="00A66D76" w:rsidRDefault="00A66D76">
            <w:pPr>
              <w:pStyle w:val="OMDV"/>
              <w:rPr>
                <w:lang w:eastAsia="ru-RU"/>
              </w:rPr>
              <w:pPrChange w:id="2013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56F439DD" w14:textId="77777777" w:rsidR="00A66D76" w:rsidRDefault="00C835C6">
            <w:pPr>
              <w:pStyle w:val="OMDV"/>
              <w:rPr>
                <w:lang w:eastAsia="ru-RU"/>
              </w:rPr>
              <w:pPrChange w:id="2014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725CA687" w14:textId="77777777" w:rsidR="00A66D76" w:rsidRDefault="00C835C6">
            <w:pPr>
              <w:pStyle w:val="OMDV"/>
              <w:rPr>
                <w:lang w:eastAsia="ru-RU"/>
              </w:rPr>
              <w:pPrChange w:id="2015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676D81AD" w14:textId="77777777" w:rsidR="00A66D76" w:rsidRDefault="00C835C6">
            <w:pPr>
              <w:pStyle w:val="OMDV"/>
              <w:rPr>
                <w:lang w:eastAsia="ru-RU"/>
              </w:rPr>
              <w:pPrChange w:id="2016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6F14B4C5" w14:textId="77777777" w:rsidR="00A66D76" w:rsidRDefault="00A66D76">
            <w:pPr>
              <w:pStyle w:val="OMDV"/>
              <w:rPr>
                <w:lang w:eastAsia="ru-RU"/>
              </w:rPr>
              <w:pPrChange w:id="2017" w:author="D.Kambarov" w:date="2025-03-13T16:10:00Z">
                <w:pPr>
                  <w:jc w:val="center"/>
                </w:pPr>
              </w:pPrChange>
            </w:pPr>
          </w:p>
        </w:tc>
      </w:tr>
      <w:tr w:rsidR="00A66D76" w14:paraId="44DB9D5A" w14:textId="77777777">
        <w:trPr>
          <w:trHeight w:val="312"/>
        </w:trPr>
        <w:tc>
          <w:tcPr>
            <w:tcW w:w="3931" w:type="dxa"/>
            <w:vAlign w:val="center"/>
          </w:tcPr>
          <w:p w14:paraId="10E85149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2018" w:author="D.Kambarov" w:date="2025-03-13T16:09:00Z">
                <w:pPr/>
              </w:pPrChange>
            </w:pPr>
            <w:r>
              <w:rPr>
                <w:lang w:eastAsia="ru-RU"/>
              </w:rPr>
              <w:t xml:space="preserve">Витражная система – перегородка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583" w:type="dxa"/>
            <w:vAlign w:val="center"/>
          </w:tcPr>
          <w:p w14:paraId="3B831C03" w14:textId="77777777" w:rsidR="00A66D76" w:rsidRPr="00884A1F" w:rsidRDefault="00C835C6">
            <w:pPr>
              <w:pStyle w:val="OMDV"/>
              <w:jc w:val="left"/>
              <w:rPr>
                <w:rPrChange w:id="2019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pPrChange w:id="2020" w:author="D.Kambarov" w:date="2025-03-13T16:10:00Z">
                <w:pPr/>
              </w:pPrChange>
            </w:pPr>
            <w:r w:rsidRPr="00884A1F">
              <w:rPr>
                <w:rPrChange w:id="2021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t>Стена внутренняя_Витраж</w:t>
            </w:r>
          </w:p>
        </w:tc>
        <w:tc>
          <w:tcPr>
            <w:tcW w:w="492" w:type="dxa"/>
            <w:vAlign w:val="center"/>
          </w:tcPr>
          <w:p w14:paraId="2FD6654D" w14:textId="77777777" w:rsidR="00A66D76" w:rsidRDefault="00A66D76">
            <w:pPr>
              <w:pStyle w:val="OMDV"/>
              <w:rPr>
                <w:lang w:eastAsia="ru-RU"/>
              </w:rPr>
              <w:pPrChange w:id="2022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EF8F604" w14:textId="77777777" w:rsidR="00A66D76" w:rsidRDefault="00C835C6">
            <w:pPr>
              <w:pStyle w:val="OMDV"/>
              <w:rPr>
                <w:lang w:eastAsia="ru-RU"/>
              </w:rPr>
              <w:pPrChange w:id="2023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4002D663" w14:textId="77777777" w:rsidR="00A66D76" w:rsidRDefault="00C835C6">
            <w:pPr>
              <w:pStyle w:val="OMDV"/>
              <w:rPr>
                <w:lang w:eastAsia="ru-RU"/>
              </w:rPr>
              <w:pPrChange w:id="2024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47E77320" w14:textId="77777777" w:rsidR="00A66D76" w:rsidRDefault="00A66D76">
            <w:pPr>
              <w:pStyle w:val="OMDV"/>
              <w:rPr>
                <w:lang w:eastAsia="ru-RU"/>
              </w:rPr>
              <w:pPrChange w:id="2025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5386054" w14:textId="77777777" w:rsidR="00A66D76" w:rsidRDefault="00C835C6">
            <w:pPr>
              <w:pStyle w:val="OMDV"/>
              <w:rPr>
                <w:lang w:eastAsia="ru-RU"/>
              </w:rPr>
              <w:pPrChange w:id="2026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2ED437DB" w14:textId="77777777" w:rsidR="00A66D76" w:rsidRDefault="00A66D76">
            <w:pPr>
              <w:pStyle w:val="OMDV"/>
              <w:rPr>
                <w:lang w:eastAsia="ru-RU"/>
              </w:rPr>
              <w:pPrChange w:id="2027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E6F8F06" w14:textId="77777777" w:rsidR="00A66D76" w:rsidRDefault="00A66D76">
            <w:pPr>
              <w:pStyle w:val="OMDV"/>
              <w:rPr>
                <w:lang w:eastAsia="ru-RU"/>
              </w:rPr>
              <w:pPrChange w:id="2028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38CE9114" w14:textId="77777777" w:rsidR="00A66D76" w:rsidRDefault="00A66D76">
            <w:pPr>
              <w:pStyle w:val="OMDV"/>
              <w:rPr>
                <w:lang w:eastAsia="ru-RU"/>
              </w:rPr>
              <w:pPrChange w:id="2029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7A07312" w14:textId="77777777" w:rsidR="00A66D76" w:rsidRDefault="00C835C6">
            <w:pPr>
              <w:pStyle w:val="OMDV"/>
              <w:rPr>
                <w:lang w:eastAsia="ru-RU"/>
              </w:rPr>
              <w:pPrChange w:id="2030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116B6C55" w14:textId="77777777" w:rsidR="00A66D76" w:rsidRDefault="00C835C6">
            <w:pPr>
              <w:pStyle w:val="OMDV"/>
              <w:rPr>
                <w:lang w:eastAsia="ru-RU"/>
              </w:rPr>
              <w:pPrChange w:id="2031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6127B6D8" w14:textId="77777777" w:rsidR="00A66D76" w:rsidRDefault="00A66D76">
            <w:pPr>
              <w:pStyle w:val="OMDV"/>
              <w:rPr>
                <w:lang w:eastAsia="ru-RU"/>
              </w:rPr>
              <w:pPrChange w:id="2032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B9E5EA0" w14:textId="77777777" w:rsidR="00A66D76" w:rsidRDefault="00A66D76">
            <w:pPr>
              <w:pStyle w:val="OMDV"/>
              <w:rPr>
                <w:lang w:eastAsia="ru-RU"/>
              </w:rPr>
              <w:pPrChange w:id="2033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4" w:type="dxa"/>
            <w:vAlign w:val="center"/>
          </w:tcPr>
          <w:p w14:paraId="15A0F805" w14:textId="77777777" w:rsidR="00A66D76" w:rsidRDefault="00C835C6">
            <w:pPr>
              <w:pStyle w:val="OMDV"/>
              <w:rPr>
                <w:lang w:eastAsia="ru-RU"/>
              </w:rPr>
              <w:pPrChange w:id="2034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5B578DC3" w14:textId="77777777" w:rsidR="00A66D76" w:rsidRDefault="00A66D76">
            <w:pPr>
              <w:pStyle w:val="OMDV"/>
              <w:rPr>
                <w:lang w:eastAsia="ru-RU"/>
              </w:rPr>
              <w:pPrChange w:id="2035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8E669A6" w14:textId="77777777" w:rsidR="00A66D76" w:rsidRDefault="00C835C6">
            <w:pPr>
              <w:pStyle w:val="OMDV"/>
              <w:rPr>
                <w:lang w:eastAsia="ru-RU"/>
              </w:rPr>
              <w:pPrChange w:id="2036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4A6FF027" w14:textId="77777777" w:rsidR="00A66D76" w:rsidRDefault="00C835C6">
            <w:pPr>
              <w:pStyle w:val="OMDV"/>
              <w:rPr>
                <w:lang w:eastAsia="ru-RU"/>
              </w:rPr>
              <w:pPrChange w:id="2037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435CE2C2" w14:textId="77777777" w:rsidR="00A66D76" w:rsidRDefault="00C835C6">
            <w:pPr>
              <w:pStyle w:val="OMDV"/>
              <w:rPr>
                <w:lang w:eastAsia="ru-RU"/>
              </w:rPr>
              <w:pPrChange w:id="2038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5D73F71B" w14:textId="77777777" w:rsidR="00A66D76" w:rsidRDefault="00A66D76">
            <w:pPr>
              <w:pStyle w:val="OMDV"/>
              <w:rPr>
                <w:lang w:eastAsia="ru-RU"/>
              </w:rPr>
              <w:pPrChange w:id="2039" w:author="D.Kambarov" w:date="2025-03-13T16:10:00Z">
                <w:pPr>
                  <w:jc w:val="center"/>
                </w:pPr>
              </w:pPrChange>
            </w:pPr>
          </w:p>
        </w:tc>
      </w:tr>
      <w:tr w:rsidR="00A66D76" w14:paraId="53DC5310" w14:textId="77777777">
        <w:trPr>
          <w:trHeight w:val="312"/>
        </w:trPr>
        <w:tc>
          <w:tcPr>
            <w:tcW w:w="3931" w:type="dxa"/>
            <w:vAlign w:val="center"/>
          </w:tcPr>
          <w:p w14:paraId="383057AB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2040" w:author="D.Kambarov" w:date="2025-03-13T16:09:00Z">
                <w:pPr/>
              </w:pPrChange>
            </w:pPr>
            <w:r>
              <w:rPr>
                <w:lang w:eastAsia="ru-RU"/>
              </w:rPr>
              <w:t xml:space="preserve">Пол </w:t>
            </w:r>
            <w:r>
              <w:rPr>
                <w:i/>
                <w:lang w:eastAsia="ru-RU"/>
              </w:rPr>
              <w:t>(Перекрытие)</w:t>
            </w:r>
          </w:p>
        </w:tc>
        <w:tc>
          <w:tcPr>
            <w:tcW w:w="2583" w:type="dxa"/>
            <w:vAlign w:val="center"/>
          </w:tcPr>
          <w:p w14:paraId="31A00A06" w14:textId="77777777" w:rsidR="00A66D76" w:rsidRPr="00884A1F" w:rsidRDefault="00C835C6">
            <w:pPr>
              <w:pStyle w:val="OMDV"/>
              <w:jc w:val="left"/>
              <w:rPr>
                <w:rPrChange w:id="2041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pPrChange w:id="2042" w:author="D.Kambarov" w:date="2025-03-13T16:10:00Z">
                <w:pPr/>
              </w:pPrChange>
            </w:pPr>
            <w:r w:rsidRPr="00884A1F">
              <w:rPr>
                <w:rPrChange w:id="2043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t>Пол</w:t>
            </w:r>
          </w:p>
        </w:tc>
        <w:tc>
          <w:tcPr>
            <w:tcW w:w="492" w:type="dxa"/>
            <w:vAlign w:val="center"/>
          </w:tcPr>
          <w:p w14:paraId="63AD45EB" w14:textId="77777777" w:rsidR="00A66D76" w:rsidRDefault="00C835C6">
            <w:pPr>
              <w:pStyle w:val="OMDV"/>
              <w:rPr>
                <w:lang w:eastAsia="ru-RU"/>
              </w:rPr>
              <w:pPrChange w:id="2044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09603BFD" w14:textId="77777777" w:rsidR="00A66D76" w:rsidRDefault="00C835C6">
            <w:pPr>
              <w:pStyle w:val="OMDV"/>
              <w:rPr>
                <w:lang w:eastAsia="ru-RU"/>
              </w:rPr>
              <w:pPrChange w:id="2045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4BEA16CD" w14:textId="77777777" w:rsidR="00A66D76" w:rsidRDefault="00C835C6">
            <w:pPr>
              <w:pStyle w:val="OMDV"/>
              <w:rPr>
                <w:lang w:eastAsia="ru-RU"/>
              </w:rPr>
              <w:pPrChange w:id="2046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6E7991A8" w14:textId="77777777" w:rsidR="00A66D76" w:rsidRDefault="00C835C6">
            <w:pPr>
              <w:pStyle w:val="OMDV"/>
              <w:rPr>
                <w:lang w:eastAsia="ru-RU"/>
              </w:rPr>
              <w:pPrChange w:id="2047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48D5DC68" w14:textId="77777777" w:rsidR="00A66D76" w:rsidRDefault="00A66D76">
            <w:pPr>
              <w:pStyle w:val="OMDV"/>
              <w:rPr>
                <w:lang w:eastAsia="ru-RU"/>
              </w:rPr>
              <w:pPrChange w:id="2048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F755DB8" w14:textId="77777777" w:rsidR="00A66D76" w:rsidRDefault="00A66D76">
            <w:pPr>
              <w:pStyle w:val="OMDV"/>
              <w:rPr>
                <w:lang w:eastAsia="ru-RU"/>
              </w:rPr>
              <w:pPrChange w:id="2049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49930CF" w14:textId="77777777" w:rsidR="00A66D76" w:rsidRDefault="00A66D76">
            <w:pPr>
              <w:pStyle w:val="OMDV"/>
              <w:rPr>
                <w:lang w:eastAsia="ru-RU"/>
              </w:rPr>
              <w:pPrChange w:id="2050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3F274A6" w14:textId="77777777" w:rsidR="00A66D76" w:rsidRDefault="00C835C6">
            <w:pPr>
              <w:pStyle w:val="OMDV"/>
              <w:rPr>
                <w:lang w:eastAsia="ru-RU"/>
              </w:rPr>
              <w:pPrChange w:id="2051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67720362" w14:textId="77777777" w:rsidR="00A66D76" w:rsidRDefault="00A66D76">
            <w:pPr>
              <w:pStyle w:val="OMDV"/>
              <w:rPr>
                <w:lang w:eastAsia="ru-RU"/>
              </w:rPr>
              <w:pPrChange w:id="2052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BF8A2D7" w14:textId="77777777" w:rsidR="00A66D76" w:rsidRDefault="00C835C6">
            <w:pPr>
              <w:pStyle w:val="OMDV"/>
              <w:rPr>
                <w:lang w:eastAsia="ru-RU"/>
              </w:rPr>
              <w:pPrChange w:id="2053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2C8BDC96" w14:textId="77777777" w:rsidR="00A66D76" w:rsidRDefault="00A66D76">
            <w:pPr>
              <w:pStyle w:val="OMDV"/>
              <w:rPr>
                <w:lang w:eastAsia="ru-RU"/>
              </w:rPr>
              <w:pPrChange w:id="2054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0C9A2F1A" w14:textId="77777777" w:rsidR="00A66D76" w:rsidRDefault="00C835C6">
            <w:pPr>
              <w:pStyle w:val="OMDV"/>
              <w:rPr>
                <w:lang w:eastAsia="ru-RU"/>
              </w:rPr>
              <w:pPrChange w:id="2055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4" w:type="dxa"/>
            <w:vAlign w:val="center"/>
          </w:tcPr>
          <w:p w14:paraId="120DAC4C" w14:textId="77777777" w:rsidR="00A66D76" w:rsidRDefault="00C835C6">
            <w:pPr>
              <w:pStyle w:val="OMDV"/>
              <w:rPr>
                <w:lang w:eastAsia="ru-RU"/>
              </w:rPr>
              <w:pPrChange w:id="2056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3197ADC3" w14:textId="77777777" w:rsidR="00A66D76" w:rsidRDefault="00A66D76">
            <w:pPr>
              <w:pStyle w:val="OMDV"/>
              <w:rPr>
                <w:lang w:eastAsia="ru-RU"/>
              </w:rPr>
              <w:pPrChange w:id="2057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22F1D6A0" w14:textId="77777777" w:rsidR="00A66D76" w:rsidRDefault="00C835C6">
            <w:pPr>
              <w:pStyle w:val="OMDV"/>
              <w:rPr>
                <w:lang w:eastAsia="ru-RU"/>
              </w:rPr>
              <w:pPrChange w:id="2058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32C38839" w14:textId="77777777" w:rsidR="00A66D76" w:rsidRDefault="00C835C6">
            <w:pPr>
              <w:pStyle w:val="OMDV"/>
              <w:rPr>
                <w:lang w:eastAsia="ru-RU"/>
              </w:rPr>
              <w:pPrChange w:id="2059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124DD338" w14:textId="77777777" w:rsidR="00A66D76" w:rsidRDefault="00C835C6">
            <w:pPr>
              <w:pStyle w:val="OMDV"/>
              <w:rPr>
                <w:lang w:eastAsia="ru-RU"/>
              </w:rPr>
              <w:pPrChange w:id="2060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4EACBD05" w14:textId="77777777" w:rsidR="00A66D76" w:rsidRDefault="00A66D76">
            <w:pPr>
              <w:pStyle w:val="OMDV"/>
              <w:rPr>
                <w:lang w:eastAsia="ru-RU"/>
              </w:rPr>
              <w:pPrChange w:id="2061" w:author="D.Kambarov" w:date="2025-03-13T16:10:00Z">
                <w:pPr>
                  <w:jc w:val="center"/>
                </w:pPr>
              </w:pPrChange>
            </w:pPr>
          </w:p>
        </w:tc>
      </w:tr>
      <w:tr w:rsidR="00A66D76" w14:paraId="6452954B" w14:textId="77777777">
        <w:trPr>
          <w:trHeight w:val="312"/>
        </w:trPr>
        <w:tc>
          <w:tcPr>
            <w:tcW w:w="3931" w:type="dxa"/>
            <w:vAlign w:val="center"/>
          </w:tcPr>
          <w:p w14:paraId="466B7C61" w14:textId="77777777" w:rsidR="00A66D76" w:rsidRDefault="00C835C6">
            <w:pPr>
              <w:pStyle w:val="OMDV"/>
              <w:jc w:val="left"/>
              <w:rPr>
                <w:i/>
                <w:iCs/>
                <w:color w:val="FF0000"/>
                <w:lang w:eastAsia="ru-RU"/>
              </w:rPr>
              <w:pPrChange w:id="2062" w:author="D.Kambarov" w:date="2025-03-13T16:09:00Z">
                <w:pPr/>
              </w:pPrChange>
            </w:pPr>
            <w:r>
              <w:rPr>
                <w:color w:val="000000" w:themeColor="text1"/>
                <w:lang w:eastAsia="ru-RU"/>
              </w:rPr>
              <w:t xml:space="preserve">Потолок </w:t>
            </w:r>
            <w:r>
              <w:rPr>
                <w:i/>
                <w:iCs/>
                <w:color w:val="000000" w:themeColor="text1"/>
                <w:lang w:eastAsia="ru-RU"/>
              </w:rPr>
              <w:t>(Потолок)</w:t>
            </w:r>
          </w:p>
        </w:tc>
        <w:tc>
          <w:tcPr>
            <w:tcW w:w="2583" w:type="dxa"/>
            <w:vAlign w:val="center"/>
          </w:tcPr>
          <w:p w14:paraId="248F80D6" w14:textId="77777777" w:rsidR="00A66D76" w:rsidRPr="00884A1F" w:rsidRDefault="00C835C6">
            <w:pPr>
              <w:pStyle w:val="OMDV"/>
              <w:jc w:val="left"/>
              <w:rPr>
                <w:rPrChange w:id="2063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pPrChange w:id="2064" w:author="D.Kambarov" w:date="2025-03-13T16:10:00Z">
                <w:pPr/>
              </w:pPrChange>
            </w:pPr>
            <w:r w:rsidRPr="00884A1F">
              <w:rPr>
                <w:rPrChange w:id="2065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t>Потолок</w:t>
            </w:r>
          </w:p>
        </w:tc>
        <w:tc>
          <w:tcPr>
            <w:tcW w:w="492" w:type="dxa"/>
            <w:vAlign w:val="center"/>
          </w:tcPr>
          <w:p w14:paraId="304E654A" w14:textId="77777777" w:rsidR="00A66D76" w:rsidRDefault="00A66D76">
            <w:pPr>
              <w:pStyle w:val="OMDV"/>
              <w:rPr>
                <w:lang w:eastAsia="ru-RU"/>
              </w:rPr>
              <w:pPrChange w:id="2066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A908FAA" w14:textId="77777777" w:rsidR="00A66D76" w:rsidRDefault="00A66D76">
            <w:pPr>
              <w:pStyle w:val="OMDV"/>
              <w:rPr>
                <w:lang w:eastAsia="ru-RU"/>
              </w:rPr>
              <w:pPrChange w:id="2067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26E4470C" w14:textId="77777777" w:rsidR="00A66D76" w:rsidRDefault="00C835C6">
            <w:pPr>
              <w:pStyle w:val="OMDV"/>
              <w:rPr>
                <w:lang w:eastAsia="ru-RU"/>
              </w:rPr>
              <w:pPrChange w:id="2068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1E866C7B" w14:textId="77777777" w:rsidR="00A66D76" w:rsidRDefault="00C835C6">
            <w:pPr>
              <w:pStyle w:val="OMDV"/>
              <w:rPr>
                <w:lang w:eastAsia="ru-RU"/>
              </w:rPr>
              <w:pPrChange w:id="2069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25FC6B59" w14:textId="77777777" w:rsidR="00A66D76" w:rsidRDefault="00A66D76">
            <w:pPr>
              <w:pStyle w:val="OMDV"/>
              <w:rPr>
                <w:lang w:eastAsia="ru-RU"/>
              </w:rPr>
              <w:pPrChange w:id="2070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5FAF05CE" w14:textId="77777777" w:rsidR="00A66D76" w:rsidRDefault="00A66D76">
            <w:pPr>
              <w:pStyle w:val="OMDV"/>
              <w:rPr>
                <w:lang w:eastAsia="ru-RU"/>
              </w:rPr>
              <w:pPrChange w:id="2071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587E8CD2" w14:textId="77777777" w:rsidR="00A66D76" w:rsidRDefault="00A66D76">
            <w:pPr>
              <w:pStyle w:val="OMDV"/>
              <w:rPr>
                <w:lang w:eastAsia="ru-RU"/>
              </w:rPr>
              <w:pPrChange w:id="2072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09ED3E17" w14:textId="77777777" w:rsidR="00A66D76" w:rsidRDefault="00C835C6">
            <w:pPr>
              <w:pStyle w:val="OMDV"/>
              <w:rPr>
                <w:lang w:eastAsia="ru-RU"/>
              </w:rPr>
              <w:pPrChange w:id="2073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6D73BE1C" w14:textId="77777777" w:rsidR="00A66D76" w:rsidRDefault="00A66D76">
            <w:pPr>
              <w:pStyle w:val="OMDV"/>
              <w:rPr>
                <w:lang w:eastAsia="ru-RU"/>
              </w:rPr>
              <w:pPrChange w:id="2074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0C513C80" w14:textId="77777777" w:rsidR="00A66D76" w:rsidRDefault="00C835C6">
            <w:pPr>
              <w:pStyle w:val="OMDV"/>
              <w:rPr>
                <w:lang w:eastAsia="ru-RU"/>
              </w:rPr>
              <w:pPrChange w:id="2075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238AA596" w14:textId="77777777" w:rsidR="00A66D76" w:rsidRDefault="00A66D76">
            <w:pPr>
              <w:pStyle w:val="OMDV"/>
              <w:rPr>
                <w:lang w:eastAsia="ru-RU"/>
              </w:rPr>
              <w:pPrChange w:id="2076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8FF2FFB" w14:textId="77777777" w:rsidR="00A66D76" w:rsidRDefault="00C835C6">
            <w:pPr>
              <w:pStyle w:val="OMDV"/>
              <w:rPr>
                <w:lang w:eastAsia="ru-RU"/>
              </w:rPr>
              <w:pPrChange w:id="2077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4" w:type="dxa"/>
            <w:vAlign w:val="center"/>
          </w:tcPr>
          <w:p w14:paraId="10E06469" w14:textId="77777777" w:rsidR="00A66D76" w:rsidRDefault="00C835C6">
            <w:pPr>
              <w:pStyle w:val="OMDV"/>
              <w:rPr>
                <w:lang w:eastAsia="ru-RU"/>
              </w:rPr>
              <w:pPrChange w:id="2078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0B78DAC7" w14:textId="77777777" w:rsidR="00A66D76" w:rsidRDefault="00A66D76">
            <w:pPr>
              <w:pStyle w:val="OMDV"/>
              <w:rPr>
                <w:lang w:eastAsia="ru-RU"/>
              </w:rPr>
              <w:pPrChange w:id="2079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366DB479" w14:textId="77777777" w:rsidR="00A66D76" w:rsidRDefault="00C835C6">
            <w:pPr>
              <w:pStyle w:val="OMDV"/>
              <w:rPr>
                <w:lang w:eastAsia="ru-RU"/>
              </w:rPr>
              <w:pPrChange w:id="2080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29B157EE" w14:textId="77777777" w:rsidR="00A66D76" w:rsidRDefault="00C835C6">
            <w:pPr>
              <w:pStyle w:val="OMDV"/>
              <w:rPr>
                <w:lang w:eastAsia="ru-RU"/>
              </w:rPr>
              <w:pPrChange w:id="2081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1387145D" w14:textId="77777777" w:rsidR="00A66D76" w:rsidRDefault="00C835C6">
            <w:pPr>
              <w:pStyle w:val="OMDV"/>
              <w:rPr>
                <w:lang w:eastAsia="ru-RU"/>
              </w:rPr>
              <w:pPrChange w:id="2082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4024F187" w14:textId="77777777" w:rsidR="00A66D76" w:rsidRDefault="00A66D76">
            <w:pPr>
              <w:pStyle w:val="OMDV"/>
              <w:rPr>
                <w:lang w:eastAsia="ru-RU"/>
              </w:rPr>
              <w:pPrChange w:id="2083" w:author="D.Kambarov" w:date="2025-03-13T16:10:00Z">
                <w:pPr>
                  <w:jc w:val="center"/>
                </w:pPr>
              </w:pPrChange>
            </w:pPr>
          </w:p>
        </w:tc>
      </w:tr>
      <w:tr w:rsidR="00A66D76" w14:paraId="11148272" w14:textId="77777777">
        <w:trPr>
          <w:trHeight w:val="312"/>
        </w:trPr>
        <w:tc>
          <w:tcPr>
            <w:tcW w:w="3931" w:type="dxa"/>
            <w:vAlign w:val="center"/>
          </w:tcPr>
          <w:p w14:paraId="4F364280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2084" w:author="D.Kambarov" w:date="2025-03-13T16:09:00Z">
                <w:pPr/>
              </w:pPrChange>
            </w:pPr>
            <w:r>
              <w:rPr>
                <w:lang w:eastAsia="ru-RU"/>
              </w:rPr>
              <w:t xml:space="preserve">Покрытие кровли </w:t>
            </w:r>
            <w:r>
              <w:rPr>
                <w:i/>
                <w:lang w:eastAsia="ru-RU"/>
              </w:rPr>
              <w:t>(Перекрытие)</w:t>
            </w:r>
          </w:p>
        </w:tc>
        <w:tc>
          <w:tcPr>
            <w:tcW w:w="2583" w:type="dxa"/>
            <w:vAlign w:val="center"/>
          </w:tcPr>
          <w:p w14:paraId="6FA203AF" w14:textId="77777777" w:rsidR="00A66D76" w:rsidRPr="00884A1F" w:rsidRDefault="00C835C6">
            <w:pPr>
              <w:pStyle w:val="OMDV"/>
              <w:jc w:val="left"/>
              <w:rPr>
                <w:rPrChange w:id="2085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pPrChange w:id="2086" w:author="D.Kambarov" w:date="2025-03-13T16:10:00Z">
                <w:pPr/>
              </w:pPrChange>
            </w:pPr>
            <w:r w:rsidRPr="00884A1F">
              <w:rPr>
                <w:rPrChange w:id="2087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t>Кровля</w:t>
            </w:r>
          </w:p>
        </w:tc>
        <w:tc>
          <w:tcPr>
            <w:tcW w:w="492" w:type="dxa"/>
            <w:vAlign w:val="center"/>
          </w:tcPr>
          <w:p w14:paraId="357452F3" w14:textId="77777777" w:rsidR="00A66D76" w:rsidRDefault="00C835C6">
            <w:pPr>
              <w:pStyle w:val="OMDV"/>
              <w:rPr>
                <w:lang w:eastAsia="ru-RU"/>
              </w:rPr>
              <w:pPrChange w:id="2088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4A9F1037" w14:textId="77777777" w:rsidR="00A66D76" w:rsidRDefault="00C835C6">
            <w:pPr>
              <w:pStyle w:val="OMDV"/>
              <w:rPr>
                <w:lang w:eastAsia="ru-RU"/>
              </w:rPr>
              <w:pPrChange w:id="2089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533DE2F3" w14:textId="77777777" w:rsidR="00A66D76" w:rsidRDefault="00C835C6">
            <w:pPr>
              <w:pStyle w:val="OMDV"/>
              <w:rPr>
                <w:lang w:eastAsia="ru-RU"/>
              </w:rPr>
              <w:pPrChange w:id="2090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08385D5F" w14:textId="77777777" w:rsidR="00A66D76" w:rsidRDefault="00C835C6">
            <w:pPr>
              <w:pStyle w:val="OMDV"/>
              <w:rPr>
                <w:lang w:eastAsia="ru-RU"/>
              </w:rPr>
              <w:pPrChange w:id="2091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7562B7DC" w14:textId="77777777" w:rsidR="00A66D76" w:rsidRDefault="00A66D76">
            <w:pPr>
              <w:pStyle w:val="OMDV"/>
              <w:rPr>
                <w:lang w:eastAsia="ru-RU"/>
              </w:rPr>
              <w:pPrChange w:id="2092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7347585" w14:textId="77777777" w:rsidR="00A66D76" w:rsidRDefault="00A66D76">
            <w:pPr>
              <w:pStyle w:val="OMDV"/>
              <w:rPr>
                <w:lang w:eastAsia="ru-RU"/>
              </w:rPr>
              <w:pPrChange w:id="2093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28D603B" w14:textId="77777777" w:rsidR="00A66D76" w:rsidRDefault="00A66D76">
            <w:pPr>
              <w:pStyle w:val="OMDV"/>
              <w:rPr>
                <w:lang w:eastAsia="ru-RU"/>
              </w:rPr>
              <w:pPrChange w:id="2094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4B1AD5E" w14:textId="77777777" w:rsidR="00A66D76" w:rsidRDefault="00C835C6">
            <w:pPr>
              <w:pStyle w:val="OMDV"/>
              <w:rPr>
                <w:lang w:eastAsia="ru-RU"/>
              </w:rPr>
              <w:pPrChange w:id="2095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0F54EB9C" w14:textId="77777777" w:rsidR="00A66D76" w:rsidRDefault="00A66D76">
            <w:pPr>
              <w:pStyle w:val="OMDV"/>
              <w:rPr>
                <w:lang w:eastAsia="ru-RU"/>
              </w:rPr>
              <w:pPrChange w:id="2096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7DF67D5" w14:textId="77777777" w:rsidR="00A66D76" w:rsidRDefault="00C835C6">
            <w:pPr>
              <w:pStyle w:val="OMDV"/>
              <w:rPr>
                <w:lang w:eastAsia="ru-RU"/>
              </w:rPr>
              <w:pPrChange w:id="2097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609F3E01" w14:textId="77777777" w:rsidR="00A66D76" w:rsidRDefault="00A66D76">
            <w:pPr>
              <w:pStyle w:val="OMDV"/>
              <w:rPr>
                <w:lang w:eastAsia="ru-RU"/>
              </w:rPr>
              <w:pPrChange w:id="2098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581A8E38" w14:textId="77777777" w:rsidR="00A66D76" w:rsidRDefault="00C835C6">
            <w:pPr>
              <w:pStyle w:val="OMDV"/>
              <w:rPr>
                <w:lang w:eastAsia="ru-RU"/>
              </w:rPr>
              <w:pPrChange w:id="2099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4" w:type="dxa"/>
            <w:vAlign w:val="center"/>
          </w:tcPr>
          <w:p w14:paraId="0DCEDCBA" w14:textId="77777777" w:rsidR="00A66D76" w:rsidRDefault="00A66D76">
            <w:pPr>
              <w:pStyle w:val="OMDV"/>
              <w:rPr>
                <w:lang w:eastAsia="ru-RU"/>
              </w:rPr>
              <w:pPrChange w:id="2100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53F69201" w14:textId="77777777" w:rsidR="00A66D76" w:rsidRDefault="00A66D76">
            <w:pPr>
              <w:pStyle w:val="OMDV"/>
              <w:rPr>
                <w:lang w:eastAsia="ru-RU"/>
              </w:rPr>
              <w:pPrChange w:id="2101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354C0050" w14:textId="77777777" w:rsidR="00A66D76" w:rsidRDefault="00C835C6">
            <w:pPr>
              <w:pStyle w:val="OMDV"/>
              <w:rPr>
                <w:lang w:eastAsia="ru-RU"/>
              </w:rPr>
              <w:pPrChange w:id="2102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3FB4CFA2" w14:textId="77777777" w:rsidR="00A66D76" w:rsidRDefault="00C835C6">
            <w:pPr>
              <w:pStyle w:val="OMDV"/>
              <w:rPr>
                <w:lang w:eastAsia="ru-RU"/>
              </w:rPr>
              <w:pPrChange w:id="2103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168E5A23" w14:textId="77777777" w:rsidR="00A66D76" w:rsidRDefault="00C835C6">
            <w:pPr>
              <w:pStyle w:val="OMDV"/>
              <w:rPr>
                <w:lang w:eastAsia="ru-RU"/>
              </w:rPr>
              <w:pPrChange w:id="2104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6E24B3D9" w14:textId="77777777" w:rsidR="00A66D76" w:rsidRDefault="00A66D76">
            <w:pPr>
              <w:pStyle w:val="OMDV"/>
              <w:rPr>
                <w:lang w:eastAsia="ru-RU"/>
              </w:rPr>
              <w:pPrChange w:id="2105" w:author="D.Kambarov" w:date="2025-03-13T16:10:00Z">
                <w:pPr>
                  <w:jc w:val="center"/>
                </w:pPr>
              </w:pPrChange>
            </w:pPr>
          </w:p>
        </w:tc>
      </w:tr>
      <w:tr w:rsidR="00A66D76" w14:paraId="0A8BAF0E" w14:textId="77777777">
        <w:trPr>
          <w:trHeight w:val="312"/>
        </w:trPr>
        <w:tc>
          <w:tcPr>
            <w:tcW w:w="3931" w:type="dxa"/>
            <w:vAlign w:val="center"/>
          </w:tcPr>
          <w:p w14:paraId="5ADD1792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2106" w:author="D.Kambarov" w:date="2025-03-13T16:09:00Z">
                <w:pPr/>
              </w:pPrChange>
            </w:pPr>
            <w:r>
              <w:rPr>
                <w:lang w:eastAsia="ru-RU"/>
              </w:rPr>
              <w:t xml:space="preserve">Окно </w:t>
            </w:r>
            <w:r>
              <w:rPr>
                <w:i/>
                <w:lang w:eastAsia="ru-RU"/>
              </w:rPr>
              <w:t>(Окно)</w:t>
            </w:r>
          </w:p>
        </w:tc>
        <w:tc>
          <w:tcPr>
            <w:tcW w:w="2583" w:type="dxa"/>
            <w:vAlign w:val="center"/>
          </w:tcPr>
          <w:p w14:paraId="6EDE12CE" w14:textId="77777777" w:rsidR="00A66D76" w:rsidRPr="00884A1F" w:rsidRDefault="00C835C6">
            <w:pPr>
              <w:pStyle w:val="OMDV"/>
              <w:jc w:val="left"/>
              <w:rPr>
                <w:rPrChange w:id="2107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pPrChange w:id="2108" w:author="D.Kambarov" w:date="2025-03-13T16:10:00Z">
                <w:pPr/>
              </w:pPrChange>
            </w:pPr>
            <w:r w:rsidRPr="00884A1F">
              <w:rPr>
                <w:rPrChange w:id="2109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t>Окно</w:t>
            </w:r>
          </w:p>
        </w:tc>
        <w:tc>
          <w:tcPr>
            <w:tcW w:w="492" w:type="dxa"/>
            <w:vAlign w:val="center"/>
          </w:tcPr>
          <w:p w14:paraId="58844FB6" w14:textId="77777777" w:rsidR="00A66D76" w:rsidRDefault="00C835C6">
            <w:pPr>
              <w:pStyle w:val="OMDV"/>
              <w:rPr>
                <w:lang w:eastAsia="ru-RU"/>
              </w:rPr>
              <w:pPrChange w:id="2110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66F2E217" w14:textId="77777777" w:rsidR="00A66D76" w:rsidRDefault="00C835C6">
            <w:pPr>
              <w:pStyle w:val="OMDV"/>
              <w:rPr>
                <w:lang w:eastAsia="ru-RU"/>
              </w:rPr>
              <w:pPrChange w:id="2111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0ED8788E" w14:textId="77777777" w:rsidR="00A66D76" w:rsidRDefault="00C835C6">
            <w:pPr>
              <w:pStyle w:val="OMDV"/>
              <w:rPr>
                <w:lang w:eastAsia="ru-RU"/>
              </w:rPr>
              <w:pPrChange w:id="2112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21959E27" w14:textId="77777777" w:rsidR="00A66D76" w:rsidRDefault="00A66D76">
            <w:pPr>
              <w:pStyle w:val="OMDV"/>
              <w:rPr>
                <w:lang w:eastAsia="ru-RU"/>
              </w:rPr>
              <w:pPrChange w:id="2113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03E10B59" w14:textId="77777777" w:rsidR="00A66D76" w:rsidRDefault="00C835C6">
            <w:pPr>
              <w:pStyle w:val="OMDV"/>
              <w:rPr>
                <w:lang w:eastAsia="ru-RU"/>
              </w:rPr>
              <w:pPrChange w:id="2114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6B7D0C41" w14:textId="77777777" w:rsidR="00A66D76" w:rsidRDefault="00C835C6">
            <w:pPr>
              <w:pStyle w:val="OMDV"/>
              <w:rPr>
                <w:lang w:eastAsia="ru-RU"/>
              </w:rPr>
              <w:pPrChange w:id="2115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374BF8EC" w14:textId="77777777" w:rsidR="00A66D76" w:rsidRDefault="00A66D76">
            <w:pPr>
              <w:pStyle w:val="OMDV"/>
              <w:rPr>
                <w:lang w:eastAsia="ru-RU"/>
              </w:rPr>
              <w:pPrChange w:id="2116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7899515E" w14:textId="77777777" w:rsidR="00A66D76" w:rsidRDefault="00A66D76">
            <w:pPr>
              <w:pStyle w:val="OMDV"/>
              <w:rPr>
                <w:lang w:eastAsia="ru-RU"/>
              </w:rPr>
              <w:pPrChange w:id="2117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2CD388F9" w14:textId="77777777" w:rsidR="00A66D76" w:rsidRDefault="00C835C6">
            <w:pPr>
              <w:pStyle w:val="OMDV"/>
              <w:rPr>
                <w:lang w:eastAsia="ru-RU"/>
              </w:rPr>
              <w:pPrChange w:id="2118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4A3A7BD1" w14:textId="77777777" w:rsidR="00A66D76" w:rsidRDefault="00A66D76">
            <w:pPr>
              <w:pStyle w:val="OMDV"/>
              <w:rPr>
                <w:lang w:eastAsia="ru-RU"/>
              </w:rPr>
              <w:pPrChange w:id="2119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0ACE614" w14:textId="77777777" w:rsidR="00A66D76" w:rsidRDefault="00A66D76">
            <w:pPr>
              <w:pStyle w:val="OMDV"/>
              <w:rPr>
                <w:lang w:eastAsia="ru-RU"/>
              </w:rPr>
              <w:pPrChange w:id="2120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4036F59" w14:textId="77777777" w:rsidR="00A66D76" w:rsidRDefault="00A66D76">
            <w:pPr>
              <w:pStyle w:val="OMDV"/>
              <w:rPr>
                <w:lang w:eastAsia="ru-RU"/>
              </w:rPr>
              <w:pPrChange w:id="2121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4" w:type="dxa"/>
            <w:vAlign w:val="center"/>
          </w:tcPr>
          <w:p w14:paraId="52D37A41" w14:textId="77777777" w:rsidR="00A66D76" w:rsidRDefault="00A66D76">
            <w:pPr>
              <w:pStyle w:val="OMDV"/>
              <w:rPr>
                <w:lang w:eastAsia="ru-RU"/>
              </w:rPr>
              <w:pPrChange w:id="2122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605F00D" w14:textId="77777777" w:rsidR="00A66D76" w:rsidRDefault="00A66D76">
            <w:pPr>
              <w:pStyle w:val="OMDV"/>
              <w:rPr>
                <w:lang w:eastAsia="ru-RU"/>
              </w:rPr>
              <w:pPrChange w:id="2123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7CD6CD6E" w14:textId="77777777" w:rsidR="00A66D76" w:rsidRDefault="00A66D76">
            <w:pPr>
              <w:pStyle w:val="OMDV"/>
              <w:rPr>
                <w:lang w:eastAsia="ru-RU"/>
              </w:rPr>
              <w:pPrChange w:id="2124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5793E354" w14:textId="77777777" w:rsidR="00A66D76" w:rsidRDefault="00C835C6">
            <w:pPr>
              <w:pStyle w:val="OMDV"/>
              <w:rPr>
                <w:lang w:eastAsia="ru-RU"/>
              </w:rPr>
              <w:pPrChange w:id="2125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5F84FCC8" w14:textId="77777777" w:rsidR="00A66D76" w:rsidRDefault="00C835C6">
            <w:pPr>
              <w:pStyle w:val="OMDV"/>
              <w:rPr>
                <w:lang w:eastAsia="ru-RU"/>
              </w:rPr>
              <w:pPrChange w:id="2126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0BE27ABF" w14:textId="77777777" w:rsidR="00A66D76" w:rsidRDefault="00A66D76">
            <w:pPr>
              <w:pStyle w:val="OMDV"/>
              <w:rPr>
                <w:lang w:eastAsia="ru-RU"/>
              </w:rPr>
              <w:pPrChange w:id="2127" w:author="D.Kambarov" w:date="2025-03-13T16:10:00Z">
                <w:pPr>
                  <w:jc w:val="center"/>
                </w:pPr>
              </w:pPrChange>
            </w:pPr>
          </w:p>
        </w:tc>
      </w:tr>
      <w:tr w:rsidR="00A66D76" w14:paraId="5F53F289" w14:textId="77777777">
        <w:trPr>
          <w:trHeight w:val="312"/>
        </w:trPr>
        <w:tc>
          <w:tcPr>
            <w:tcW w:w="3931" w:type="dxa"/>
            <w:vAlign w:val="center"/>
          </w:tcPr>
          <w:p w14:paraId="2BC7725F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2128" w:author="D.Kambarov" w:date="2025-03-13T16:09:00Z">
                <w:pPr/>
              </w:pPrChange>
            </w:pPr>
            <w:r>
              <w:rPr>
                <w:lang w:eastAsia="ru-RU"/>
              </w:rPr>
              <w:t xml:space="preserve">Вентиляционные решётки </w:t>
            </w:r>
            <w:r>
              <w:rPr>
                <w:i/>
                <w:lang w:eastAsia="ru-RU"/>
              </w:rPr>
              <w:t>(Окно)</w:t>
            </w:r>
          </w:p>
        </w:tc>
        <w:tc>
          <w:tcPr>
            <w:tcW w:w="2583" w:type="dxa"/>
            <w:vAlign w:val="center"/>
          </w:tcPr>
          <w:p w14:paraId="1D7B6887" w14:textId="77777777" w:rsidR="00A66D76" w:rsidRPr="00884A1F" w:rsidRDefault="00C835C6">
            <w:pPr>
              <w:pStyle w:val="OMDV"/>
              <w:jc w:val="left"/>
              <w:rPr>
                <w:rPrChange w:id="2129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pPrChange w:id="2130" w:author="D.Kambarov" w:date="2025-03-13T16:10:00Z">
                <w:pPr/>
              </w:pPrChange>
            </w:pPr>
            <w:r w:rsidRPr="00884A1F">
              <w:rPr>
                <w:rPrChange w:id="2131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t>Вентрешётка</w:t>
            </w:r>
          </w:p>
        </w:tc>
        <w:tc>
          <w:tcPr>
            <w:tcW w:w="492" w:type="dxa"/>
            <w:vAlign w:val="center"/>
          </w:tcPr>
          <w:p w14:paraId="2265B77F" w14:textId="77777777" w:rsidR="00A66D76" w:rsidRDefault="00A66D76">
            <w:pPr>
              <w:pStyle w:val="OMDV"/>
              <w:rPr>
                <w:lang w:eastAsia="ru-RU"/>
              </w:rPr>
              <w:pPrChange w:id="2132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333D3C4F" w14:textId="77777777" w:rsidR="00A66D76" w:rsidRDefault="00A66D76">
            <w:pPr>
              <w:pStyle w:val="OMDV"/>
              <w:rPr>
                <w:lang w:eastAsia="ru-RU"/>
              </w:rPr>
              <w:pPrChange w:id="2133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F3F6CE1" w14:textId="77777777" w:rsidR="00A66D76" w:rsidRDefault="00C835C6">
            <w:pPr>
              <w:pStyle w:val="OMDV"/>
              <w:rPr>
                <w:lang w:eastAsia="ru-RU"/>
              </w:rPr>
              <w:pPrChange w:id="2134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4F40C6D5" w14:textId="77777777" w:rsidR="00A66D76" w:rsidRDefault="00A66D76">
            <w:pPr>
              <w:pStyle w:val="OMDV"/>
              <w:rPr>
                <w:lang w:eastAsia="ru-RU"/>
              </w:rPr>
              <w:pPrChange w:id="2135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0318C415" w14:textId="77777777" w:rsidR="00A66D76" w:rsidRDefault="00A66D76">
            <w:pPr>
              <w:pStyle w:val="OMDV"/>
              <w:rPr>
                <w:lang w:eastAsia="ru-RU"/>
              </w:rPr>
              <w:pPrChange w:id="2136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826FFEA" w14:textId="77777777" w:rsidR="00A66D76" w:rsidRDefault="00A66D76">
            <w:pPr>
              <w:pStyle w:val="OMDV"/>
              <w:rPr>
                <w:lang w:eastAsia="ru-RU"/>
              </w:rPr>
              <w:pPrChange w:id="2137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3B34AD3F" w14:textId="77777777" w:rsidR="00A66D76" w:rsidRDefault="00A66D76">
            <w:pPr>
              <w:pStyle w:val="OMDV"/>
              <w:rPr>
                <w:lang w:eastAsia="ru-RU"/>
              </w:rPr>
              <w:pPrChange w:id="2138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EE71051" w14:textId="77777777" w:rsidR="00A66D76" w:rsidRDefault="00A66D76">
            <w:pPr>
              <w:pStyle w:val="OMDV"/>
              <w:rPr>
                <w:lang w:eastAsia="ru-RU"/>
              </w:rPr>
              <w:pPrChange w:id="2139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3169E9BD" w14:textId="77777777" w:rsidR="00A66D76" w:rsidRDefault="00C835C6">
            <w:pPr>
              <w:pStyle w:val="OMDV"/>
              <w:rPr>
                <w:lang w:eastAsia="ru-RU"/>
              </w:rPr>
              <w:pPrChange w:id="2140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4738CA4E" w14:textId="77777777" w:rsidR="00A66D76" w:rsidRDefault="00A66D76">
            <w:pPr>
              <w:pStyle w:val="OMDV"/>
              <w:rPr>
                <w:lang w:eastAsia="ru-RU"/>
              </w:rPr>
              <w:pPrChange w:id="2141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8B5F996" w14:textId="77777777" w:rsidR="00A66D76" w:rsidRDefault="00A66D76">
            <w:pPr>
              <w:pStyle w:val="OMDV"/>
              <w:rPr>
                <w:lang w:eastAsia="ru-RU"/>
              </w:rPr>
              <w:pPrChange w:id="2142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2834D4DF" w14:textId="77777777" w:rsidR="00A66D76" w:rsidRDefault="00A66D76">
            <w:pPr>
              <w:pStyle w:val="OMDV"/>
              <w:rPr>
                <w:lang w:eastAsia="ru-RU"/>
              </w:rPr>
              <w:pPrChange w:id="2143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4" w:type="dxa"/>
            <w:vAlign w:val="center"/>
          </w:tcPr>
          <w:p w14:paraId="0DD73FA3" w14:textId="77777777" w:rsidR="00A66D76" w:rsidRDefault="00A66D76">
            <w:pPr>
              <w:pStyle w:val="OMDV"/>
              <w:rPr>
                <w:lang w:eastAsia="ru-RU"/>
              </w:rPr>
              <w:pPrChange w:id="2144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5B114C7" w14:textId="77777777" w:rsidR="00A66D76" w:rsidRDefault="00A66D76">
            <w:pPr>
              <w:pStyle w:val="OMDV"/>
              <w:rPr>
                <w:lang w:eastAsia="ru-RU"/>
              </w:rPr>
              <w:pPrChange w:id="2145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576D17C" w14:textId="77777777" w:rsidR="00A66D76" w:rsidRDefault="00A66D76">
            <w:pPr>
              <w:pStyle w:val="OMDV"/>
              <w:rPr>
                <w:lang w:eastAsia="ru-RU"/>
              </w:rPr>
              <w:pPrChange w:id="2146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7A4F6EEA" w14:textId="77777777" w:rsidR="00A66D76" w:rsidRDefault="00C835C6">
            <w:pPr>
              <w:pStyle w:val="OMDV"/>
              <w:rPr>
                <w:lang w:eastAsia="ru-RU"/>
              </w:rPr>
              <w:pPrChange w:id="2147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545F0449" w14:textId="77777777" w:rsidR="00A66D76" w:rsidRDefault="00C835C6">
            <w:pPr>
              <w:pStyle w:val="OMDV"/>
              <w:rPr>
                <w:lang w:eastAsia="ru-RU"/>
              </w:rPr>
              <w:pPrChange w:id="2148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5C345955" w14:textId="77777777" w:rsidR="00A66D76" w:rsidRDefault="00A66D76">
            <w:pPr>
              <w:pStyle w:val="OMDV"/>
              <w:rPr>
                <w:lang w:eastAsia="ru-RU"/>
              </w:rPr>
              <w:pPrChange w:id="2149" w:author="D.Kambarov" w:date="2025-03-13T16:10:00Z">
                <w:pPr>
                  <w:jc w:val="center"/>
                </w:pPr>
              </w:pPrChange>
            </w:pPr>
          </w:p>
        </w:tc>
      </w:tr>
      <w:tr w:rsidR="00A66D76" w14:paraId="5E09AE24" w14:textId="77777777">
        <w:trPr>
          <w:trHeight w:val="312"/>
        </w:trPr>
        <w:tc>
          <w:tcPr>
            <w:tcW w:w="3931" w:type="dxa"/>
            <w:vAlign w:val="center"/>
          </w:tcPr>
          <w:p w14:paraId="328C57C0" w14:textId="77777777" w:rsidR="00A66D76" w:rsidRDefault="00C835C6">
            <w:pPr>
              <w:pStyle w:val="OMDV"/>
              <w:jc w:val="left"/>
              <w:rPr>
                <w:i/>
                <w:lang w:val="en-US" w:eastAsia="ru-RU"/>
              </w:rPr>
              <w:pPrChange w:id="2150" w:author="D.Kambarov" w:date="2025-03-13T16:09:00Z">
                <w:pPr/>
              </w:pPrChange>
            </w:pPr>
            <w:r>
              <w:rPr>
                <w:lang w:eastAsia="ru-RU"/>
              </w:rPr>
              <w:t xml:space="preserve">Дверь, люк </w:t>
            </w:r>
            <w:r>
              <w:rPr>
                <w:i/>
                <w:lang w:eastAsia="ru-RU"/>
              </w:rPr>
              <w:t>(Дверь)</w:t>
            </w:r>
          </w:p>
        </w:tc>
        <w:tc>
          <w:tcPr>
            <w:tcW w:w="2583" w:type="dxa"/>
            <w:vAlign w:val="center"/>
          </w:tcPr>
          <w:p w14:paraId="4D0F1C64" w14:textId="77777777" w:rsidR="00A66D76" w:rsidRPr="00884A1F" w:rsidRDefault="00C835C6">
            <w:pPr>
              <w:pStyle w:val="OMDV"/>
              <w:jc w:val="left"/>
              <w:rPr>
                <w:rPrChange w:id="2151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pPrChange w:id="2152" w:author="D.Kambarov" w:date="2025-03-13T16:10:00Z">
                <w:pPr/>
              </w:pPrChange>
            </w:pPr>
            <w:r w:rsidRPr="00884A1F">
              <w:rPr>
                <w:rPrChange w:id="2153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t>Дверь/Люк</w:t>
            </w:r>
          </w:p>
        </w:tc>
        <w:tc>
          <w:tcPr>
            <w:tcW w:w="492" w:type="dxa"/>
            <w:vAlign w:val="center"/>
          </w:tcPr>
          <w:p w14:paraId="57C118A5" w14:textId="77777777" w:rsidR="00A66D76" w:rsidRDefault="00C835C6">
            <w:pPr>
              <w:pStyle w:val="OMDV"/>
              <w:rPr>
                <w:lang w:eastAsia="ru-RU"/>
              </w:rPr>
              <w:pPrChange w:id="2154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25DB567F" w14:textId="77777777" w:rsidR="00A66D76" w:rsidRDefault="00C835C6">
            <w:pPr>
              <w:pStyle w:val="OMDV"/>
              <w:rPr>
                <w:lang w:eastAsia="ru-RU"/>
              </w:rPr>
              <w:pPrChange w:id="2155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6A9216D5" w14:textId="77777777" w:rsidR="00A66D76" w:rsidRDefault="00C835C6">
            <w:pPr>
              <w:pStyle w:val="OMDV"/>
              <w:rPr>
                <w:lang w:eastAsia="ru-RU"/>
              </w:rPr>
              <w:pPrChange w:id="2156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0182DB46" w14:textId="77777777" w:rsidR="00A66D76" w:rsidRDefault="00A66D76">
            <w:pPr>
              <w:pStyle w:val="OMDV"/>
              <w:rPr>
                <w:lang w:eastAsia="ru-RU"/>
              </w:rPr>
              <w:pPrChange w:id="2157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422C381" w14:textId="77777777" w:rsidR="00A66D76" w:rsidRDefault="00C835C6">
            <w:pPr>
              <w:pStyle w:val="OMDV"/>
              <w:rPr>
                <w:lang w:eastAsia="ru-RU"/>
              </w:rPr>
              <w:pPrChange w:id="2158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14B2F2C0" w14:textId="77777777" w:rsidR="00A66D76" w:rsidRDefault="00C835C6">
            <w:pPr>
              <w:pStyle w:val="OMDV"/>
              <w:rPr>
                <w:lang w:eastAsia="ru-RU"/>
              </w:rPr>
              <w:pPrChange w:id="2159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30176849" w14:textId="77777777" w:rsidR="00A66D76" w:rsidRDefault="00C835C6">
            <w:pPr>
              <w:pStyle w:val="OMDV"/>
              <w:rPr>
                <w:lang w:eastAsia="ru-RU"/>
              </w:rPr>
              <w:pPrChange w:id="2160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0D088104" w14:textId="77777777" w:rsidR="00A66D76" w:rsidRDefault="00A66D76">
            <w:pPr>
              <w:pStyle w:val="OMDV"/>
              <w:rPr>
                <w:lang w:eastAsia="ru-RU"/>
              </w:rPr>
              <w:pPrChange w:id="2161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A4A3309" w14:textId="77777777" w:rsidR="00A66D76" w:rsidRDefault="00C835C6">
            <w:pPr>
              <w:pStyle w:val="OMDV"/>
              <w:rPr>
                <w:lang w:eastAsia="ru-RU"/>
              </w:rPr>
              <w:pPrChange w:id="2162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2B94A16C" w14:textId="77777777" w:rsidR="00A66D76" w:rsidRDefault="00A66D76">
            <w:pPr>
              <w:pStyle w:val="OMDV"/>
              <w:rPr>
                <w:lang w:eastAsia="ru-RU"/>
              </w:rPr>
              <w:pPrChange w:id="2163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00017076" w14:textId="77777777" w:rsidR="00A66D76" w:rsidRDefault="00C835C6">
            <w:pPr>
              <w:pStyle w:val="OMDV"/>
              <w:rPr>
                <w:lang w:eastAsia="ru-RU"/>
              </w:rPr>
              <w:pPrChange w:id="2164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52440DE2" w14:textId="77777777" w:rsidR="00A66D76" w:rsidRDefault="00A66D76">
            <w:pPr>
              <w:pStyle w:val="OMDV"/>
              <w:rPr>
                <w:lang w:eastAsia="ru-RU"/>
              </w:rPr>
              <w:pPrChange w:id="2165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4" w:type="dxa"/>
            <w:vAlign w:val="center"/>
          </w:tcPr>
          <w:p w14:paraId="17D58357" w14:textId="77777777" w:rsidR="00A66D76" w:rsidRDefault="00A66D76">
            <w:pPr>
              <w:pStyle w:val="OMDV"/>
              <w:rPr>
                <w:lang w:eastAsia="ru-RU"/>
              </w:rPr>
              <w:pPrChange w:id="2166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751C5D4B" w14:textId="77777777" w:rsidR="00A66D76" w:rsidRDefault="00A66D76">
            <w:pPr>
              <w:pStyle w:val="OMDV"/>
              <w:rPr>
                <w:lang w:eastAsia="ru-RU"/>
              </w:rPr>
              <w:pPrChange w:id="2167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5C340B64" w14:textId="77777777" w:rsidR="00A66D76" w:rsidRDefault="00A66D76">
            <w:pPr>
              <w:pStyle w:val="OMDV"/>
              <w:rPr>
                <w:lang w:eastAsia="ru-RU"/>
              </w:rPr>
              <w:pPrChange w:id="2168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53A5F2FD" w14:textId="77777777" w:rsidR="00A66D76" w:rsidRDefault="00C835C6">
            <w:pPr>
              <w:pStyle w:val="OMDV"/>
              <w:rPr>
                <w:lang w:eastAsia="ru-RU"/>
              </w:rPr>
              <w:pPrChange w:id="2169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2067B0D3" w14:textId="77777777" w:rsidR="00A66D76" w:rsidRDefault="00C835C6">
            <w:pPr>
              <w:pStyle w:val="OMDV"/>
              <w:rPr>
                <w:lang w:eastAsia="ru-RU"/>
              </w:rPr>
              <w:pPrChange w:id="2170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44F74B1F" w14:textId="77777777" w:rsidR="00A66D76" w:rsidRDefault="00A66D76">
            <w:pPr>
              <w:pStyle w:val="OMDV"/>
              <w:rPr>
                <w:lang w:eastAsia="ru-RU"/>
              </w:rPr>
              <w:pPrChange w:id="2171" w:author="D.Kambarov" w:date="2025-03-13T16:10:00Z">
                <w:pPr>
                  <w:jc w:val="center"/>
                </w:pPr>
              </w:pPrChange>
            </w:pPr>
          </w:p>
        </w:tc>
      </w:tr>
      <w:tr w:rsidR="00A66D76" w14:paraId="29D6A4F0" w14:textId="77777777">
        <w:trPr>
          <w:trHeight w:val="312"/>
        </w:trPr>
        <w:tc>
          <w:tcPr>
            <w:tcW w:w="3931" w:type="dxa"/>
            <w:vAlign w:val="center"/>
          </w:tcPr>
          <w:p w14:paraId="346A78AA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2172" w:author="D.Kambarov" w:date="2025-03-13T16:09:00Z">
                <w:pPr/>
              </w:pPrChange>
            </w:pPr>
            <w:r>
              <w:rPr>
                <w:lang w:eastAsia="ru-RU"/>
              </w:rPr>
              <w:t>Ограждение (</w:t>
            </w:r>
            <w:r>
              <w:rPr>
                <w:i/>
                <w:lang w:eastAsia="ru-RU"/>
              </w:rPr>
              <w:t>Ограждение</w:t>
            </w:r>
            <w:r>
              <w:rPr>
                <w:lang w:eastAsia="ru-RU"/>
              </w:rPr>
              <w:t>)</w:t>
            </w:r>
          </w:p>
        </w:tc>
        <w:tc>
          <w:tcPr>
            <w:tcW w:w="2583" w:type="dxa"/>
            <w:vAlign w:val="center"/>
          </w:tcPr>
          <w:p w14:paraId="73A3E693" w14:textId="77777777" w:rsidR="00A66D76" w:rsidRPr="00884A1F" w:rsidRDefault="00C835C6">
            <w:pPr>
              <w:pStyle w:val="OMDV"/>
              <w:jc w:val="left"/>
              <w:rPr>
                <w:rPrChange w:id="2173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pPrChange w:id="2174" w:author="D.Kambarov" w:date="2025-03-13T16:10:00Z">
                <w:pPr/>
              </w:pPrChange>
            </w:pPr>
            <w:r w:rsidRPr="00884A1F">
              <w:rPr>
                <w:rPrChange w:id="2175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t>Ограждение</w:t>
            </w:r>
          </w:p>
        </w:tc>
        <w:tc>
          <w:tcPr>
            <w:tcW w:w="492" w:type="dxa"/>
            <w:vAlign w:val="center"/>
          </w:tcPr>
          <w:p w14:paraId="71D186EA" w14:textId="77777777" w:rsidR="00A66D76" w:rsidRDefault="00A66D76">
            <w:pPr>
              <w:pStyle w:val="OMDV"/>
              <w:rPr>
                <w:lang w:eastAsia="ru-RU"/>
              </w:rPr>
              <w:pPrChange w:id="2176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0E31C668" w14:textId="77777777" w:rsidR="00A66D76" w:rsidRDefault="00C835C6">
            <w:pPr>
              <w:pStyle w:val="OMDV"/>
              <w:rPr>
                <w:lang w:eastAsia="ru-RU"/>
              </w:rPr>
              <w:pPrChange w:id="2177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26953FF3" w14:textId="77777777" w:rsidR="00A66D76" w:rsidRDefault="00A66D76">
            <w:pPr>
              <w:pStyle w:val="OMDV"/>
              <w:rPr>
                <w:lang w:eastAsia="ru-RU"/>
              </w:rPr>
              <w:pPrChange w:id="2178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6C321A6" w14:textId="77777777" w:rsidR="00A66D76" w:rsidRDefault="00A66D76">
            <w:pPr>
              <w:pStyle w:val="OMDV"/>
              <w:rPr>
                <w:lang w:eastAsia="ru-RU"/>
              </w:rPr>
              <w:pPrChange w:id="2179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6EEA503" w14:textId="77777777" w:rsidR="00A66D76" w:rsidRDefault="00A66D76">
            <w:pPr>
              <w:pStyle w:val="OMDV"/>
              <w:rPr>
                <w:lang w:eastAsia="ru-RU"/>
              </w:rPr>
              <w:pPrChange w:id="2180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C3D3769" w14:textId="77777777" w:rsidR="00A66D76" w:rsidRDefault="00A66D76">
            <w:pPr>
              <w:pStyle w:val="OMDV"/>
              <w:rPr>
                <w:lang w:eastAsia="ru-RU"/>
              </w:rPr>
              <w:pPrChange w:id="2181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3839062" w14:textId="77777777" w:rsidR="00A66D76" w:rsidRDefault="00A66D76">
            <w:pPr>
              <w:pStyle w:val="OMDV"/>
              <w:rPr>
                <w:lang w:eastAsia="ru-RU"/>
              </w:rPr>
              <w:pPrChange w:id="2182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946E641" w14:textId="77777777" w:rsidR="00A66D76" w:rsidRDefault="00A66D76">
            <w:pPr>
              <w:pStyle w:val="OMDV"/>
              <w:rPr>
                <w:lang w:eastAsia="ru-RU"/>
              </w:rPr>
              <w:pPrChange w:id="2183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3FFC1F9C" w14:textId="77777777" w:rsidR="00A66D76" w:rsidRDefault="00A66D76">
            <w:pPr>
              <w:pStyle w:val="OMDV"/>
              <w:rPr>
                <w:lang w:eastAsia="ru-RU"/>
              </w:rPr>
              <w:pPrChange w:id="2184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6556EE6" w14:textId="77777777" w:rsidR="00A66D76" w:rsidRDefault="00C835C6">
            <w:pPr>
              <w:pStyle w:val="OMDV"/>
              <w:rPr>
                <w:lang w:eastAsia="ru-RU"/>
              </w:rPr>
              <w:pPrChange w:id="2185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568C557B" w14:textId="77777777" w:rsidR="00A66D76" w:rsidRDefault="00A66D76">
            <w:pPr>
              <w:pStyle w:val="OMDV"/>
              <w:rPr>
                <w:lang w:eastAsia="ru-RU"/>
              </w:rPr>
              <w:pPrChange w:id="2186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0B8270C" w14:textId="77777777" w:rsidR="00A66D76" w:rsidRDefault="00C835C6">
            <w:pPr>
              <w:pStyle w:val="OMDV"/>
              <w:rPr>
                <w:lang w:eastAsia="ru-RU"/>
              </w:rPr>
              <w:pPrChange w:id="2187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4" w:type="dxa"/>
            <w:vAlign w:val="center"/>
          </w:tcPr>
          <w:p w14:paraId="13BEEF9F" w14:textId="77777777" w:rsidR="00A66D76" w:rsidRDefault="00A66D76">
            <w:pPr>
              <w:pStyle w:val="OMDV"/>
              <w:rPr>
                <w:lang w:eastAsia="ru-RU"/>
              </w:rPr>
              <w:pPrChange w:id="2188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EFB6EB2" w14:textId="77777777" w:rsidR="00A66D76" w:rsidRDefault="00A66D76">
            <w:pPr>
              <w:pStyle w:val="OMDV"/>
              <w:rPr>
                <w:lang w:eastAsia="ru-RU"/>
              </w:rPr>
              <w:pPrChange w:id="2189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2ED26487" w14:textId="77777777" w:rsidR="00A66D76" w:rsidRDefault="00A66D76">
            <w:pPr>
              <w:pStyle w:val="OMDV"/>
              <w:rPr>
                <w:lang w:eastAsia="ru-RU"/>
              </w:rPr>
              <w:pPrChange w:id="2190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58675BEB" w14:textId="77777777" w:rsidR="00A66D76" w:rsidRDefault="00C835C6">
            <w:pPr>
              <w:pStyle w:val="OMDV"/>
              <w:rPr>
                <w:lang w:eastAsia="ru-RU"/>
              </w:rPr>
              <w:pPrChange w:id="2191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103E2E26" w14:textId="77777777" w:rsidR="00A66D76" w:rsidRDefault="00C835C6">
            <w:pPr>
              <w:pStyle w:val="OMDV"/>
              <w:rPr>
                <w:lang w:eastAsia="ru-RU"/>
              </w:rPr>
              <w:pPrChange w:id="2192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3C7D313C" w14:textId="77777777" w:rsidR="00A66D76" w:rsidRDefault="00A66D76">
            <w:pPr>
              <w:pStyle w:val="OMDV"/>
              <w:rPr>
                <w:lang w:eastAsia="ru-RU"/>
              </w:rPr>
              <w:pPrChange w:id="2193" w:author="D.Kambarov" w:date="2025-03-13T16:10:00Z">
                <w:pPr>
                  <w:jc w:val="center"/>
                </w:pPr>
              </w:pPrChange>
            </w:pPr>
          </w:p>
        </w:tc>
      </w:tr>
      <w:tr w:rsidR="00A66D76" w14:paraId="3DACB642" w14:textId="77777777">
        <w:trPr>
          <w:trHeight w:val="312"/>
        </w:trPr>
        <w:tc>
          <w:tcPr>
            <w:tcW w:w="3931" w:type="dxa"/>
            <w:vAlign w:val="center"/>
          </w:tcPr>
          <w:p w14:paraId="2A82525F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2194" w:author="D.Kambarov" w:date="2025-03-13T16:09:00Z">
                <w:pPr/>
              </w:pPrChange>
            </w:pPr>
            <w:r>
              <w:rPr>
                <w:lang w:eastAsia="ru-RU"/>
              </w:rPr>
              <w:t>Панель витража</w:t>
            </w:r>
          </w:p>
        </w:tc>
        <w:tc>
          <w:tcPr>
            <w:tcW w:w="2583" w:type="dxa"/>
            <w:vAlign w:val="center"/>
          </w:tcPr>
          <w:p w14:paraId="649ECF6A" w14:textId="77777777" w:rsidR="00A66D76" w:rsidRPr="00884A1F" w:rsidRDefault="00C835C6">
            <w:pPr>
              <w:pStyle w:val="OMDV"/>
              <w:jc w:val="left"/>
              <w:rPr>
                <w:rPrChange w:id="2195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pPrChange w:id="2196" w:author="D.Kambarov" w:date="2025-03-13T16:10:00Z">
                <w:pPr/>
              </w:pPrChange>
            </w:pPr>
            <w:r w:rsidRPr="00884A1F">
              <w:rPr>
                <w:rPrChange w:id="2197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t>Панель витража</w:t>
            </w:r>
          </w:p>
        </w:tc>
        <w:tc>
          <w:tcPr>
            <w:tcW w:w="492" w:type="dxa"/>
            <w:vAlign w:val="center"/>
          </w:tcPr>
          <w:p w14:paraId="3B880B98" w14:textId="77777777" w:rsidR="00A66D76" w:rsidRDefault="00A66D76">
            <w:pPr>
              <w:pStyle w:val="OMDV"/>
              <w:rPr>
                <w:lang w:eastAsia="ru-RU"/>
              </w:rPr>
              <w:pPrChange w:id="2198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D31AA3F" w14:textId="77777777" w:rsidR="00A66D76" w:rsidRDefault="00C835C6">
            <w:pPr>
              <w:pStyle w:val="OMDV"/>
              <w:rPr>
                <w:lang w:eastAsia="ru-RU"/>
              </w:rPr>
              <w:pPrChange w:id="2199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255D1F89" w14:textId="77777777" w:rsidR="00A66D76" w:rsidRDefault="00C835C6">
            <w:pPr>
              <w:pStyle w:val="OMDV"/>
              <w:rPr>
                <w:lang w:eastAsia="ru-RU"/>
              </w:rPr>
              <w:pPrChange w:id="2200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008F8CEF" w14:textId="77777777" w:rsidR="00A66D76" w:rsidRDefault="00A66D76">
            <w:pPr>
              <w:pStyle w:val="OMDV"/>
              <w:rPr>
                <w:lang w:eastAsia="ru-RU"/>
              </w:rPr>
              <w:pPrChange w:id="2201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E1E6F37" w14:textId="77777777" w:rsidR="00A66D76" w:rsidRDefault="00C835C6">
            <w:pPr>
              <w:pStyle w:val="OMDV"/>
              <w:rPr>
                <w:lang w:eastAsia="ru-RU"/>
              </w:rPr>
              <w:pPrChange w:id="2202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109D41EA" w14:textId="77777777" w:rsidR="00A66D76" w:rsidRDefault="00A66D76">
            <w:pPr>
              <w:pStyle w:val="OMDV"/>
              <w:rPr>
                <w:lang w:eastAsia="ru-RU"/>
              </w:rPr>
              <w:pPrChange w:id="2203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7BF65E12" w14:textId="77777777" w:rsidR="00A66D76" w:rsidRDefault="00A66D76">
            <w:pPr>
              <w:pStyle w:val="OMDV"/>
              <w:rPr>
                <w:lang w:eastAsia="ru-RU"/>
              </w:rPr>
              <w:pPrChange w:id="2204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3583D99B" w14:textId="77777777" w:rsidR="00A66D76" w:rsidRDefault="00A66D76">
            <w:pPr>
              <w:pStyle w:val="OMDV"/>
              <w:rPr>
                <w:lang w:eastAsia="ru-RU"/>
              </w:rPr>
              <w:pPrChange w:id="2205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E3FD153" w14:textId="77777777" w:rsidR="00A66D76" w:rsidRDefault="00A66D76">
            <w:pPr>
              <w:pStyle w:val="OMDV"/>
              <w:rPr>
                <w:lang w:eastAsia="ru-RU"/>
              </w:rPr>
              <w:pPrChange w:id="2206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14E119B" w14:textId="77777777" w:rsidR="00A66D76" w:rsidRDefault="00A66D76">
            <w:pPr>
              <w:pStyle w:val="OMDV"/>
              <w:rPr>
                <w:lang w:eastAsia="ru-RU"/>
              </w:rPr>
              <w:pPrChange w:id="2207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7B06207A" w14:textId="77777777" w:rsidR="00A66D76" w:rsidRDefault="00A66D76">
            <w:pPr>
              <w:pStyle w:val="OMDV"/>
              <w:rPr>
                <w:lang w:eastAsia="ru-RU"/>
              </w:rPr>
              <w:pPrChange w:id="2208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3518D8DD" w14:textId="77777777" w:rsidR="00A66D76" w:rsidRDefault="00C835C6">
            <w:pPr>
              <w:pStyle w:val="OMDV"/>
              <w:rPr>
                <w:lang w:eastAsia="ru-RU"/>
              </w:rPr>
              <w:pPrChange w:id="2209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4" w:type="dxa"/>
            <w:vAlign w:val="center"/>
          </w:tcPr>
          <w:p w14:paraId="15446989" w14:textId="77777777" w:rsidR="00A66D76" w:rsidRDefault="00A66D76">
            <w:pPr>
              <w:pStyle w:val="OMDV"/>
              <w:rPr>
                <w:lang w:eastAsia="ru-RU"/>
              </w:rPr>
              <w:pPrChange w:id="2210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7C9158AD" w14:textId="77777777" w:rsidR="00A66D76" w:rsidRDefault="00A66D76">
            <w:pPr>
              <w:pStyle w:val="OMDV"/>
              <w:rPr>
                <w:lang w:eastAsia="ru-RU"/>
              </w:rPr>
              <w:pPrChange w:id="2211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F03CF9E" w14:textId="77777777" w:rsidR="00A66D76" w:rsidRDefault="00C835C6">
            <w:pPr>
              <w:pStyle w:val="OMDV"/>
              <w:rPr>
                <w:lang w:eastAsia="ru-RU"/>
              </w:rPr>
              <w:pPrChange w:id="2212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0040DA76" w14:textId="77777777" w:rsidR="00A66D76" w:rsidRDefault="00C835C6">
            <w:pPr>
              <w:pStyle w:val="OMDV"/>
              <w:rPr>
                <w:lang w:eastAsia="ru-RU"/>
              </w:rPr>
              <w:pPrChange w:id="2213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5309904C" w14:textId="77777777" w:rsidR="00A66D76" w:rsidRDefault="00C835C6">
            <w:pPr>
              <w:pStyle w:val="OMDV"/>
              <w:rPr>
                <w:lang w:eastAsia="ru-RU"/>
              </w:rPr>
              <w:pPrChange w:id="2214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30F18CA0" w14:textId="77777777" w:rsidR="00A66D76" w:rsidRDefault="00A66D76">
            <w:pPr>
              <w:pStyle w:val="OMDV"/>
              <w:rPr>
                <w:lang w:eastAsia="ru-RU"/>
              </w:rPr>
              <w:pPrChange w:id="2215" w:author="D.Kambarov" w:date="2025-03-13T16:10:00Z">
                <w:pPr>
                  <w:jc w:val="center"/>
                </w:pPr>
              </w:pPrChange>
            </w:pPr>
          </w:p>
        </w:tc>
      </w:tr>
      <w:tr w:rsidR="00A66D76" w14:paraId="22BCD7BB" w14:textId="77777777">
        <w:trPr>
          <w:trHeight w:val="312"/>
        </w:trPr>
        <w:tc>
          <w:tcPr>
            <w:tcW w:w="3931" w:type="dxa"/>
            <w:vAlign w:val="center"/>
          </w:tcPr>
          <w:p w14:paraId="25D8DD8A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2216" w:author="D.Kambarov" w:date="2025-03-13T16:09:00Z">
                <w:pPr/>
              </w:pPrChange>
            </w:pPr>
            <w:r>
              <w:rPr>
                <w:lang w:eastAsia="ru-RU"/>
              </w:rPr>
              <w:t>Импосты</w:t>
            </w:r>
          </w:p>
        </w:tc>
        <w:tc>
          <w:tcPr>
            <w:tcW w:w="2583" w:type="dxa"/>
            <w:vAlign w:val="center"/>
          </w:tcPr>
          <w:p w14:paraId="0BB7CFA0" w14:textId="77777777" w:rsidR="00A66D76" w:rsidRPr="00884A1F" w:rsidRDefault="00C835C6">
            <w:pPr>
              <w:pStyle w:val="OMDV"/>
              <w:jc w:val="left"/>
              <w:rPr>
                <w:rPrChange w:id="2217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pPrChange w:id="2218" w:author="D.Kambarov" w:date="2025-03-13T16:10:00Z">
                <w:pPr/>
              </w:pPrChange>
            </w:pPr>
            <w:r w:rsidRPr="00884A1F">
              <w:rPr>
                <w:rPrChange w:id="2219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t>Импост</w:t>
            </w:r>
          </w:p>
        </w:tc>
        <w:tc>
          <w:tcPr>
            <w:tcW w:w="492" w:type="dxa"/>
            <w:vAlign w:val="center"/>
          </w:tcPr>
          <w:p w14:paraId="25A4F475" w14:textId="77777777" w:rsidR="00A66D76" w:rsidRDefault="00A66D76">
            <w:pPr>
              <w:pStyle w:val="OMDV"/>
              <w:rPr>
                <w:lang w:eastAsia="ru-RU"/>
              </w:rPr>
              <w:pPrChange w:id="2220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4430359" w14:textId="77777777" w:rsidR="00A66D76" w:rsidRDefault="00C835C6">
            <w:pPr>
              <w:pStyle w:val="OMDV"/>
              <w:rPr>
                <w:lang w:eastAsia="ru-RU"/>
              </w:rPr>
              <w:pPrChange w:id="2221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59E434D0" w14:textId="77777777" w:rsidR="00A66D76" w:rsidRDefault="00C835C6">
            <w:pPr>
              <w:pStyle w:val="OMDV"/>
              <w:rPr>
                <w:lang w:eastAsia="ru-RU"/>
              </w:rPr>
              <w:pPrChange w:id="2222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22CAF458" w14:textId="77777777" w:rsidR="00A66D76" w:rsidRDefault="00A66D76">
            <w:pPr>
              <w:pStyle w:val="OMDV"/>
              <w:rPr>
                <w:lang w:eastAsia="ru-RU"/>
              </w:rPr>
              <w:pPrChange w:id="2223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5F0C9335" w14:textId="77777777" w:rsidR="00A66D76" w:rsidRDefault="00A66D76">
            <w:pPr>
              <w:pStyle w:val="OMDV"/>
              <w:rPr>
                <w:lang w:val="en-US" w:eastAsia="ru-RU"/>
              </w:rPr>
              <w:pPrChange w:id="2224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00783DC9" w14:textId="77777777" w:rsidR="00A66D76" w:rsidRDefault="00A66D76">
            <w:pPr>
              <w:pStyle w:val="OMDV"/>
              <w:rPr>
                <w:lang w:eastAsia="ru-RU"/>
              </w:rPr>
              <w:pPrChange w:id="2225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FE70038" w14:textId="77777777" w:rsidR="00A66D76" w:rsidRDefault="00A66D76">
            <w:pPr>
              <w:pStyle w:val="OMDV"/>
              <w:rPr>
                <w:lang w:eastAsia="ru-RU"/>
              </w:rPr>
              <w:pPrChange w:id="2226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7C0020A9" w14:textId="77777777" w:rsidR="00A66D76" w:rsidRDefault="00A66D76">
            <w:pPr>
              <w:pStyle w:val="OMDV"/>
              <w:rPr>
                <w:lang w:eastAsia="ru-RU"/>
              </w:rPr>
              <w:pPrChange w:id="2227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2BF1E134" w14:textId="77777777" w:rsidR="00A66D76" w:rsidRDefault="00A66D76">
            <w:pPr>
              <w:pStyle w:val="OMDV"/>
              <w:rPr>
                <w:lang w:eastAsia="ru-RU"/>
              </w:rPr>
              <w:pPrChange w:id="2228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7959560A" w14:textId="77777777" w:rsidR="00A66D76" w:rsidRDefault="00A66D76">
            <w:pPr>
              <w:pStyle w:val="OMDV"/>
              <w:rPr>
                <w:lang w:eastAsia="ru-RU"/>
              </w:rPr>
              <w:pPrChange w:id="2229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7346A8C7" w14:textId="77777777" w:rsidR="00A66D76" w:rsidRDefault="00A66D76">
            <w:pPr>
              <w:pStyle w:val="OMDV"/>
              <w:rPr>
                <w:lang w:eastAsia="ru-RU"/>
              </w:rPr>
              <w:pPrChange w:id="2230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78C5D0E7" w14:textId="77777777" w:rsidR="00A66D76" w:rsidRDefault="00C835C6">
            <w:pPr>
              <w:pStyle w:val="OMDV"/>
              <w:rPr>
                <w:lang w:eastAsia="ru-RU"/>
              </w:rPr>
              <w:pPrChange w:id="2231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4" w:type="dxa"/>
            <w:vAlign w:val="center"/>
          </w:tcPr>
          <w:p w14:paraId="57EC1C70" w14:textId="77777777" w:rsidR="00A66D76" w:rsidRDefault="00A66D76">
            <w:pPr>
              <w:pStyle w:val="OMDV"/>
              <w:rPr>
                <w:lang w:eastAsia="ru-RU"/>
              </w:rPr>
              <w:pPrChange w:id="2232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80BCB88" w14:textId="77777777" w:rsidR="00A66D76" w:rsidRDefault="00A66D76">
            <w:pPr>
              <w:pStyle w:val="OMDV"/>
              <w:rPr>
                <w:lang w:eastAsia="ru-RU"/>
              </w:rPr>
              <w:pPrChange w:id="2233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78BE7E4" w14:textId="77777777" w:rsidR="00A66D76" w:rsidRDefault="00C835C6">
            <w:pPr>
              <w:pStyle w:val="OMDV"/>
              <w:rPr>
                <w:lang w:eastAsia="ru-RU"/>
              </w:rPr>
              <w:pPrChange w:id="2234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6D4BD43E" w14:textId="77777777" w:rsidR="00A66D76" w:rsidRDefault="00C835C6">
            <w:pPr>
              <w:pStyle w:val="OMDV"/>
              <w:rPr>
                <w:lang w:eastAsia="ru-RU"/>
              </w:rPr>
              <w:pPrChange w:id="2235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111A3421" w14:textId="77777777" w:rsidR="00A66D76" w:rsidRDefault="00C835C6">
            <w:pPr>
              <w:pStyle w:val="OMDV"/>
              <w:rPr>
                <w:lang w:eastAsia="ru-RU"/>
              </w:rPr>
              <w:pPrChange w:id="2236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354E9527" w14:textId="77777777" w:rsidR="00A66D76" w:rsidRDefault="00A66D76">
            <w:pPr>
              <w:pStyle w:val="OMDV"/>
              <w:rPr>
                <w:lang w:eastAsia="ru-RU"/>
              </w:rPr>
              <w:pPrChange w:id="2237" w:author="D.Kambarov" w:date="2025-03-13T16:10:00Z">
                <w:pPr>
                  <w:jc w:val="center"/>
                </w:pPr>
              </w:pPrChange>
            </w:pPr>
          </w:p>
        </w:tc>
      </w:tr>
      <w:tr w:rsidR="00A66D76" w14:paraId="55480F42" w14:textId="77777777">
        <w:trPr>
          <w:trHeight w:val="312"/>
        </w:trPr>
        <w:tc>
          <w:tcPr>
            <w:tcW w:w="3931" w:type="dxa"/>
            <w:vAlign w:val="center"/>
          </w:tcPr>
          <w:p w14:paraId="41ACDD40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2238" w:author="D.Kambarov" w:date="2025-03-13T16:09:00Z">
                <w:pPr/>
              </w:pPrChange>
            </w:pPr>
            <w:r>
              <w:rPr>
                <w:lang w:eastAsia="ru-RU"/>
              </w:rPr>
              <w:t>Сантехническое оборудование</w:t>
            </w:r>
            <w:r>
              <w:rPr>
                <w:vertAlign w:val="superscript"/>
                <w:lang w:eastAsia="ru-RU"/>
              </w:rPr>
              <w:t>3</w:t>
            </w:r>
          </w:p>
        </w:tc>
        <w:tc>
          <w:tcPr>
            <w:tcW w:w="2583" w:type="dxa"/>
            <w:vAlign w:val="center"/>
          </w:tcPr>
          <w:p w14:paraId="1FB0C28F" w14:textId="77777777" w:rsidR="00A66D76" w:rsidRPr="00884A1F" w:rsidRDefault="00C835C6">
            <w:pPr>
              <w:pStyle w:val="OMDV"/>
              <w:jc w:val="left"/>
              <w:rPr>
                <w:rPrChange w:id="2239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pPrChange w:id="2240" w:author="D.Kambarov" w:date="2025-03-13T16:10:00Z">
                <w:pPr/>
              </w:pPrChange>
            </w:pPr>
            <w:r w:rsidRPr="00884A1F">
              <w:rPr>
                <w:rPrChange w:id="2241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t>Сантехника</w:t>
            </w:r>
          </w:p>
        </w:tc>
        <w:tc>
          <w:tcPr>
            <w:tcW w:w="492" w:type="dxa"/>
            <w:vAlign w:val="center"/>
          </w:tcPr>
          <w:p w14:paraId="5B24A76A" w14:textId="77777777" w:rsidR="00A66D76" w:rsidRDefault="00A66D76">
            <w:pPr>
              <w:pStyle w:val="OMDV"/>
              <w:rPr>
                <w:lang w:eastAsia="ru-RU"/>
              </w:rPr>
              <w:pPrChange w:id="2242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28376194" w14:textId="77777777" w:rsidR="00A66D76" w:rsidRDefault="00A66D76">
            <w:pPr>
              <w:pStyle w:val="OMDV"/>
              <w:rPr>
                <w:lang w:eastAsia="ru-RU"/>
              </w:rPr>
              <w:pPrChange w:id="2243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FA73CF6" w14:textId="77777777" w:rsidR="00A66D76" w:rsidRDefault="00A66D76">
            <w:pPr>
              <w:pStyle w:val="OMDV"/>
              <w:rPr>
                <w:lang w:eastAsia="ru-RU"/>
              </w:rPr>
              <w:pPrChange w:id="2244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7DDA8D2B" w14:textId="77777777" w:rsidR="00A66D76" w:rsidRDefault="00A66D76">
            <w:pPr>
              <w:pStyle w:val="OMDV"/>
              <w:rPr>
                <w:lang w:eastAsia="ru-RU"/>
              </w:rPr>
              <w:pPrChange w:id="2245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466A8BA" w14:textId="77777777" w:rsidR="00A66D76" w:rsidRDefault="00A66D76">
            <w:pPr>
              <w:pStyle w:val="OMDV"/>
              <w:rPr>
                <w:lang w:eastAsia="ru-RU"/>
              </w:rPr>
              <w:pPrChange w:id="2246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3163B605" w14:textId="77777777" w:rsidR="00A66D76" w:rsidRDefault="00A66D76">
            <w:pPr>
              <w:pStyle w:val="OMDV"/>
              <w:rPr>
                <w:lang w:eastAsia="ru-RU"/>
              </w:rPr>
              <w:pPrChange w:id="2247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594ABE79" w14:textId="77777777" w:rsidR="00A66D76" w:rsidRDefault="00A66D76">
            <w:pPr>
              <w:pStyle w:val="OMDV"/>
              <w:rPr>
                <w:lang w:eastAsia="ru-RU"/>
              </w:rPr>
              <w:pPrChange w:id="2248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237A0DF0" w14:textId="77777777" w:rsidR="00A66D76" w:rsidRDefault="00A66D76">
            <w:pPr>
              <w:pStyle w:val="OMDV"/>
              <w:rPr>
                <w:lang w:eastAsia="ru-RU"/>
              </w:rPr>
              <w:pPrChange w:id="2249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C756BD5" w14:textId="77777777" w:rsidR="00A66D76" w:rsidRDefault="00A66D76">
            <w:pPr>
              <w:pStyle w:val="OMDV"/>
              <w:rPr>
                <w:lang w:eastAsia="ru-RU"/>
              </w:rPr>
              <w:pPrChange w:id="2250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5FB69455" w14:textId="77777777" w:rsidR="00A66D76" w:rsidRDefault="00A66D76">
            <w:pPr>
              <w:pStyle w:val="OMDV"/>
              <w:rPr>
                <w:lang w:eastAsia="ru-RU"/>
              </w:rPr>
              <w:pPrChange w:id="2251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7A65656E" w14:textId="77777777" w:rsidR="00A66D76" w:rsidRDefault="00A66D76">
            <w:pPr>
              <w:pStyle w:val="OMDV"/>
              <w:rPr>
                <w:lang w:eastAsia="ru-RU"/>
              </w:rPr>
              <w:pPrChange w:id="2252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EF12406" w14:textId="77777777" w:rsidR="00A66D76" w:rsidRDefault="00A66D76">
            <w:pPr>
              <w:pStyle w:val="OMDV"/>
              <w:rPr>
                <w:lang w:eastAsia="ru-RU"/>
              </w:rPr>
              <w:pPrChange w:id="2253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4" w:type="dxa"/>
            <w:vAlign w:val="center"/>
          </w:tcPr>
          <w:p w14:paraId="23FFC5C9" w14:textId="77777777" w:rsidR="00A66D76" w:rsidRDefault="00A66D76">
            <w:pPr>
              <w:pStyle w:val="OMDV"/>
              <w:rPr>
                <w:lang w:eastAsia="ru-RU"/>
              </w:rPr>
              <w:pPrChange w:id="2254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26536E10" w14:textId="77777777" w:rsidR="00A66D76" w:rsidRDefault="00A66D76">
            <w:pPr>
              <w:pStyle w:val="OMDV"/>
              <w:rPr>
                <w:lang w:eastAsia="ru-RU"/>
              </w:rPr>
              <w:pPrChange w:id="2255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9B21E92" w14:textId="77777777" w:rsidR="00A66D76" w:rsidRDefault="00A66D76">
            <w:pPr>
              <w:pStyle w:val="OMDV"/>
              <w:rPr>
                <w:lang w:eastAsia="ru-RU"/>
              </w:rPr>
              <w:pPrChange w:id="2256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714BC12B" w14:textId="77777777" w:rsidR="00A66D76" w:rsidRDefault="00C835C6">
            <w:pPr>
              <w:pStyle w:val="OMDV"/>
              <w:rPr>
                <w:lang w:eastAsia="ru-RU"/>
              </w:rPr>
              <w:pPrChange w:id="2257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023E91AD" w14:textId="77777777" w:rsidR="00A66D76" w:rsidRDefault="00C835C6">
            <w:pPr>
              <w:pStyle w:val="OMDV"/>
              <w:rPr>
                <w:lang w:eastAsia="ru-RU"/>
              </w:rPr>
              <w:pPrChange w:id="2258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3567417C" w14:textId="77777777" w:rsidR="00A66D76" w:rsidRDefault="00A66D76">
            <w:pPr>
              <w:pStyle w:val="OMDV"/>
              <w:rPr>
                <w:lang w:eastAsia="ru-RU"/>
              </w:rPr>
              <w:pPrChange w:id="2259" w:author="D.Kambarov" w:date="2025-03-13T16:10:00Z">
                <w:pPr>
                  <w:jc w:val="center"/>
                </w:pPr>
              </w:pPrChange>
            </w:pPr>
          </w:p>
        </w:tc>
      </w:tr>
      <w:tr w:rsidR="00A66D76" w14:paraId="33205743" w14:textId="77777777">
        <w:trPr>
          <w:trHeight w:val="312"/>
        </w:trPr>
        <w:tc>
          <w:tcPr>
            <w:tcW w:w="3931" w:type="dxa"/>
            <w:vAlign w:val="center"/>
          </w:tcPr>
          <w:p w14:paraId="487E4652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2260" w:author="D.Kambarov" w:date="2025-03-13T16:09:00Z">
                <w:pPr/>
              </w:pPrChange>
            </w:pPr>
            <w:r>
              <w:rPr>
                <w:lang w:eastAsia="ru-RU"/>
              </w:rPr>
              <w:t>Мебель</w:t>
            </w:r>
            <w:r>
              <w:rPr>
                <w:vertAlign w:val="superscript"/>
                <w:lang w:eastAsia="ru-RU"/>
              </w:rPr>
              <w:t>3</w:t>
            </w:r>
          </w:p>
        </w:tc>
        <w:tc>
          <w:tcPr>
            <w:tcW w:w="2583" w:type="dxa"/>
            <w:vAlign w:val="center"/>
          </w:tcPr>
          <w:p w14:paraId="2F5C8E7C" w14:textId="77777777" w:rsidR="00A66D76" w:rsidRPr="00884A1F" w:rsidRDefault="00C835C6">
            <w:pPr>
              <w:pStyle w:val="OMDV"/>
              <w:jc w:val="left"/>
              <w:rPr>
                <w:rPrChange w:id="2261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pPrChange w:id="2262" w:author="D.Kambarov" w:date="2025-03-13T16:10:00Z">
                <w:pPr/>
              </w:pPrChange>
            </w:pPr>
            <w:r w:rsidRPr="00884A1F">
              <w:rPr>
                <w:rPrChange w:id="2263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t>Мебель</w:t>
            </w:r>
          </w:p>
        </w:tc>
        <w:tc>
          <w:tcPr>
            <w:tcW w:w="492" w:type="dxa"/>
            <w:vAlign w:val="center"/>
          </w:tcPr>
          <w:p w14:paraId="0CD2E498" w14:textId="77777777" w:rsidR="00A66D76" w:rsidRDefault="00A66D76">
            <w:pPr>
              <w:pStyle w:val="OMDV"/>
              <w:rPr>
                <w:lang w:eastAsia="ru-RU"/>
              </w:rPr>
              <w:pPrChange w:id="2264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19861E1" w14:textId="77777777" w:rsidR="00A66D76" w:rsidRDefault="00A66D76">
            <w:pPr>
              <w:pStyle w:val="OMDV"/>
              <w:rPr>
                <w:lang w:eastAsia="ru-RU"/>
              </w:rPr>
              <w:pPrChange w:id="2265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DEFB33B" w14:textId="77777777" w:rsidR="00A66D76" w:rsidRDefault="00A66D76">
            <w:pPr>
              <w:pStyle w:val="OMDV"/>
              <w:rPr>
                <w:lang w:eastAsia="ru-RU"/>
              </w:rPr>
              <w:pPrChange w:id="2266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0FBBA4A5" w14:textId="77777777" w:rsidR="00A66D76" w:rsidRDefault="00A66D76">
            <w:pPr>
              <w:pStyle w:val="OMDV"/>
              <w:rPr>
                <w:lang w:eastAsia="ru-RU"/>
              </w:rPr>
              <w:pPrChange w:id="2267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2CA808FD" w14:textId="77777777" w:rsidR="00A66D76" w:rsidRDefault="00A66D76">
            <w:pPr>
              <w:pStyle w:val="OMDV"/>
              <w:rPr>
                <w:lang w:eastAsia="ru-RU"/>
              </w:rPr>
              <w:pPrChange w:id="2268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56D8A7B" w14:textId="77777777" w:rsidR="00A66D76" w:rsidRDefault="00A66D76">
            <w:pPr>
              <w:pStyle w:val="OMDV"/>
              <w:rPr>
                <w:lang w:eastAsia="ru-RU"/>
              </w:rPr>
              <w:pPrChange w:id="2269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6666FD8" w14:textId="77777777" w:rsidR="00A66D76" w:rsidRDefault="00A66D76">
            <w:pPr>
              <w:pStyle w:val="OMDV"/>
              <w:rPr>
                <w:lang w:eastAsia="ru-RU"/>
              </w:rPr>
              <w:pPrChange w:id="2270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72DD7F2B" w14:textId="77777777" w:rsidR="00A66D76" w:rsidRDefault="00A66D76">
            <w:pPr>
              <w:pStyle w:val="OMDV"/>
              <w:rPr>
                <w:lang w:eastAsia="ru-RU"/>
              </w:rPr>
              <w:pPrChange w:id="2271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36647C53" w14:textId="77777777" w:rsidR="00A66D76" w:rsidRDefault="00A66D76">
            <w:pPr>
              <w:pStyle w:val="OMDV"/>
              <w:rPr>
                <w:lang w:eastAsia="ru-RU"/>
              </w:rPr>
              <w:pPrChange w:id="2272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8023E9D" w14:textId="77777777" w:rsidR="00A66D76" w:rsidRDefault="00A66D76">
            <w:pPr>
              <w:pStyle w:val="OMDV"/>
              <w:rPr>
                <w:lang w:eastAsia="ru-RU"/>
              </w:rPr>
              <w:pPrChange w:id="2273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928EB4C" w14:textId="77777777" w:rsidR="00A66D76" w:rsidRDefault="00A66D76">
            <w:pPr>
              <w:pStyle w:val="OMDV"/>
              <w:rPr>
                <w:lang w:eastAsia="ru-RU"/>
              </w:rPr>
              <w:pPrChange w:id="2274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51D7896A" w14:textId="77777777" w:rsidR="00A66D76" w:rsidRDefault="00A66D76">
            <w:pPr>
              <w:pStyle w:val="OMDV"/>
              <w:rPr>
                <w:lang w:eastAsia="ru-RU"/>
              </w:rPr>
              <w:pPrChange w:id="2275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4" w:type="dxa"/>
            <w:vAlign w:val="center"/>
          </w:tcPr>
          <w:p w14:paraId="54BF9A4C" w14:textId="77777777" w:rsidR="00A66D76" w:rsidRDefault="00A66D76">
            <w:pPr>
              <w:pStyle w:val="OMDV"/>
              <w:rPr>
                <w:lang w:eastAsia="ru-RU"/>
              </w:rPr>
              <w:pPrChange w:id="2276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558F39F0" w14:textId="77777777" w:rsidR="00A66D76" w:rsidRDefault="00A66D76">
            <w:pPr>
              <w:pStyle w:val="OMDV"/>
              <w:rPr>
                <w:lang w:eastAsia="ru-RU"/>
              </w:rPr>
              <w:pPrChange w:id="2277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72AE8E57" w14:textId="77777777" w:rsidR="00A66D76" w:rsidRDefault="00A66D76">
            <w:pPr>
              <w:pStyle w:val="OMDV"/>
              <w:rPr>
                <w:lang w:eastAsia="ru-RU"/>
              </w:rPr>
              <w:pPrChange w:id="2278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2D979DDC" w14:textId="77777777" w:rsidR="00A66D76" w:rsidRDefault="00C835C6">
            <w:pPr>
              <w:pStyle w:val="OMDV"/>
              <w:rPr>
                <w:lang w:eastAsia="ru-RU"/>
              </w:rPr>
              <w:pPrChange w:id="2279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2C8FDD4F" w14:textId="77777777" w:rsidR="00A66D76" w:rsidRDefault="00C835C6">
            <w:pPr>
              <w:pStyle w:val="OMDV"/>
              <w:rPr>
                <w:lang w:eastAsia="ru-RU"/>
              </w:rPr>
              <w:pPrChange w:id="2280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2629F81E" w14:textId="77777777" w:rsidR="00A66D76" w:rsidRDefault="00A66D76">
            <w:pPr>
              <w:pStyle w:val="OMDV"/>
              <w:rPr>
                <w:lang w:eastAsia="ru-RU"/>
              </w:rPr>
              <w:pPrChange w:id="2281" w:author="D.Kambarov" w:date="2025-03-13T16:10:00Z">
                <w:pPr>
                  <w:jc w:val="center"/>
                </w:pPr>
              </w:pPrChange>
            </w:pPr>
          </w:p>
        </w:tc>
      </w:tr>
      <w:tr w:rsidR="00A66D76" w14:paraId="3B25DC2A" w14:textId="77777777">
        <w:trPr>
          <w:trHeight w:val="312"/>
        </w:trPr>
        <w:tc>
          <w:tcPr>
            <w:tcW w:w="3931" w:type="dxa"/>
            <w:vAlign w:val="center"/>
          </w:tcPr>
          <w:p w14:paraId="7AC0804D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2282" w:author="D.Kambarov" w:date="2025-03-13T16:09:00Z">
                <w:pPr/>
              </w:pPrChange>
            </w:pPr>
            <w:r>
              <w:rPr>
                <w:lang w:eastAsia="ru-RU"/>
              </w:rPr>
              <w:t>Доковое оборудование</w:t>
            </w:r>
          </w:p>
        </w:tc>
        <w:tc>
          <w:tcPr>
            <w:tcW w:w="2583" w:type="dxa"/>
            <w:vAlign w:val="center"/>
          </w:tcPr>
          <w:p w14:paraId="4606F771" w14:textId="77777777" w:rsidR="00A66D76" w:rsidRPr="00884A1F" w:rsidRDefault="00A66D76">
            <w:pPr>
              <w:pStyle w:val="OMDV"/>
              <w:jc w:val="left"/>
              <w:rPr>
                <w:rPrChange w:id="2283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pPrChange w:id="2284" w:author="D.Kambarov" w:date="2025-03-13T16:10:00Z">
                <w:pPr/>
              </w:pPrChange>
            </w:pPr>
          </w:p>
        </w:tc>
        <w:tc>
          <w:tcPr>
            <w:tcW w:w="492" w:type="dxa"/>
            <w:vAlign w:val="center"/>
          </w:tcPr>
          <w:p w14:paraId="144F926E" w14:textId="77777777" w:rsidR="00A66D76" w:rsidRDefault="00A66D76">
            <w:pPr>
              <w:pStyle w:val="OMDV"/>
              <w:rPr>
                <w:lang w:eastAsia="ru-RU"/>
              </w:rPr>
              <w:pPrChange w:id="2285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BB13A69" w14:textId="77777777" w:rsidR="00A66D76" w:rsidRDefault="00C835C6">
            <w:pPr>
              <w:pStyle w:val="OMDV"/>
              <w:rPr>
                <w:lang w:eastAsia="ru-RU"/>
              </w:rPr>
              <w:pPrChange w:id="2286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691AADAD" w14:textId="77777777" w:rsidR="00A66D76" w:rsidRDefault="00C835C6">
            <w:pPr>
              <w:pStyle w:val="OMDV"/>
              <w:rPr>
                <w:lang w:eastAsia="ru-RU"/>
              </w:rPr>
              <w:pPrChange w:id="2287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3F85B664" w14:textId="77777777" w:rsidR="00A66D76" w:rsidRDefault="00A66D76">
            <w:pPr>
              <w:pStyle w:val="OMDV"/>
              <w:rPr>
                <w:lang w:eastAsia="ru-RU"/>
              </w:rPr>
              <w:pPrChange w:id="2288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07B2ED6D" w14:textId="77777777" w:rsidR="00A66D76" w:rsidRDefault="00A66D76">
            <w:pPr>
              <w:pStyle w:val="OMDV"/>
              <w:rPr>
                <w:lang w:eastAsia="ru-RU"/>
              </w:rPr>
              <w:pPrChange w:id="2289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764B32EE" w14:textId="77777777" w:rsidR="00A66D76" w:rsidRDefault="00A66D76">
            <w:pPr>
              <w:pStyle w:val="OMDV"/>
              <w:rPr>
                <w:lang w:eastAsia="ru-RU"/>
              </w:rPr>
              <w:pPrChange w:id="2290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3DEDC77A" w14:textId="77777777" w:rsidR="00A66D76" w:rsidRDefault="00A66D76">
            <w:pPr>
              <w:pStyle w:val="OMDV"/>
              <w:rPr>
                <w:lang w:eastAsia="ru-RU"/>
              </w:rPr>
              <w:pPrChange w:id="2291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60A6644" w14:textId="77777777" w:rsidR="00A66D76" w:rsidRDefault="00A66D76">
            <w:pPr>
              <w:pStyle w:val="OMDV"/>
              <w:rPr>
                <w:lang w:eastAsia="ru-RU"/>
              </w:rPr>
              <w:pPrChange w:id="2292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38021B77" w14:textId="77777777" w:rsidR="00A66D76" w:rsidRDefault="00C835C6">
            <w:pPr>
              <w:pStyle w:val="OMDV"/>
              <w:rPr>
                <w:lang w:eastAsia="ru-RU"/>
              </w:rPr>
              <w:pPrChange w:id="2293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43E47920" w14:textId="77777777" w:rsidR="00A66D76" w:rsidRDefault="00A66D76">
            <w:pPr>
              <w:pStyle w:val="OMDV"/>
              <w:rPr>
                <w:lang w:eastAsia="ru-RU"/>
              </w:rPr>
              <w:pPrChange w:id="2294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2F0792BF" w14:textId="77777777" w:rsidR="00A66D76" w:rsidRDefault="00A66D76">
            <w:pPr>
              <w:pStyle w:val="OMDV"/>
              <w:rPr>
                <w:lang w:eastAsia="ru-RU"/>
              </w:rPr>
              <w:pPrChange w:id="2295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50958639" w14:textId="77777777" w:rsidR="00A66D76" w:rsidRDefault="00A66D76">
            <w:pPr>
              <w:pStyle w:val="OMDV"/>
              <w:rPr>
                <w:lang w:eastAsia="ru-RU"/>
              </w:rPr>
              <w:pPrChange w:id="2296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4" w:type="dxa"/>
            <w:vAlign w:val="center"/>
          </w:tcPr>
          <w:p w14:paraId="134B1492" w14:textId="77777777" w:rsidR="00A66D76" w:rsidRDefault="00A66D76">
            <w:pPr>
              <w:pStyle w:val="OMDV"/>
              <w:rPr>
                <w:lang w:eastAsia="ru-RU"/>
              </w:rPr>
              <w:pPrChange w:id="2297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260F30A" w14:textId="77777777" w:rsidR="00A66D76" w:rsidRDefault="00A66D76">
            <w:pPr>
              <w:pStyle w:val="OMDV"/>
              <w:rPr>
                <w:lang w:eastAsia="ru-RU"/>
              </w:rPr>
              <w:pPrChange w:id="2298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C58A3D9" w14:textId="77777777" w:rsidR="00A66D76" w:rsidRDefault="00A66D76">
            <w:pPr>
              <w:pStyle w:val="OMDV"/>
              <w:rPr>
                <w:lang w:eastAsia="ru-RU"/>
              </w:rPr>
              <w:pPrChange w:id="2299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0F926DD0" w14:textId="77777777" w:rsidR="00A66D76" w:rsidRDefault="00C835C6">
            <w:pPr>
              <w:pStyle w:val="OMDV"/>
              <w:rPr>
                <w:lang w:eastAsia="ru-RU"/>
              </w:rPr>
              <w:pPrChange w:id="2300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7F8B7DF4" w14:textId="77777777" w:rsidR="00A66D76" w:rsidRDefault="00C835C6">
            <w:pPr>
              <w:pStyle w:val="OMDV"/>
              <w:rPr>
                <w:lang w:eastAsia="ru-RU"/>
              </w:rPr>
              <w:pPrChange w:id="2301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256BFF17" w14:textId="77777777" w:rsidR="00A66D76" w:rsidRDefault="00A66D76">
            <w:pPr>
              <w:pStyle w:val="OMDV"/>
              <w:rPr>
                <w:lang w:eastAsia="ru-RU"/>
              </w:rPr>
              <w:pPrChange w:id="2302" w:author="D.Kambarov" w:date="2025-03-13T16:10:00Z">
                <w:pPr>
                  <w:jc w:val="center"/>
                </w:pPr>
              </w:pPrChange>
            </w:pPr>
          </w:p>
        </w:tc>
      </w:tr>
      <w:tr w:rsidR="00A66D76" w14:paraId="02B8B8C6" w14:textId="77777777">
        <w:trPr>
          <w:trHeight w:val="312"/>
        </w:trPr>
        <w:tc>
          <w:tcPr>
            <w:tcW w:w="3931" w:type="dxa"/>
            <w:vAlign w:val="center"/>
          </w:tcPr>
          <w:p w14:paraId="367C03B0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2303" w:author="D.Kambarov" w:date="2025-03-13T16:09:00Z">
                <w:pPr/>
              </w:pPrChange>
            </w:pPr>
            <w:r>
              <w:rPr>
                <w:lang w:eastAsia="ru-RU"/>
              </w:rPr>
              <w:t>Оборудование для инвалидов</w:t>
            </w:r>
          </w:p>
        </w:tc>
        <w:tc>
          <w:tcPr>
            <w:tcW w:w="2583" w:type="dxa"/>
            <w:vAlign w:val="center"/>
          </w:tcPr>
          <w:p w14:paraId="4EA634E7" w14:textId="77777777" w:rsidR="00A66D76" w:rsidRPr="00884A1F" w:rsidRDefault="00A66D76">
            <w:pPr>
              <w:pStyle w:val="OMDV"/>
              <w:jc w:val="left"/>
              <w:rPr>
                <w:rPrChange w:id="2304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pPrChange w:id="2305" w:author="D.Kambarov" w:date="2025-03-13T16:10:00Z">
                <w:pPr/>
              </w:pPrChange>
            </w:pPr>
          </w:p>
        </w:tc>
        <w:tc>
          <w:tcPr>
            <w:tcW w:w="492" w:type="dxa"/>
            <w:vAlign w:val="center"/>
          </w:tcPr>
          <w:p w14:paraId="59486413" w14:textId="77777777" w:rsidR="00A66D76" w:rsidRDefault="00A66D76">
            <w:pPr>
              <w:pStyle w:val="OMDV"/>
              <w:rPr>
                <w:lang w:eastAsia="ru-RU"/>
              </w:rPr>
              <w:pPrChange w:id="2306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93404CB" w14:textId="77777777" w:rsidR="00A66D76" w:rsidRDefault="00A66D76">
            <w:pPr>
              <w:pStyle w:val="OMDV"/>
              <w:rPr>
                <w:lang w:eastAsia="ru-RU"/>
              </w:rPr>
              <w:pPrChange w:id="2307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BA8BC0E" w14:textId="77777777" w:rsidR="00A66D76" w:rsidRDefault="00C835C6">
            <w:pPr>
              <w:pStyle w:val="OMDV"/>
              <w:rPr>
                <w:lang w:eastAsia="ru-RU"/>
              </w:rPr>
              <w:pPrChange w:id="2308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43435CE5" w14:textId="77777777" w:rsidR="00A66D76" w:rsidRDefault="00A66D76">
            <w:pPr>
              <w:pStyle w:val="OMDV"/>
              <w:rPr>
                <w:lang w:eastAsia="ru-RU"/>
              </w:rPr>
              <w:pPrChange w:id="2309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0A4FA81E" w14:textId="77777777" w:rsidR="00A66D76" w:rsidRDefault="00A66D76">
            <w:pPr>
              <w:pStyle w:val="OMDV"/>
              <w:rPr>
                <w:lang w:eastAsia="ru-RU"/>
              </w:rPr>
              <w:pPrChange w:id="2310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2CF14218" w14:textId="77777777" w:rsidR="00A66D76" w:rsidRDefault="00A66D76">
            <w:pPr>
              <w:pStyle w:val="OMDV"/>
              <w:rPr>
                <w:lang w:eastAsia="ru-RU"/>
              </w:rPr>
              <w:pPrChange w:id="2311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3E81593A" w14:textId="77777777" w:rsidR="00A66D76" w:rsidRDefault="00A66D76">
            <w:pPr>
              <w:pStyle w:val="OMDV"/>
              <w:rPr>
                <w:lang w:eastAsia="ru-RU"/>
              </w:rPr>
              <w:pPrChange w:id="2312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0348DCFE" w14:textId="77777777" w:rsidR="00A66D76" w:rsidRDefault="00A66D76">
            <w:pPr>
              <w:pStyle w:val="OMDV"/>
              <w:rPr>
                <w:lang w:eastAsia="ru-RU"/>
              </w:rPr>
              <w:pPrChange w:id="2313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D52A45D" w14:textId="77777777" w:rsidR="00A66D76" w:rsidRDefault="00C835C6">
            <w:pPr>
              <w:pStyle w:val="OMDV"/>
              <w:rPr>
                <w:lang w:eastAsia="ru-RU"/>
              </w:rPr>
              <w:pPrChange w:id="2314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06783E16" w14:textId="77777777" w:rsidR="00A66D76" w:rsidRDefault="00A66D76">
            <w:pPr>
              <w:pStyle w:val="OMDV"/>
              <w:rPr>
                <w:lang w:eastAsia="ru-RU"/>
              </w:rPr>
              <w:pPrChange w:id="2315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DF2823F" w14:textId="77777777" w:rsidR="00A66D76" w:rsidRDefault="00A66D76">
            <w:pPr>
              <w:pStyle w:val="OMDV"/>
              <w:rPr>
                <w:lang w:eastAsia="ru-RU"/>
              </w:rPr>
              <w:pPrChange w:id="2316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B7B83D3" w14:textId="77777777" w:rsidR="00A66D76" w:rsidRDefault="00A66D76">
            <w:pPr>
              <w:pStyle w:val="OMDV"/>
              <w:rPr>
                <w:lang w:eastAsia="ru-RU"/>
              </w:rPr>
              <w:pPrChange w:id="2317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4" w:type="dxa"/>
            <w:vAlign w:val="center"/>
          </w:tcPr>
          <w:p w14:paraId="7C7D26CA" w14:textId="77777777" w:rsidR="00A66D76" w:rsidRDefault="00A66D76">
            <w:pPr>
              <w:pStyle w:val="OMDV"/>
              <w:rPr>
                <w:lang w:eastAsia="ru-RU"/>
              </w:rPr>
              <w:pPrChange w:id="2318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8461E5F" w14:textId="77777777" w:rsidR="00A66D76" w:rsidRDefault="00A66D76">
            <w:pPr>
              <w:pStyle w:val="OMDV"/>
              <w:rPr>
                <w:lang w:eastAsia="ru-RU"/>
              </w:rPr>
              <w:pPrChange w:id="2319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508209D" w14:textId="77777777" w:rsidR="00A66D76" w:rsidRDefault="00A66D76">
            <w:pPr>
              <w:pStyle w:val="OMDV"/>
              <w:rPr>
                <w:lang w:eastAsia="ru-RU"/>
              </w:rPr>
              <w:pPrChange w:id="2320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03D81BC7" w14:textId="77777777" w:rsidR="00A66D76" w:rsidRDefault="00C835C6">
            <w:pPr>
              <w:pStyle w:val="OMDV"/>
              <w:rPr>
                <w:lang w:eastAsia="ru-RU"/>
              </w:rPr>
              <w:pPrChange w:id="2321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14AE549F" w14:textId="77777777" w:rsidR="00A66D76" w:rsidRDefault="00C835C6">
            <w:pPr>
              <w:pStyle w:val="OMDV"/>
              <w:rPr>
                <w:lang w:eastAsia="ru-RU"/>
              </w:rPr>
              <w:pPrChange w:id="2322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7EF11B7E" w14:textId="77777777" w:rsidR="00A66D76" w:rsidRDefault="00A66D76">
            <w:pPr>
              <w:pStyle w:val="OMDV"/>
              <w:rPr>
                <w:lang w:eastAsia="ru-RU"/>
              </w:rPr>
              <w:pPrChange w:id="2323" w:author="D.Kambarov" w:date="2025-03-13T16:10:00Z">
                <w:pPr>
                  <w:jc w:val="center"/>
                </w:pPr>
              </w:pPrChange>
            </w:pPr>
          </w:p>
        </w:tc>
      </w:tr>
      <w:tr w:rsidR="00A66D76" w14:paraId="32F4BE1D" w14:textId="77777777">
        <w:trPr>
          <w:trHeight w:val="312"/>
        </w:trPr>
        <w:tc>
          <w:tcPr>
            <w:tcW w:w="3931" w:type="dxa"/>
            <w:vAlign w:val="center"/>
          </w:tcPr>
          <w:p w14:paraId="03952B1F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2324" w:author="D.Kambarov" w:date="2025-03-13T16:09:00Z">
                <w:pPr/>
              </w:pPrChange>
            </w:pPr>
            <w:r>
              <w:rPr>
                <w:lang w:eastAsia="ru-RU"/>
              </w:rPr>
              <w:t>Оборудование паркинга: колёсоотбойники, защита колонн, защита стен и пр.</w:t>
            </w:r>
          </w:p>
        </w:tc>
        <w:tc>
          <w:tcPr>
            <w:tcW w:w="2583" w:type="dxa"/>
            <w:vAlign w:val="center"/>
          </w:tcPr>
          <w:p w14:paraId="0CA3F7AB" w14:textId="77777777" w:rsidR="00A66D76" w:rsidRPr="00884A1F" w:rsidRDefault="00A66D76">
            <w:pPr>
              <w:pStyle w:val="OMDV"/>
              <w:jc w:val="left"/>
              <w:rPr>
                <w:rPrChange w:id="2325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pPrChange w:id="2326" w:author="D.Kambarov" w:date="2025-03-13T16:10:00Z">
                <w:pPr/>
              </w:pPrChange>
            </w:pPr>
          </w:p>
        </w:tc>
        <w:tc>
          <w:tcPr>
            <w:tcW w:w="492" w:type="dxa"/>
            <w:vAlign w:val="center"/>
          </w:tcPr>
          <w:p w14:paraId="09611675" w14:textId="77777777" w:rsidR="00A66D76" w:rsidRDefault="00A66D76">
            <w:pPr>
              <w:pStyle w:val="OMDV"/>
              <w:rPr>
                <w:lang w:eastAsia="ru-RU"/>
              </w:rPr>
              <w:pPrChange w:id="2327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CA74BB0" w14:textId="77777777" w:rsidR="00A66D76" w:rsidRDefault="00A66D76">
            <w:pPr>
              <w:pStyle w:val="OMDV"/>
              <w:rPr>
                <w:lang w:eastAsia="ru-RU"/>
              </w:rPr>
              <w:pPrChange w:id="2328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90F9949" w14:textId="77777777" w:rsidR="00A66D76" w:rsidRDefault="00C835C6">
            <w:pPr>
              <w:pStyle w:val="OMDV"/>
              <w:rPr>
                <w:lang w:eastAsia="ru-RU"/>
              </w:rPr>
              <w:pPrChange w:id="2329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167867E7" w14:textId="77777777" w:rsidR="00A66D76" w:rsidRDefault="00A66D76">
            <w:pPr>
              <w:pStyle w:val="OMDV"/>
              <w:rPr>
                <w:lang w:eastAsia="ru-RU"/>
              </w:rPr>
              <w:pPrChange w:id="2330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2436CF5A" w14:textId="77777777" w:rsidR="00A66D76" w:rsidRDefault="00A66D76">
            <w:pPr>
              <w:pStyle w:val="OMDV"/>
              <w:rPr>
                <w:lang w:eastAsia="ru-RU"/>
              </w:rPr>
              <w:pPrChange w:id="2331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5BD7FA4" w14:textId="77777777" w:rsidR="00A66D76" w:rsidRDefault="00A66D76">
            <w:pPr>
              <w:pStyle w:val="OMDV"/>
              <w:rPr>
                <w:lang w:eastAsia="ru-RU"/>
              </w:rPr>
              <w:pPrChange w:id="2332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31D6AF83" w14:textId="77777777" w:rsidR="00A66D76" w:rsidRDefault="00A66D76">
            <w:pPr>
              <w:pStyle w:val="OMDV"/>
              <w:rPr>
                <w:lang w:eastAsia="ru-RU"/>
              </w:rPr>
              <w:pPrChange w:id="2333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41814E0" w14:textId="77777777" w:rsidR="00A66D76" w:rsidRDefault="00A66D76">
            <w:pPr>
              <w:pStyle w:val="OMDV"/>
              <w:rPr>
                <w:lang w:eastAsia="ru-RU"/>
              </w:rPr>
              <w:pPrChange w:id="2334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7AE59882" w14:textId="77777777" w:rsidR="00A66D76" w:rsidRDefault="00C835C6">
            <w:pPr>
              <w:pStyle w:val="OMDV"/>
              <w:rPr>
                <w:lang w:eastAsia="ru-RU"/>
              </w:rPr>
              <w:pPrChange w:id="2335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5518A9D6" w14:textId="77777777" w:rsidR="00A66D76" w:rsidRDefault="00A66D76">
            <w:pPr>
              <w:pStyle w:val="OMDV"/>
              <w:rPr>
                <w:lang w:eastAsia="ru-RU"/>
              </w:rPr>
              <w:pPrChange w:id="2336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2E386543" w14:textId="77777777" w:rsidR="00A66D76" w:rsidRDefault="00A66D76">
            <w:pPr>
              <w:pStyle w:val="OMDV"/>
              <w:rPr>
                <w:lang w:eastAsia="ru-RU"/>
              </w:rPr>
              <w:pPrChange w:id="2337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491921B" w14:textId="77777777" w:rsidR="00A66D76" w:rsidRDefault="00A66D76">
            <w:pPr>
              <w:pStyle w:val="OMDV"/>
              <w:rPr>
                <w:lang w:eastAsia="ru-RU"/>
              </w:rPr>
              <w:pPrChange w:id="2338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4" w:type="dxa"/>
            <w:vAlign w:val="center"/>
          </w:tcPr>
          <w:p w14:paraId="1F9EFCB0" w14:textId="77777777" w:rsidR="00A66D76" w:rsidRDefault="00A66D76">
            <w:pPr>
              <w:pStyle w:val="OMDV"/>
              <w:rPr>
                <w:lang w:eastAsia="ru-RU"/>
              </w:rPr>
              <w:pPrChange w:id="2339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3150AE7A" w14:textId="77777777" w:rsidR="00A66D76" w:rsidRDefault="00A66D76">
            <w:pPr>
              <w:pStyle w:val="OMDV"/>
              <w:rPr>
                <w:lang w:eastAsia="ru-RU"/>
              </w:rPr>
              <w:pPrChange w:id="2340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7F423D2E" w14:textId="77777777" w:rsidR="00A66D76" w:rsidRDefault="00A66D76">
            <w:pPr>
              <w:pStyle w:val="OMDV"/>
              <w:rPr>
                <w:lang w:eastAsia="ru-RU"/>
              </w:rPr>
              <w:pPrChange w:id="2341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2B321D20" w14:textId="77777777" w:rsidR="00A66D76" w:rsidRDefault="00C835C6">
            <w:pPr>
              <w:pStyle w:val="OMDV"/>
              <w:rPr>
                <w:lang w:eastAsia="ru-RU"/>
              </w:rPr>
              <w:pPrChange w:id="2342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3C942194" w14:textId="77777777" w:rsidR="00A66D76" w:rsidRDefault="00C835C6">
            <w:pPr>
              <w:pStyle w:val="OMDV"/>
              <w:rPr>
                <w:lang w:eastAsia="ru-RU"/>
              </w:rPr>
              <w:pPrChange w:id="2343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19D8F326" w14:textId="77777777" w:rsidR="00A66D76" w:rsidRDefault="00A66D76">
            <w:pPr>
              <w:pStyle w:val="OMDV"/>
              <w:rPr>
                <w:lang w:eastAsia="ru-RU"/>
              </w:rPr>
              <w:pPrChange w:id="2344" w:author="D.Kambarov" w:date="2025-03-13T16:10:00Z">
                <w:pPr>
                  <w:jc w:val="center"/>
                </w:pPr>
              </w:pPrChange>
            </w:pPr>
          </w:p>
        </w:tc>
      </w:tr>
      <w:tr w:rsidR="00A66D76" w14:paraId="1C3E95C4" w14:textId="77777777">
        <w:trPr>
          <w:trHeight w:val="312"/>
        </w:trPr>
        <w:tc>
          <w:tcPr>
            <w:tcW w:w="3931" w:type="dxa"/>
            <w:vAlign w:val="center"/>
          </w:tcPr>
          <w:p w14:paraId="722E390C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2345" w:author="D.Kambarov" w:date="2025-03-13T16:09:00Z">
                <w:pPr/>
              </w:pPrChange>
            </w:pPr>
            <w:r>
              <w:rPr>
                <w:lang w:eastAsia="ru-RU"/>
              </w:rPr>
              <w:t>Вертикальный транспорт – лифты</w:t>
            </w:r>
          </w:p>
        </w:tc>
        <w:tc>
          <w:tcPr>
            <w:tcW w:w="2583" w:type="dxa"/>
            <w:vAlign w:val="center"/>
          </w:tcPr>
          <w:p w14:paraId="724F6B61" w14:textId="77777777" w:rsidR="00A66D76" w:rsidRPr="00884A1F" w:rsidRDefault="00A66D76">
            <w:pPr>
              <w:pStyle w:val="OMDV"/>
              <w:jc w:val="left"/>
              <w:rPr>
                <w:rPrChange w:id="2346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pPrChange w:id="2347" w:author="D.Kambarov" w:date="2025-03-13T16:10:00Z">
                <w:pPr/>
              </w:pPrChange>
            </w:pPr>
          </w:p>
        </w:tc>
        <w:tc>
          <w:tcPr>
            <w:tcW w:w="492" w:type="dxa"/>
            <w:vAlign w:val="center"/>
          </w:tcPr>
          <w:p w14:paraId="6BD76956" w14:textId="77777777" w:rsidR="00A66D76" w:rsidRDefault="00A66D76">
            <w:pPr>
              <w:pStyle w:val="OMDV"/>
              <w:rPr>
                <w:lang w:eastAsia="ru-RU"/>
              </w:rPr>
              <w:pPrChange w:id="2348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1F1073F" w14:textId="77777777" w:rsidR="00A66D76" w:rsidRDefault="00C835C6">
            <w:pPr>
              <w:pStyle w:val="OMDV"/>
              <w:rPr>
                <w:lang w:eastAsia="ru-RU"/>
              </w:rPr>
              <w:pPrChange w:id="2349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56AFD13B" w14:textId="77777777" w:rsidR="00A66D76" w:rsidRDefault="00C835C6">
            <w:pPr>
              <w:pStyle w:val="OMDV"/>
              <w:rPr>
                <w:lang w:eastAsia="ru-RU"/>
              </w:rPr>
              <w:pPrChange w:id="2350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31FA9A01" w14:textId="77777777" w:rsidR="00A66D76" w:rsidRDefault="00A66D76">
            <w:pPr>
              <w:pStyle w:val="OMDV"/>
              <w:rPr>
                <w:lang w:eastAsia="ru-RU"/>
              </w:rPr>
              <w:pPrChange w:id="2351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75F2DC78" w14:textId="77777777" w:rsidR="00A66D76" w:rsidRDefault="00A66D76">
            <w:pPr>
              <w:pStyle w:val="OMDV"/>
              <w:rPr>
                <w:lang w:eastAsia="ru-RU"/>
              </w:rPr>
              <w:pPrChange w:id="2352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0100EC12" w14:textId="77777777" w:rsidR="00A66D76" w:rsidRDefault="00A66D76">
            <w:pPr>
              <w:pStyle w:val="OMDV"/>
              <w:rPr>
                <w:lang w:eastAsia="ru-RU"/>
              </w:rPr>
              <w:pPrChange w:id="2353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B6D276A" w14:textId="77777777" w:rsidR="00A66D76" w:rsidRDefault="00A66D76">
            <w:pPr>
              <w:pStyle w:val="OMDV"/>
              <w:rPr>
                <w:lang w:eastAsia="ru-RU"/>
              </w:rPr>
              <w:pPrChange w:id="2354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58DBBD1" w14:textId="77777777" w:rsidR="00A66D76" w:rsidRDefault="00A66D76">
            <w:pPr>
              <w:pStyle w:val="OMDV"/>
              <w:rPr>
                <w:lang w:eastAsia="ru-RU"/>
              </w:rPr>
              <w:pPrChange w:id="2355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96B09A4" w14:textId="77777777" w:rsidR="00A66D76" w:rsidRDefault="00C835C6">
            <w:pPr>
              <w:pStyle w:val="OMDV"/>
              <w:rPr>
                <w:lang w:eastAsia="ru-RU"/>
              </w:rPr>
              <w:pPrChange w:id="2356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4A5DD077" w14:textId="77777777" w:rsidR="00A66D76" w:rsidRDefault="00A66D76">
            <w:pPr>
              <w:pStyle w:val="OMDV"/>
              <w:rPr>
                <w:lang w:eastAsia="ru-RU"/>
              </w:rPr>
              <w:pPrChange w:id="2357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0C1330B0" w14:textId="77777777" w:rsidR="00A66D76" w:rsidRDefault="00A66D76">
            <w:pPr>
              <w:pStyle w:val="OMDV"/>
              <w:rPr>
                <w:lang w:eastAsia="ru-RU"/>
              </w:rPr>
              <w:pPrChange w:id="2358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573F800A" w14:textId="77777777" w:rsidR="00A66D76" w:rsidRDefault="00A66D76">
            <w:pPr>
              <w:pStyle w:val="OMDV"/>
              <w:rPr>
                <w:lang w:eastAsia="ru-RU"/>
              </w:rPr>
              <w:pPrChange w:id="2359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4" w:type="dxa"/>
            <w:vAlign w:val="center"/>
          </w:tcPr>
          <w:p w14:paraId="3A1FF100" w14:textId="77777777" w:rsidR="00A66D76" w:rsidRDefault="00A66D76">
            <w:pPr>
              <w:pStyle w:val="OMDV"/>
              <w:rPr>
                <w:lang w:eastAsia="ru-RU"/>
              </w:rPr>
              <w:pPrChange w:id="2360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766D6004" w14:textId="77777777" w:rsidR="00A66D76" w:rsidRDefault="00A66D76">
            <w:pPr>
              <w:pStyle w:val="OMDV"/>
              <w:rPr>
                <w:lang w:eastAsia="ru-RU"/>
              </w:rPr>
              <w:pPrChange w:id="2361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5D09838B" w14:textId="77777777" w:rsidR="00A66D76" w:rsidRDefault="00A66D76">
            <w:pPr>
              <w:pStyle w:val="OMDV"/>
              <w:rPr>
                <w:lang w:eastAsia="ru-RU"/>
              </w:rPr>
              <w:pPrChange w:id="2362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510862B5" w14:textId="77777777" w:rsidR="00A66D76" w:rsidRDefault="00C835C6">
            <w:pPr>
              <w:pStyle w:val="OMDV"/>
              <w:rPr>
                <w:lang w:eastAsia="ru-RU"/>
              </w:rPr>
              <w:pPrChange w:id="2363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49BF9338" w14:textId="77777777" w:rsidR="00A66D76" w:rsidRDefault="00C835C6">
            <w:pPr>
              <w:pStyle w:val="OMDV"/>
              <w:rPr>
                <w:lang w:eastAsia="ru-RU"/>
              </w:rPr>
              <w:pPrChange w:id="2364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557FA089" w14:textId="77777777" w:rsidR="00A66D76" w:rsidRDefault="00A66D76">
            <w:pPr>
              <w:pStyle w:val="OMDV"/>
              <w:rPr>
                <w:lang w:eastAsia="ru-RU"/>
              </w:rPr>
              <w:pPrChange w:id="2365" w:author="D.Kambarov" w:date="2025-03-13T16:10:00Z">
                <w:pPr>
                  <w:jc w:val="center"/>
                </w:pPr>
              </w:pPrChange>
            </w:pPr>
          </w:p>
        </w:tc>
      </w:tr>
      <w:tr w:rsidR="00A66D76" w14:paraId="482CC900" w14:textId="77777777">
        <w:trPr>
          <w:trHeight w:val="312"/>
        </w:trPr>
        <w:tc>
          <w:tcPr>
            <w:tcW w:w="3931" w:type="dxa"/>
            <w:vAlign w:val="center"/>
          </w:tcPr>
          <w:p w14:paraId="28044C8F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2366" w:author="D.Kambarov" w:date="2025-03-13T16:09:00Z">
                <w:pPr/>
              </w:pPrChange>
            </w:pPr>
            <w:r>
              <w:rPr>
                <w:lang w:eastAsia="ru-RU"/>
              </w:rPr>
              <w:t>Корзина для кондиционера</w:t>
            </w:r>
          </w:p>
        </w:tc>
        <w:tc>
          <w:tcPr>
            <w:tcW w:w="2583" w:type="dxa"/>
            <w:vAlign w:val="center"/>
          </w:tcPr>
          <w:p w14:paraId="47F9C0F2" w14:textId="77777777" w:rsidR="00A66D76" w:rsidRPr="00884A1F" w:rsidRDefault="00C835C6">
            <w:pPr>
              <w:pStyle w:val="OMDV"/>
              <w:jc w:val="left"/>
              <w:rPr>
                <w:rPrChange w:id="2367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pPrChange w:id="2368" w:author="D.Kambarov" w:date="2025-03-13T16:10:00Z">
                <w:pPr/>
              </w:pPrChange>
            </w:pPr>
            <w:r w:rsidRPr="00884A1F">
              <w:rPr>
                <w:rPrChange w:id="2369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t>Корзина для кондиционера</w:t>
            </w:r>
          </w:p>
        </w:tc>
        <w:tc>
          <w:tcPr>
            <w:tcW w:w="492" w:type="dxa"/>
            <w:vAlign w:val="center"/>
          </w:tcPr>
          <w:p w14:paraId="536BEA31" w14:textId="77777777" w:rsidR="00A66D76" w:rsidRDefault="00A66D76">
            <w:pPr>
              <w:pStyle w:val="OMDV"/>
              <w:rPr>
                <w:lang w:eastAsia="ru-RU"/>
              </w:rPr>
              <w:pPrChange w:id="2370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E043151" w14:textId="77777777" w:rsidR="00A66D76" w:rsidRDefault="00C835C6">
            <w:pPr>
              <w:pStyle w:val="OMDV"/>
              <w:rPr>
                <w:lang w:eastAsia="ru-RU"/>
              </w:rPr>
              <w:pPrChange w:id="2371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31E4D043" w14:textId="77777777" w:rsidR="00A66D76" w:rsidRDefault="00C835C6">
            <w:pPr>
              <w:pStyle w:val="OMDV"/>
              <w:rPr>
                <w:lang w:val="en-US" w:eastAsia="ru-RU"/>
              </w:rPr>
              <w:pPrChange w:id="2372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32165A1B" w14:textId="77777777" w:rsidR="00A66D76" w:rsidRDefault="00A66D76">
            <w:pPr>
              <w:pStyle w:val="OMDV"/>
              <w:rPr>
                <w:lang w:eastAsia="ru-RU"/>
              </w:rPr>
              <w:pPrChange w:id="2373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E8B8764" w14:textId="77777777" w:rsidR="00A66D76" w:rsidRDefault="00A66D76">
            <w:pPr>
              <w:pStyle w:val="OMDV"/>
              <w:rPr>
                <w:lang w:eastAsia="ru-RU"/>
              </w:rPr>
              <w:pPrChange w:id="2374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9D5C90A" w14:textId="77777777" w:rsidR="00A66D76" w:rsidRDefault="00A66D76">
            <w:pPr>
              <w:pStyle w:val="OMDV"/>
              <w:rPr>
                <w:lang w:eastAsia="ru-RU"/>
              </w:rPr>
              <w:pPrChange w:id="2375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98E69F0" w14:textId="77777777" w:rsidR="00A66D76" w:rsidRDefault="00A66D76">
            <w:pPr>
              <w:pStyle w:val="OMDV"/>
              <w:rPr>
                <w:lang w:eastAsia="ru-RU"/>
              </w:rPr>
              <w:pPrChange w:id="2376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7782E5D7" w14:textId="77777777" w:rsidR="00A66D76" w:rsidRDefault="00A66D76">
            <w:pPr>
              <w:pStyle w:val="OMDV"/>
              <w:rPr>
                <w:lang w:eastAsia="ru-RU"/>
              </w:rPr>
              <w:pPrChange w:id="2377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73B85825" w14:textId="77777777" w:rsidR="00A66D76" w:rsidRDefault="00A66D76">
            <w:pPr>
              <w:pStyle w:val="OMDV"/>
              <w:rPr>
                <w:lang w:eastAsia="ru-RU"/>
              </w:rPr>
              <w:pPrChange w:id="2378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021A8B24" w14:textId="77777777" w:rsidR="00A66D76" w:rsidRDefault="00A66D76">
            <w:pPr>
              <w:pStyle w:val="OMDV"/>
              <w:rPr>
                <w:lang w:eastAsia="ru-RU"/>
              </w:rPr>
              <w:pPrChange w:id="2379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F5895C1" w14:textId="77777777" w:rsidR="00A66D76" w:rsidRDefault="00A66D76">
            <w:pPr>
              <w:pStyle w:val="OMDV"/>
              <w:rPr>
                <w:lang w:eastAsia="ru-RU"/>
              </w:rPr>
              <w:pPrChange w:id="2380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475F75E" w14:textId="77777777" w:rsidR="00A66D76" w:rsidRDefault="00A66D76">
            <w:pPr>
              <w:pStyle w:val="OMDV"/>
              <w:rPr>
                <w:lang w:eastAsia="ru-RU"/>
              </w:rPr>
              <w:pPrChange w:id="2381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4" w:type="dxa"/>
            <w:vAlign w:val="center"/>
          </w:tcPr>
          <w:p w14:paraId="0C9F8AFF" w14:textId="77777777" w:rsidR="00A66D76" w:rsidRDefault="00A66D76">
            <w:pPr>
              <w:pStyle w:val="OMDV"/>
              <w:rPr>
                <w:lang w:eastAsia="ru-RU"/>
              </w:rPr>
              <w:pPrChange w:id="2382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5FA414CD" w14:textId="77777777" w:rsidR="00A66D76" w:rsidRDefault="00A66D76">
            <w:pPr>
              <w:pStyle w:val="OMDV"/>
              <w:rPr>
                <w:lang w:eastAsia="ru-RU"/>
              </w:rPr>
              <w:pPrChange w:id="2383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34BEF735" w14:textId="77777777" w:rsidR="00A66D76" w:rsidRDefault="00A66D76">
            <w:pPr>
              <w:pStyle w:val="OMDV"/>
              <w:rPr>
                <w:lang w:eastAsia="ru-RU"/>
              </w:rPr>
              <w:pPrChange w:id="2384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D1E73F6" w14:textId="77777777" w:rsidR="00A66D76" w:rsidRDefault="00C835C6">
            <w:pPr>
              <w:pStyle w:val="OMDV"/>
              <w:rPr>
                <w:lang w:eastAsia="ru-RU"/>
              </w:rPr>
              <w:pPrChange w:id="2385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345377B0" w14:textId="77777777" w:rsidR="00A66D76" w:rsidRDefault="00C835C6">
            <w:pPr>
              <w:pStyle w:val="OMDV"/>
              <w:rPr>
                <w:lang w:eastAsia="ru-RU"/>
              </w:rPr>
              <w:pPrChange w:id="2386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0123742E" w14:textId="77777777" w:rsidR="00A66D76" w:rsidRDefault="00A66D76">
            <w:pPr>
              <w:pStyle w:val="OMDV"/>
              <w:rPr>
                <w:lang w:eastAsia="ru-RU"/>
              </w:rPr>
              <w:pPrChange w:id="2387" w:author="D.Kambarov" w:date="2025-03-13T16:10:00Z">
                <w:pPr>
                  <w:jc w:val="center"/>
                </w:pPr>
              </w:pPrChange>
            </w:pPr>
          </w:p>
        </w:tc>
      </w:tr>
      <w:tr w:rsidR="00A66D76" w14:paraId="3259B696" w14:textId="77777777">
        <w:trPr>
          <w:trHeight w:val="312"/>
        </w:trPr>
        <w:tc>
          <w:tcPr>
            <w:tcW w:w="3931" w:type="dxa"/>
            <w:vAlign w:val="center"/>
          </w:tcPr>
          <w:p w14:paraId="7927D8FE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2388" w:author="D.Kambarov" w:date="2025-03-13T16:09:00Z">
                <w:pPr/>
              </w:pPrChange>
            </w:pPr>
            <w:r>
              <w:rPr>
                <w:lang w:eastAsia="ru-RU"/>
              </w:rPr>
              <w:t>Грязезащитная решетка</w:t>
            </w:r>
          </w:p>
        </w:tc>
        <w:tc>
          <w:tcPr>
            <w:tcW w:w="2583" w:type="dxa"/>
            <w:vAlign w:val="center"/>
          </w:tcPr>
          <w:p w14:paraId="08BC8555" w14:textId="77777777" w:rsidR="00A66D76" w:rsidRPr="00884A1F" w:rsidRDefault="00C835C6">
            <w:pPr>
              <w:pStyle w:val="OMDV"/>
              <w:jc w:val="left"/>
              <w:rPr>
                <w:rPrChange w:id="2389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pPrChange w:id="2390" w:author="D.Kambarov" w:date="2025-03-13T16:10:00Z">
                <w:pPr/>
              </w:pPrChange>
            </w:pPr>
            <w:r w:rsidRPr="00884A1F">
              <w:rPr>
                <w:rPrChange w:id="2391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t>Грязезащитная решетка</w:t>
            </w:r>
          </w:p>
        </w:tc>
        <w:tc>
          <w:tcPr>
            <w:tcW w:w="492" w:type="dxa"/>
            <w:vAlign w:val="center"/>
          </w:tcPr>
          <w:p w14:paraId="4353C780" w14:textId="77777777" w:rsidR="00A66D76" w:rsidRDefault="00A66D76">
            <w:pPr>
              <w:pStyle w:val="OMDV"/>
              <w:rPr>
                <w:lang w:eastAsia="ru-RU"/>
              </w:rPr>
              <w:pPrChange w:id="2392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00194721" w14:textId="77777777" w:rsidR="00A66D76" w:rsidRDefault="00C835C6">
            <w:pPr>
              <w:pStyle w:val="OMDV"/>
              <w:rPr>
                <w:lang w:eastAsia="ru-RU"/>
              </w:rPr>
              <w:pPrChange w:id="2393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64CA775B" w14:textId="77777777" w:rsidR="00A66D76" w:rsidRDefault="00C835C6">
            <w:pPr>
              <w:pStyle w:val="OMDV"/>
              <w:rPr>
                <w:lang w:eastAsia="ru-RU"/>
              </w:rPr>
              <w:pPrChange w:id="2394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4651CB01" w14:textId="77777777" w:rsidR="00A66D76" w:rsidRDefault="00A66D76">
            <w:pPr>
              <w:pStyle w:val="OMDV"/>
              <w:rPr>
                <w:lang w:eastAsia="ru-RU"/>
              </w:rPr>
              <w:pPrChange w:id="2395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AE5D0E3" w14:textId="77777777" w:rsidR="00A66D76" w:rsidRDefault="00A66D76">
            <w:pPr>
              <w:pStyle w:val="OMDV"/>
              <w:rPr>
                <w:lang w:eastAsia="ru-RU"/>
              </w:rPr>
              <w:pPrChange w:id="2396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D8B610A" w14:textId="77777777" w:rsidR="00A66D76" w:rsidRDefault="00A66D76">
            <w:pPr>
              <w:pStyle w:val="OMDV"/>
              <w:rPr>
                <w:lang w:eastAsia="ru-RU"/>
              </w:rPr>
              <w:pPrChange w:id="2397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1716AEE7" w14:textId="77777777" w:rsidR="00A66D76" w:rsidRDefault="00A66D76">
            <w:pPr>
              <w:pStyle w:val="OMDV"/>
              <w:rPr>
                <w:lang w:eastAsia="ru-RU"/>
              </w:rPr>
              <w:pPrChange w:id="2398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5C40878B" w14:textId="77777777" w:rsidR="00A66D76" w:rsidRDefault="00A66D76">
            <w:pPr>
              <w:pStyle w:val="OMDV"/>
              <w:rPr>
                <w:lang w:eastAsia="ru-RU"/>
              </w:rPr>
              <w:pPrChange w:id="2399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329CBF1B" w14:textId="77777777" w:rsidR="00A66D76" w:rsidRDefault="00A66D76">
            <w:pPr>
              <w:pStyle w:val="OMDV"/>
              <w:rPr>
                <w:lang w:eastAsia="ru-RU"/>
              </w:rPr>
              <w:pPrChange w:id="2400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25C3FF5" w14:textId="77777777" w:rsidR="00A66D76" w:rsidRDefault="00A66D76">
            <w:pPr>
              <w:pStyle w:val="OMDV"/>
              <w:rPr>
                <w:lang w:eastAsia="ru-RU"/>
              </w:rPr>
              <w:pPrChange w:id="2401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80E68FA" w14:textId="77777777" w:rsidR="00A66D76" w:rsidRDefault="00A66D76">
            <w:pPr>
              <w:pStyle w:val="OMDV"/>
              <w:rPr>
                <w:lang w:eastAsia="ru-RU"/>
              </w:rPr>
              <w:pPrChange w:id="2402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0BDE29E5" w14:textId="77777777" w:rsidR="00A66D76" w:rsidRDefault="00A66D76">
            <w:pPr>
              <w:pStyle w:val="OMDV"/>
              <w:rPr>
                <w:lang w:eastAsia="ru-RU"/>
              </w:rPr>
              <w:pPrChange w:id="2403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4" w:type="dxa"/>
            <w:vAlign w:val="center"/>
          </w:tcPr>
          <w:p w14:paraId="64F9FF52" w14:textId="77777777" w:rsidR="00A66D76" w:rsidRDefault="00A66D76">
            <w:pPr>
              <w:pStyle w:val="OMDV"/>
              <w:rPr>
                <w:lang w:eastAsia="ru-RU"/>
              </w:rPr>
              <w:pPrChange w:id="2404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5C4D16A" w14:textId="77777777" w:rsidR="00A66D76" w:rsidRDefault="00A66D76">
            <w:pPr>
              <w:pStyle w:val="OMDV"/>
              <w:rPr>
                <w:lang w:eastAsia="ru-RU"/>
              </w:rPr>
              <w:pPrChange w:id="2405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4AA2CD89" w14:textId="77777777" w:rsidR="00A66D76" w:rsidRDefault="00A66D76">
            <w:pPr>
              <w:pStyle w:val="OMDV"/>
              <w:rPr>
                <w:lang w:eastAsia="ru-RU"/>
              </w:rPr>
              <w:pPrChange w:id="2406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62B3EE8A" w14:textId="77777777" w:rsidR="00A66D76" w:rsidRDefault="00C835C6">
            <w:pPr>
              <w:pStyle w:val="OMDV"/>
              <w:rPr>
                <w:lang w:eastAsia="ru-RU"/>
              </w:rPr>
              <w:pPrChange w:id="2407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2BD301F2" w14:textId="77777777" w:rsidR="00A66D76" w:rsidRDefault="00C835C6">
            <w:pPr>
              <w:pStyle w:val="OMDV"/>
              <w:rPr>
                <w:lang w:eastAsia="ru-RU"/>
              </w:rPr>
              <w:pPrChange w:id="2408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58FE6446" w14:textId="77777777" w:rsidR="00A66D76" w:rsidRDefault="00A66D76">
            <w:pPr>
              <w:pStyle w:val="OMDV"/>
              <w:rPr>
                <w:lang w:eastAsia="ru-RU"/>
              </w:rPr>
              <w:pPrChange w:id="2409" w:author="D.Kambarov" w:date="2025-03-13T16:10:00Z">
                <w:pPr>
                  <w:jc w:val="center"/>
                </w:pPr>
              </w:pPrChange>
            </w:pPr>
          </w:p>
        </w:tc>
      </w:tr>
      <w:tr w:rsidR="00A66D76" w14:paraId="54F4A028" w14:textId="77777777">
        <w:trPr>
          <w:trHeight w:val="387"/>
        </w:trPr>
        <w:tc>
          <w:tcPr>
            <w:tcW w:w="3931" w:type="dxa"/>
            <w:vAlign w:val="center"/>
          </w:tcPr>
          <w:p w14:paraId="36BE5436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2410" w:author="D.Kambarov" w:date="2025-03-13T16:09:00Z">
                <w:pPr/>
              </w:pPrChange>
            </w:pPr>
            <w:r>
              <w:rPr>
                <w:lang w:eastAsia="ru-RU"/>
              </w:rPr>
              <w:t>Проём – отверстие, углубление (Семейство: типовая модель на основе пола/стены)</w:t>
            </w:r>
          </w:p>
        </w:tc>
        <w:tc>
          <w:tcPr>
            <w:tcW w:w="2583" w:type="dxa"/>
            <w:vAlign w:val="center"/>
          </w:tcPr>
          <w:p w14:paraId="3EB16C8A" w14:textId="77777777" w:rsidR="00A66D76" w:rsidRPr="00884A1F" w:rsidRDefault="00C835C6">
            <w:pPr>
              <w:pStyle w:val="OMDV"/>
              <w:jc w:val="left"/>
              <w:rPr>
                <w:rPrChange w:id="2411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pPrChange w:id="2412" w:author="D.Kambarov" w:date="2025-03-13T16:10:00Z">
                <w:pPr/>
              </w:pPrChange>
            </w:pPr>
            <w:r w:rsidRPr="00884A1F">
              <w:rPr>
                <w:rPrChange w:id="2413" w:author="D.Kambarov" w:date="2025-03-13T16:10:00Z">
                  <w:rPr>
                    <w:rFonts w:eastAsia="Times New Roman"/>
                    <w:lang w:eastAsia="ru-RU"/>
                  </w:rPr>
                </w:rPrChange>
              </w:rPr>
              <w:t>Отверстие</w:t>
            </w:r>
          </w:p>
        </w:tc>
        <w:tc>
          <w:tcPr>
            <w:tcW w:w="6398" w:type="dxa"/>
            <w:gridSpan w:val="13"/>
            <w:vAlign w:val="center"/>
          </w:tcPr>
          <w:p w14:paraId="379DCA91" w14:textId="77777777" w:rsidR="00A66D76" w:rsidRDefault="00C835C6">
            <w:pPr>
              <w:jc w:val="center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В условных габаритах и только крупноразмерные (под инженерные шахты в перекрытиях и магистрали в стенах)</w:t>
            </w:r>
          </w:p>
        </w:tc>
        <w:tc>
          <w:tcPr>
            <w:tcW w:w="492" w:type="dxa"/>
            <w:vAlign w:val="center"/>
          </w:tcPr>
          <w:p w14:paraId="3B70EDC0" w14:textId="77777777" w:rsidR="00A66D76" w:rsidRDefault="00A66D76">
            <w:pPr>
              <w:pStyle w:val="OMDV"/>
              <w:rPr>
                <w:lang w:eastAsia="ru-RU"/>
              </w:rPr>
              <w:pPrChange w:id="2414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765DA6C1" w14:textId="77777777" w:rsidR="00A66D76" w:rsidRDefault="00A66D76">
            <w:pPr>
              <w:pStyle w:val="OMDV"/>
              <w:rPr>
                <w:lang w:eastAsia="ru-RU"/>
              </w:rPr>
              <w:pPrChange w:id="2415" w:author="D.Kambarov" w:date="2025-03-13T16:10:00Z">
                <w:pPr>
                  <w:jc w:val="center"/>
                </w:pPr>
              </w:pPrChange>
            </w:pPr>
          </w:p>
        </w:tc>
        <w:tc>
          <w:tcPr>
            <w:tcW w:w="492" w:type="dxa"/>
            <w:vAlign w:val="center"/>
          </w:tcPr>
          <w:p w14:paraId="01D32950" w14:textId="77777777" w:rsidR="00A66D76" w:rsidRDefault="00C835C6">
            <w:pPr>
              <w:pStyle w:val="OMDV"/>
              <w:rPr>
                <w:lang w:eastAsia="ru-RU"/>
              </w:rPr>
              <w:pPrChange w:id="2416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1CE48475" w14:textId="77777777" w:rsidR="00A66D76" w:rsidRDefault="00C835C6">
            <w:pPr>
              <w:pStyle w:val="OMDV"/>
              <w:rPr>
                <w:lang w:eastAsia="ru-RU"/>
              </w:rPr>
              <w:pPrChange w:id="2417" w:author="D.Kambarov" w:date="2025-03-13T16:10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2" w:type="dxa"/>
            <w:vAlign w:val="center"/>
          </w:tcPr>
          <w:p w14:paraId="05BA3E4C" w14:textId="77777777" w:rsidR="00A66D76" w:rsidRDefault="00A66D76">
            <w:pPr>
              <w:pStyle w:val="OMDV"/>
              <w:rPr>
                <w:lang w:eastAsia="ru-RU"/>
              </w:rPr>
              <w:pPrChange w:id="2418" w:author="D.Kambarov" w:date="2025-03-13T16:10:00Z">
                <w:pPr>
                  <w:jc w:val="center"/>
                </w:pPr>
              </w:pPrChange>
            </w:pPr>
          </w:p>
        </w:tc>
      </w:tr>
    </w:tbl>
    <w:p w14:paraId="47B1015D" w14:textId="77777777" w:rsidR="00A66D76" w:rsidRDefault="00C835C6" w:rsidP="00884A1F">
      <w:pPr>
        <w:spacing w:before="240"/>
        <w:ind w:left="0"/>
        <w:rPr>
          <w:rFonts w:cstheme="minorHAnsi"/>
          <w:b/>
          <w:u w:val="single"/>
        </w:rPr>
      </w:pPr>
      <w:r>
        <w:rPr>
          <w:rFonts w:eastAsiaTheme="minorEastAsia" w:cstheme="minorHAnsi"/>
          <w:b/>
          <w:u w:val="single"/>
        </w:rPr>
        <w:t xml:space="preserve">Определения системных параметров и параметров детализации даны в Разделе 9. </w:t>
      </w:r>
      <w:r>
        <w:rPr>
          <w:rFonts w:eastAsiaTheme="minorEastAsia" w:cstheme="minorHAnsi"/>
          <w:b/>
          <w:i/>
          <w:iCs/>
          <w:u w:val="single"/>
          <w:lang w:val="en-US"/>
        </w:rPr>
        <w:t>OMDV</w:t>
      </w:r>
      <w:r>
        <w:rPr>
          <w:rFonts w:eastAsiaTheme="minorEastAsia" w:cstheme="minorHAnsi"/>
          <w:b/>
          <w:u w:val="single"/>
        </w:rPr>
        <w:t>-параметров информатизации даны в Приложении 1.</w:t>
      </w:r>
    </w:p>
    <w:p w14:paraId="6C8E16A9" w14:textId="77777777" w:rsidR="00A66D76" w:rsidRDefault="00C835C6" w:rsidP="00884A1F">
      <w:pPr>
        <w:ind w:left="0"/>
        <w:rPr>
          <w:rFonts w:cstheme="minorHAnsi"/>
          <w:b/>
        </w:rPr>
      </w:pPr>
      <w:r>
        <w:rPr>
          <w:rFonts w:eastAsiaTheme="minorEastAsia" w:cstheme="minorHAnsi"/>
        </w:rPr>
        <w:t xml:space="preserve">Если один или оба пункта </w:t>
      </w:r>
      <w:r>
        <w:rPr>
          <w:rFonts w:eastAsiaTheme="minorEastAsia" w:cstheme="minorHAnsi"/>
          <w:b/>
        </w:rPr>
        <w:t>Точный габарит</w:t>
      </w:r>
      <w:r>
        <w:rPr>
          <w:rFonts w:eastAsiaTheme="minorEastAsia" w:cstheme="minorHAnsi"/>
        </w:rPr>
        <w:t>/</w:t>
      </w:r>
      <w:r>
        <w:rPr>
          <w:rFonts w:eastAsiaTheme="minorEastAsia" w:cstheme="minorHAnsi"/>
          <w:b/>
        </w:rPr>
        <w:t>Точное положение</w:t>
      </w:r>
      <w:r>
        <w:rPr>
          <w:rFonts w:eastAsiaTheme="minorEastAsia" w:cstheme="minorHAnsi"/>
        </w:rPr>
        <w:t xml:space="preserve"> не помечены «+», но упомянуты в таблице, объект нужно замоделировать, а его габариты/положение считать условными. Его габариты/привязка могут изменяться в следующей стадии.</w:t>
      </w:r>
    </w:p>
    <w:p w14:paraId="22085558" w14:textId="77777777" w:rsidR="00A66D76" w:rsidRDefault="00C835C6" w:rsidP="00884A1F">
      <w:pPr>
        <w:spacing w:after="0" w:line="216" w:lineRule="auto"/>
        <w:ind w:left="0"/>
      </w:pPr>
      <w:r>
        <w:rPr>
          <w:rFonts w:eastAsiaTheme="minorEastAsia" w:cstheme="minorHAnsi"/>
          <w:b/>
          <w:bCs/>
        </w:rPr>
        <w:t xml:space="preserve">Примечание 1: </w:t>
      </w:r>
      <w:r>
        <w:rPr>
          <w:rFonts w:eastAsiaTheme="minorEastAsia" w:cstheme="minorHAnsi"/>
        </w:rPr>
        <w:t xml:space="preserve">в параметре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</w:rPr>
        <w:t>_Марка материала</w:t>
      </w:r>
      <w:r>
        <w:rPr>
          <w:rFonts w:eastAsiaTheme="minorEastAsia" w:cstheme="minorHAnsi"/>
        </w:rPr>
        <w:t xml:space="preserve"> укажите:</w:t>
      </w:r>
    </w:p>
    <w:p w14:paraId="34BEE5DD" w14:textId="77777777" w:rsidR="00A66D76" w:rsidRDefault="00C835C6">
      <w:pPr>
        <w:pStyle w:val="af1"/>
        <w:numPr>
          <w:ilvl w:val="0"/>
          <w:numId w:val="20"/>
        </w:numPr>
        <w:spacing w:line="216" w:lineRule="auto"/>
        <w:ind w:left="0"/>
        <w:rPr>
          <w:rFonts w:cstheme="minorHAnsi"/>
        </w:rPr>
        <w:pPrChange w:id="2419" w:author="D.Kambarov" w:date="2025-03-13T16:10:00Z">
          <w:pPr>
            <w:pStyle w:val="af1"/>
            <w:numPr>
              <w:numId w:val="20"/>
            </w:numPr>
            <w:spacing w:line="216" w:lineRule="auto"/>
          </w:pPr>
        </w:pPrChange>
      </w:pPr>
      <w:r>
        <w:rPr>
          <w:rFonts w:eastAsiaTheme="minorEastAsia" w:cstheme="minorHAnsi"/>
        </w:rPr>
        <w:t>Для кладочных элементов – марка по каталогу;</w:t>
      </w:r>
    </w:p>
    <w:p w14:paraId="1A852169" w14:textId="77777777" w:rsidR="00A66D76" w:rsidRDefault="00C835C6">
      <w:pPr>
        <w:pStyle w:val="af1"/>
        <w:numPr>
          <w:ilvl w:val="0"/>
          <w:numId w:val="20"/>
        </w:numPr>
        <w:spacing w:line="216" w:lineRule="auto"/>
        <w:ind w:left="0"/>
        <w:pPrChange w:id="2420" w:author="D.Kambarov" w:date="2025-03-13T16:10:00Z">
          <w:pPr>
            <w:pStyle w:val="af1"/>
            <w:numPr>
              <w:numId w:val="20"/>
            </w:numPr>
            <w:spacing w:line="216" w:lineRule="auto"/>
          </w:pPr>
        </w:pPrChange>
      </w:pPr>
      <w:r>
        <w:rPr>
          <w:rFonts w:eastAsiaTheme="minorEastAsia" w:cstheme="minorHAnsi"/>
        </w:rPr>
        <w:t>Для утеплителя – марка по каталогу.</w:t>
      </w:r>
    </w:p>
    <w:p w14:paraId="005F6F9F" w14:textId="77777777" w:rsidR="00A66D76" w:rsidRDefault="00C835C6">
      <w:pPr>
        <w:ind w:left="0"/>
        <w:pPrChange w:id="2421" w:author="D.Kambarov" w:date="2025-03-13T16:10:00Z">
          <w:pPr>
            <w:pStyle w:val="af1"/>
            <w:spacing w:before="240" w:line="216" w:lineRule="auto"/>
            <w:ind w:left="0"/>
            <w:contextualSpacing w:val="0"/>
          </w:pPr>
        </w:pPrChange>
      </w:pPr>
      <w:r>
        <w:rPr>
          <w:b/>
        </w:rPr>
        <w:t>Примечание 2:</w:t>
      </w:r>
      <w:r>
        <w:t xml:space="preserve"> если уклон предусмотрен проектными решениями, замоделируйте его.</w:t>
      </w:r>
    </w:p>
    <w:p w14:paraId="6849DC42" w14:textId="77777777" w:rsidR="00A66D76" w:rsidRDefault="00C835C6">
      <w:pPr>
        <w:ind w:left="0"/>
        <w:pPrChange w:id="2422" w:author="D.Kambarov" w:date="2025-03-13T16:10:00Z">
          <w:pPr>
            <w:pStyle w:val="af1"/>
            <w:spacing w:line="216" w:lineRule="auto"/>
            <w:ind w:left="0"/>
            <w:contextualSpacing w:val="0"/>
          </w:pPr>
        </w:pPrChange>
      </w:pPr>
      <w:r>
        <w:rPr>
          <w:b/>
        </w:rPr>
        <w:t xml:space="preserve">Примечание 3: </w:t>
      </w:r>
      <w:r>
        <w:t xml:space="preserve">для оформления архитектурных планов используйте семейства сантехнического оборудования и мебели, предоставленные Заказчиком. Все семейства, предоставляемые Заказчиком опубликованы на </w:t>
      </w:r>
      <w:r>
        <w:rPr>
          <w:lang w:val="en-US"/>
        </w:rPr>
        <w:t>Sarex</w:t>
      </w:r>
      <w:r>
        <w:t xml:space="preserve"> в проекте «Документы».</w:t>
      </w:r>
    </w:p>
    <w:p w14:paraId="7493C457" w14:textId="77777777" w:rsidR="00A66D76" w:rsidRDefault="00C835C6">
      <w:pPr>
        <w:ind w:left="0"/>
        <w:pPrChange w:id="2423" w:author="D.Kambarov" w:date="2025-03-13T16:10:00Z">
          <w:pPr>
            <w:pStyle w:val="af1"/>
            <w:spacing w:line="216" w:lineRule="auto"/>
            <w:ind w:left="0"/>
            <w:contextualSpacing w:val="0"/>
          </w:pPr>
        </w:pPrChange>
      </w:pPr>
      <w:r>
        <w:rPr>
          <w:b/>
        </w:rPr>
        <w:t xml:space="preserve">Примечание 3: </w:t>
      </w:r>
      <w:r>
        <w:t xml:space="preserve">параметры </w:t>
      </w:r>
      <w:r>
        <w:rPr>
          <w:i/>
          <w:iCs/>
          <w:lang w:val="en-US" w:eastAsia="fr-FR"/>
        </w:rPr>
        <w:t>OMDV</w:t>
      </w:r>
      <w:r>
        <w:rPr>
          <w:i/>
        </w:rPr>
        <w:t xml:space="preserve">_Марка Материала, </w:t>
      </w:r>
      <w:r>
        <w:rPr>
          <w:i/>
          <w:iCs/>
          <w:lang w:val="en-US" w:eastAsia="fr-FR"/>
        </w:rPr>
        <w:t>OMDV</w:t>
      </w:r>
      <w:r>
        <w:rPr>
          <w:i/>
        </w:rPr>
        <w:t xml:space="preserve">_Категория материала </w:t>
      </w:r>
      <w:r>
        <w:t xml:space="preserve">и </w:t>
      </w:r>
      <w:r>
        <w:rPr>
          <w:i/>
          <w:iCs/>
          <w:lang w:val="en-US" w:eastAsia="fr-FR"/>
        </w:rPr>
        <w:t>OMDV</w:t>
      </w:r>
      <w:r>
        <w:rPr>
          <w:i/>
        </w:rPr>
        <w:t xml:space="preserve">_Высота нахлёста </w:t>
      </w:r>
      <w:r>
        <w:t>необходимо присваивать категории «Материал».</w:t>
      </w:r>
    </w:p>
    <w:p w14:paraId="63E02933" w14:textId="77777777" w:rsidR="00A66D76" w:rsidRDefault="00C835C6" w:rsidP="00884A1F">
      <w:pPr>
        <w:spacing w:line="216" w:lineRule="auto"/>
        <w:ind w:left="0"/>
        <w:rPr>
          <w:rFonts w:cstheme="minorHAnsi"/>
        </w:rPr>
      </w:pPr>
      <w:r>
        <w:rPr>
          <w:rFonts w:eastAsiaTheme="minorEastAsia" w:cstheme="minorHAnsi"/>
          <w:b/>
        </w:rPr>
        <w:t xml:space="preserve">Примечание 4: </w:t>
      </w:r>
      <w:r>
        <w:rPr>
          <w:rFonts w:eastAsiaTheme="minorEastAsia" w:cstheme="minorHAnsi"/>
        </w:rPr>
        <w:t xml:space="preserve">сложные фасадные системы – вентилируемые фасады, стоечно-ригельные фасады и т.п. рекомендуется моделировать без элементов крепления. В модели необходимо указать точную сетку на фасаде. Отдельные панели должны содержать информацию о материале (прозрачный стеклопакет, стемалит и т.п.) и информацию о цветах (если на фасаде используется один тип материала 2-х или более цветов). </w:t>
      </w:r>
    </w:p>
    <w:p w14:paraId="29998370" w14:textId="77777777" w:rsidR="00A66D76" w:rsidRDefault="00C835C6" w:rsidP="00884A1F">
      <w:pPr>
        <w:spacing w:line="216" w:lineRule="auto"/>
        <w:ind w:left="0"/>
        <w:rPr>
          <w:rFonts w:cstheme="minorHAnsi"/>
          <w:b/>
        </w:rPr>
      </w:pPr>
      <w:r>
        <w:rPr>
          <w:rFonts w:eastAsiaTheme="minorEastAsia" w:cstheme="minorHAnsi"/>
          <w:b/>
        </w:rPr>
        <w:t>Примечание 5:</w:t>
      </w:r>
      <w:r>
        <w:rPr>
          <w:rFonts w:eastAsiaTheme="minorEastAsia" w:cstheme="minorHAnsi"/>
        </w:rPr>
        <w:t xml:space="preserve"> для элементов напольной и настенной плитки, высококачественной внутренней отделки (декоративные техники для стен и потолков) указывается производитель.</w:t>
      </w:r>
      <w:r>
        <w:rPr>
          <w:rFonts w:eastAsiaTheme="minorEastAsia" w:cstheme="minorHAnsi"/>
          <w:b/>
        </w:rPr>
        <w:t xml:space="preserve"> </w:t>
      </w:r>
    </w:p>
    <w:p w14:paraId="01542779" w14:textId="77777777" w:rsidR="00A66D76" w:rsidRDefault="00C835C6" w:rsidP="00884A1F">
      <w:pPr>
        <w:spacing w:line="216" w:lineRule="auto"/>
        <w:ind w:left="0"/>
        <w:rPr>
          <w:rFonts w:eastAsiaTheme="minorEastAsia" w:cstheme="minorHAnsi"/>
        </w:rPr>
      </w:pPr>
      <w:r>
        <w:rPr>
          <w:rFonts w:eastAsiaTheme="minorEastAsia" w:cstheme="minorHAnsi"/>
          <w:b/>
        </w:rPr>
        <w:t xml:space="preserve">Примечание 6: </w:t>
      </w:r>
      <w:r>
        <w:rPr>
          <w:rFonts w:eastAsiaTheme="minorEastAsia" w:cstheme="minorHAnsi"/>
        </w:rPr>
        <w:t>фасадные решетки моделируются как отдельные элементы (в составе системы стены) или отдельной панелью (в составе навесной стены).</w:t>
      </w:r>
    </w:p>
    <w:p w14:paraId="147B00E3" w14:textId="77777777" w:rsidR="00A66D76" w:rsidRDefault="00C835C6" w:rsidP="00884A1F">
      <w:pPr>
        <w:spacing w:line="216" w:lineRule="auto"/>
        <w:ind w:left="0"/>
        <w:rPr>
          <w:rFonts w:cstheme="minorHAnsi"/>
          <w:b/>
          <w:bCs/>
        </w:rPr>
      </w:pPr>
      <w:r>
        <w:rPr>
          <w:rFonts w:eastAsiaTheme="minorEastAsia" w:cstheme="minorHAnsi"/>
          <w:b/>
          <w:bCs/>
        </w:rPr>
        <w:t xml:space="preserve">Примечание 7: </w:t>
      </w:r>
      <w:r>
        <w:rPr>
          <w:rFonts w:eastAsiaTheme="minorEastAsia" w:cstheme="minorHAnsi"/>
          <w:lang w:eastAsia="fr-FR"/>
        </w:rPr>
        <w:t xml:space="preserve">заполнение параметра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lang w:eastAsia="fr-FR"/>
        </w:rPr>
        <w:t>_КР-Дубль необходимо у дублирующих несущих стен и перекрытий в модели архитектурного раздела исключительно для вставки в них элементов, которым необходима основа, таких как Окна и Двери.</w:t>
      </w:r>
    </w:p>
    <w:p w14:paraId="4DDDB339" w14:textId="77777777" w:rsidR="00A66D76" w:rsidRDefault="00C835C6" w:rsidP="00884A1F">
      <w:pPr>
        <w:spacing w:line="216" w:lineRule="auto"/>
        <w:ind w:left="0"/>
        <w:rPr>
          <w:rFonts w:eastAsiaTheme="minorEastAsia"/>
          <w:lang w:eastAsia="fr-FR"/>
        </w:rPr>
      </w:pPr>
      <w:r>
        <w:rPr>
          <w:rFonts w:eastAsiaTheme="minorEastAsia" w:cstheme="minorHAnsi"/>
          <w:b/>
          <w:bCs/>
        </w:rPr>
        <w:t xml:space="preserve">Примечание 8: </w:t>
      </w:r>
      <w:r>
        <w:rPr>
          <w:rFonts w:eastAsiaTheme="minorEastAsia" w:cstheme="minorHAnsi"/>
          <w:lang w:eastAsia="fr-FR"/>
        </w:rPr>
        <w:t xml:space="preserve">параметр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lang w:eastAsia="fr-FR"/>
        </w:rPr>
        <w:t>_Шахта заполнить на этапах Проект BIM1, Проект BIM3, Проект BIM4 и Проект BIM-Итог.</w:t>
      </w:r>
    </w:p>
    <w:p w14:paraId="4D315DDF" w14:textId="77777777" w:rsidR="00A66D76" w:rsidRDefault="00C835C6" w:rsidP="00884A1F">
      <w:pPr>
        <w:spacing w:line="216" w:lineRule="auto"/>
        <w:ind w:left="0"/>
        <w:rPr>
          <w:rFonts w:cstheme="minorHAnsi"/>
          <w:b/>
          <w:bCs/>
        </w:rPr>
      </w:pPr>
      <w:r>
        <w:rPr>
          <w:rFonts w:eastAsiaTheme="minorEastAsia" w:cstheme="minorHAnsi"/>
          <w:b/>
          <w:bCs/>
        </w:rPr>
        <w:t xml:space="preserve">Примечание 9: </w:t>
      </w:r>
      <w:r>
        <w:rPr>
          <w:rFonts w:eastAsiaTheme="minorEastAsia" w:cstheme="minorHAnsi"/>
          <w:lang w:eastAsia="fr-FR"/>
        </w:rPr>
        <w:t xml:space="preserve">параметр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lang w:eastAsia="fr-FR"/>
        </w:rPr>
        <w:t>_Группа конструкции заполнить у стен-трассировки на этапах Проект BIM1, Проект BIM3, Проект BIM4 и Проект BIM-Итог.</w:t>
      </w:r>
    </w:p>
    <w:p w14:paraId="79EB132B" w14:textId="77777777" w:rsidR="00A66D76" w:rsidRDefault="00C835C6">
      <w:pPr>
        <w:rPr>
          <w:rFonts w:cstheme="minorHAnsi"/>
          <w:b/>
          <w:lang w:eastAsia="fr-FR"/>
        </w:rPr>
      </w:pPr>
      <w:r>
        <w:rPr>
          <w:rFonts w:eastAsiaTheme="minorEastAsia" w:cstheme="minorHAnsi"/>
          <w:b/>
          <w:lang w:eastAsia="fr-FR"/>
        </w:rPr>
        <w:br w:type="page" w:clear="all"/>
      </w:r>
    </w:p>
    <w:p w14:paraId="4A4B4CAF" w14:textId="77777777" w:rsidR="00A66D76" w:rsidRDefault="00C835C6">
      <w:pPr>
        <w:pStyle w:val="OM"/>
        <w:numPr>
          <w:ilvl w:val="1"/>
          <w:numId w:val="41"/>
        </w:numPr>
        <w:ind w:left="567" w:hanging="567"/>
        <w:contextualSpacing w:val="0"/>
        <w:rPr>
          <w:rFonts w:cstheme="minorHAnsi"/>
          <w:lang w:eastAsia="fr-FR"/>
        </w:rPr>
      </w:pPr>
      <w:r>
        <w:rPr>
          <w:rFonts w:eastAsiaTheme="minorEastAsia" w:cstheme="minorHAnsi"/>
          <w:b/>
          <w:lang w:eastAsia="fr-FR"/>
        </w:rPr>
        <w:t xml:space="preserve">Детализация и информатизация архитектурных моделей на этапах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(П+/Т),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(РД).</w:t>
      </w:r>
    </w:p>
    <w:tbl>
      <w:tblPr>
        <w:tblStyle w:val="af3"/>
        <w:tblW w:w="15730" w:type="dxa"/>
        <w:tblLayout w:type="fixed"/>
        <w:tblLook w:val="04A0" w:firstRow="1" w:lastRow="0" w:firstColumn="1" w:lastColumn="0" w:noHBand="0" w:noVBand="1"/>
        <w:tblPrChange w:id="2424" w:author="D.Kambarov" w:date="2025-03-13T16:14:00Z">
          <w:tblPr>
            <w:tblStyle w:val="af3"/>
            <w:tblW w:w="13320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3256"/>
        <w:gridCol w:w="2409"/>
        <w:gridCol w:w="445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tblGridChange w:id="2425">
          <w:tblGrid>
            <w:gridCol w:w="2937"/>
            <w:gridCol w:w="319"/>
            <w:gridCol w:w="1523"/>
            <w:gridCol w:w="406"/>
            <w:gridCol w:w="407"/>
            <w:gridCol w:w="73"/>
            <w:gridCol w:w="333"/>
            <w:gridCol w:w="112"/>
            <w:gridCol w:w="295"/>
            <w:gridCol w:w="186"/>
            <w:gridCol w:w="221"/>
            <w:gridCol w:w="260"/>
            <w:gridCol w:w="147"/>
            <w:gridCol w:w="334"/>
            <w:gridCol w:w="72"/>
            <w:gridCol w:w="407"/>
            <w:gridCol w:w="2"/>
            <w:gridCol w:w="404"/>
            <w:gridCol w:w="77"/>
            <w:gridCol w:w="330"/>
            <w:gridCol w:w="151"/>
            <w:gridCol w:w="256"/>
            <w:gridCol w:w="225"/>
            <w:gridCol w:w="181"/>
            <w:gridCol w:w="300"/>
            <w:gridCol w:w="107"/>
            <w:gridCol w:w="374"/>
            <w:gridCol w:w="32"/>
            <w:gridCol w:w="407"/>
            <w:gridCol w:w="42"/>
            <w:gridCol w:w="365"/>
            <w:gridCol w:w="116"/>
            <w:gridCol w:w="291"/>
            <w:gridCol w:w="190"/>
            <w:gridCol w:w="217"/>
            <w:gridCol w:w="264"/>
            <w:gridCol w:w="143"/>
            <w:gridCol w:w="338"/>
            <w:gridCol w:w="69"/>
            <w:gridCol w:w="407"/>
            <w:gridCol w:w="5"/>
            <w:gridCol w:w="481"/>
            <w:gridCol w:w="481"/>
            <w:gridCol w:w="481"/>
            <w:gridCol w:w="481"/>
            <w:gridCol w:w="481"/>
          </w:tblGrid>
        </w:tblGridChange>
      </w:tblGrid>
      <w:tr w:rsidR="00A66D76" w14:paraId="065ACCF7" w14:textId="77777777" w:rsidTr="00D5388D">
        <w:trPr>
          <w:trHeight w:val="3836"/>
          <w:trPrChange w:id="2426" w:author="D.Kambarov" w:date="2025-03-13T16:14:00Z">
            <w:trPr>
              <w:gridAfter w:val="0"/>
              <w:trHeight w:val="3836"/>
            </w:trPr>
          </w:trPrChange>
        </w:trPr>
        <w:tc>
          <w:tcPr>
            <w:tcW w:w="3256" w:type="dxa"/>
            <w:vAlign w:val="center"/>
            <w:tcPrChange w:id="2427" w:author="D.Kambarov" w:date="2025-03-13T16:14:00Z">
              <w:tcPr>
                <w:tcW w:w="3082" w:type="dxa"/>
                <w:vAlign w:val="center"/>
              </w:tcPr>
            </w:tcPrChange>
          </w:tcPr>
          <w:p w14:paraId="45C9BD5A" w14:textId="77777777" w:rsidR="00A66D76" w:rsidRPr="00884A1F" w:rsidRDefault="00C835C6">
            <w:pPr>
              <w:pStyle w:val="OMDV"/>
              <w:jc w:val="left"/>
              <w:rPr>
                <w:b/>
                <w:bCs/>
                <w:lang w:eastAsia="ru-RU"/>
                <w:rPrChange w:id="2428" w:author="D.Kambarov" w:date="2025-03-13T16:13:00Z">
                  <w:rPr>
                    <w:rFonts w:eastAsia="Times New Roman"/>
                    <w:lang w:eastAsia="ru-RU"/>
                  </w:rPr>
                </w:rPrChange>
              </w:rPr>
              <w:pPrChange w:id="2429" w:author="D.Kambarov" w:date="2025-03-13T16:13:00Z">
                <w:pPr>
                  <w:jc w:val="center"/>
                </w:pPr>
              </w:pPrChange>
            </w:pPr>
            <w:r w:rsidRPr="00884A1F">
              <w:rPr>
                <w:b/>
                <w:bCs/>
                <w:lang w:eastAsia="ru-RU"/>
                <w:rPrChange w:id="2430" w:author="D.Kambarov" w:date="2025-03-13T16:13:00Z">
                  <w:rPr>
                    <w:rFonts w:eastAsia="Times New Roman"/>
                    <w:lang w:eastAsia="ru-RU"/>
                  </w:rPr>
                </w:rPrChange>
              </w:rPr>
              <w:t>Элементы модели</w:t>
            </w:r>
          </w:p>
          <w:p w14:paraId="6771EF1F" w14:textId="77777777" w:rsidR="00A66D76" w:rsidRPr="00884A1F" w:rsidRDefault="00C835C6">
            <w:pPr>
              <w:pStyle w:val="OMDV"/>
              <w:jc w:val="left"/>
              <w:rPr>
                <w:b/>
                <w:bCs/>
                <w:lang w:eastAsia="ru-RU"/>
                <w:rPrChange w:id="2431" w:author="D.Kambarov" w:date="2025-03-13T16:13:00Z">
                  <w:rPr>
                    <w:rFonts w:eastAsia="Times New Roman"/>
                    <w:lang w:eastAsia="ru-RU"/>
                  </w:rPr>
                </w:rPrChange>
              </w:rPr>
              <w:pPrChange w:id="2432" w:author="D.Kambarov" w:date="2025-03-13T16:13:00Z">
                <w:pPr>
                  <w:jc w:val="center"/>
                </w:pPr>
              </w:pPrChange>
            </w:pPr>
            <w:r w:rsidRPr="00884A1F">
              <w:rPr>
                <w:b/>
                <w:bCs/>
                <w:lang w:eastAsia="ru-RU"/>
                <w:rPrChange w:id="2433" w:author="D.Kambarov" w:date="2025-03-13T16:13:00Z">
                  <w:rPr>
                    <w:rFonts w:eastAsia="Times New Roman"/>
                    <w:lang w:eastAsia="ru-RU"/>
                  </w:rPr>
                </w:rPrChange>
              </w:rPr>
              <w:t>(</w:t>
            </w:r>
            <w:r w:rsidRPr="00884A1F">
              <w:rPr>
                <w:b/>
                <w:bCs/>
                <w:i/>
                <w:lang w:eastAsia="ru-RU"/>
                <w:rPrChange w:id="2434" w:author="D.Kambarov" w:date="2025-03-13T16:13:00Z">
                  <w:rPr>
                    <w:rFonts w:eastAsia="Times New Roman"/>
                    <w:i/>
                    <w:lang w:eastAsia="ru-RU"/>
                  </w:rPr>
                </w:rPrChange>
              </w:rPr>
              <w:t>в скобках указан инструмент выполнения</w:t>
            </w:r>
            <w:r w:rsidRPr="00884A1F">
              <w:rPr>
                <w:b/>
                <w:bCs/>
                <w:lang w:eastAsia="ru-RU"/>
                <w:rPrChange w:id="2435" w:author="D.Kambarov" w:date="2025-03-13T16:13:00Z">
                  <w:rPr>
                    <w:rFonts w:eastAsia="Times New Roman"/>
                    <w:lang w:eastAsia="ru-RU"/>
                  </w:rPr>
                </w:rPrChange>
              </w:rPr>
              <w:t>)</w:t>
            </w:r>
          </w:p>
        </w:tc>
        <w:tc>
          <w:tcPr>
            <w:tcW w:w="2409" w:type="dxa"/>
            <w:textDirection w:val="btLr"/>
            <w:vAlign w:val="center"/>
            <w:tcPrChange w:id="2436" w:author="D.Kambarov" w:date="2025-03-13T16:14:00Z">
              <w:tcPr>
                <w:tcW w:w="1929" w:type="dxa"/>
                <w:gridSpan w:val="2"/>
                <w:textDirection w:val="btLr"/>
                <w:vAlign w:val="center"/>
              </w:tcPr>
            </w:tcPrChange>
          </w:tcPr>
          <w:p w14:paraId="18EF78C4" w14:textId="77777777" w:rsidR="00A66D76" w:rsidRPr="00884A1F" w:rsidRDefault="00C835C6">
            <w:pPr>
              <w:pStyle w:val="OMDV"/>
              <w:rPr>
                <w:b/>
                <w:bCs/>
                <w:lang w:eastAsia="ru-RU"/>
                <w:rPrChange w:id="2437" w:author="D.Kambarov" w:date="2025-03-13T16:13:00Z">
                  <w:rPr>
                    <w:rFonts w:eastAsia="Times New Roman"/>
                    <w:lang w:eastAsia="ru-RU"/>
                  </w:rPr>
                </w:rPrChange>
              </w:rPr>
              <w:pPrChange w:id="2438" w:author="D.Kambarov" w:date="2025-03-13T16:13:00Z">
                <w:pPr>
                  <w:ind w:left="113" w:right="113"/>
                  <w:jc w:val="center"/>
                </w:pPr>
              </w:pPrChange>
            </w:pPr>
            <w:r w:rsidRPr="00884A1F">
              <w:rPr>
                <w:b/>
                <w:bCs/>
                <w:lang w:eastAsia="ru-RU"/>
                <w:rPrChange w:id="2439" w:author="D.Kambarov" w:date="2025-03-13T16:13:00Z">
                  <w:rPr>
                    <w:rFonts w:eastAsia="Times New Roman"/>
                    <w:lang w:eastAsia="ru-RU"/>
                  </w:rPr>
                </w:rPrChange>
              </w:rPr>
              <w:t xml:space="preserve">Значение параметра </w:t>
            </w:r>
            <w:r w:rsidRPr="00884A1F">
              <w:rPr>
                <w:b/>
                <w:bCs/>
                <w:lang w:eastAsia="ru-RU"/>
                <w:rPrChange w:id="2440" w:author="D.Kambarov" w:date="2025-03-13T16:13:00Z">
                  <w:rPr>
                    <w:rFonts w:eastAsia="Times New Roman"/>
                    <w:lang w:eastAsia="ru-RU"/>
                  </w:rPr>
                </w:rPrChange>
              </w:rPr>
              <w:br/>
            </w:r>
            <w:r w:rsidRPr="00884A1F">
              <w:rPr>
                <w:b/>
                <w:bCs/>
                <w:i/>
                <w:iCs/>
                <w:lang w:val="en-US" w:eastAsia="ru-RU"/>
                <w:rPrChange w:id="2441" w:author="D.Kambarov" w:date="2025-03-13T16:13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</w:t>
            </w:r>
            <w:r w:rsidRPr="00884A1F">
              <w:rPr>
                <w:b/>
                <w:bCs/>
                <w:i/>
                <w:lang w:eastAsia="ru-RU"/>
                <w:rPrChange w:id="2442" w:author="D.Kambarov" w:date="2025-03-13T16:13:00Z">
                  <w:rPr>
                    <w:rFonts w:eastAsia="Times New Roman"/>
                    <w:i/>
                    <w:lang w:eastAsia="ru-RU"/>
                  </w:rPr>
                </w:rPrChange>
              </w:rPr>
              <w:t>_Группа конструкции</w:t>
            </w:r>
          </w:p>
        </w:tc>
        <w:tc>
          <w:tcPr>
            <w:tcW w:w="445" w:type="dxa"/>
            <w:textDirection w:val="btLr"/>
            <w:vAlign w:val="center"/>
            <w:tcPrChange w:id="2443" w:author="D.Kambarov" w:date="2025-03-13T16:14:00Z">
              <w:tcPr>
                <w:tcW w:w="415" w:type="dxa"/>
                <w:textDirection w:val="btLr"/>
                <w:vAlign w:val="center"/>
              </w:tcPr>
            </w:tcPrChange>
          </w:tcPr>
          <w:p w14:paraId="35F8BE63" w14:textId="77777777" w:rsidR="00A66D76" w:rsidRPr="00884A1F" w:rsidRDefault="00C835C6">
            <w:pPr>
              <w:pStyle w:val="OMDV"/>
              <w:jc w:val="left"/>
              <w:rPr>
                <w:b/>
                <w:bCs/>
                <w:i/>
                <w:lang w:val="en-US" w:eastAsia="ru-RU"/>
                <w:rPrChange w:id="2444" w:author="D.Kambarov" w:date="2025-03-13T16:13:00Z">
                  <w:rPr>
                    <w:rFonts w:eastAsia="Times New Roman"/>
                    <w:i/>
                    <w:lang w:val="en-US" w:eastAsia="ru-RU"/>
                  </w:rPr>
                </w:rPrChange>
              </w:rPr>
              <w:pPrChange w:id="2445" w:author="D.Kambarov" w:date="2025-03-13T16:13:00Z">
                <w:pPr>
                  <w:ind w:left="113" w:right="113"/>
                </w:pPr>
              </w:pPrChange>
            </w:pPr>
            <w:r w:rsidRPr="00884A1F">
              <w:rPr>
                <w:b/>
                <w:bCs/>
                <w:lang w:eastAsia="ru-RU"/>
                <w:rPrChange w:id="2446" w:author="D.Kambarov" w:date="2025-03-13T16:13:00Z">
                  <w:rPr>
                    <w:rFonts w:eastAsia="Times New Roman"/>
                    <w:lang w:eastAsia="ru-RU"/>
                  </w:rPr>
                </w:rPrChange>
              </w:rPr>
              <w:t>Точный габарит</w:t>
            </w:r>
          </w:p>
        </w:tc>
        <w:tc>
          <w:tcPr>
            <w:tcW w:w="481" w:type="dxa"/>
            <w:textDirection w:val="btLr"/>
            <w:vAlign w:val="center"/>
            <w:tcPrChange w:id="2447" w:author="D.Kambarov" w:date="2025-03-13T16:14:00Z">
              <w:tcPr>
                <w:tcW w:w="416" w:type="dxa"/>
                <w:textDirection w:val="btLr"/>
                <w:vAlign w:val="center"/>
              </w:tcPr>
            </w:tcPrChange>
          </w:tcPr>
          <w:p w14:paraId="22ACA4DF" w14:textId="77777777" w:rsidR="00A66D76" w:rsidRPr="00884A1F" w:rsidRDefault="00C835C6">
            <w:pPr>
              <w:pStyle w:val="OMDV"/>
              <w:jc w:val="left"/>
              <w:rPr>
                <w:b/>
                <w:bCs/>
                <w:i/>
                <w:lang w:val="en-US" w:eastAsia="ru-RU"/>
                <w:rPrChange w:id="2448" w:author="D.Kambarov" w:date="2025-03-13T16:13:00Z">
                  <w:rPr>
                    <w:rFonts w:eastAsia="Times New Roman"/>
                    <w:i/>
                    <w:lang w:val="en-US" w:eastAsia="ru-RU"/>
                  </w:rPr>
                </w:rPrChange>
              </w:rPr>
              <w:pPrChange w:id="2449" w:author="D.Kambarov" w:date="2025-03-13T16:13:00Z">
                <w:pPr>
                  <w:ind w:left="113" w:right="113"/>
                </w:pPr>
              </w:pPrChange>
            </w:pPr>
            <w:r w:rsidRPr="00884A1F">
              <w:rPr>
                <w:b/>
                <w:bCs/>
                <w:lang w:eastAsia="ru-RU"/>
                <w:rPrChange w:id="2450" w:author="D.Kambarov" w:date="2025-03-13T16:13:00Z">
                  <w:rPr>
                    <w:rFonts w:eastAsia="Times New Roman"/>
                    <w:lang w:eastAsia="ru-RU"/>
                  </w:rPr>
                </w:rPrChange>
              </w:rPr>
              <w:t>Точное положение</w:t>
            </w:r>
          </w:p>
        </w:tc>
        <w:tc>
          <w:tcPr>
            <w:tcW w:w="481" w:type="dxa"/>
            <w:textDirection w:val="btLr"/>
            <w:vAlign w:val="center"/>
            <w:tcPrChange w:id="2451" w:author="D.Kambarov" w:date="2025-03-13T16:14:00Z">
              <w:tcPr>
                <w:tcW w:w="415" w:type="dxa"/>
                <w:gridSpan w:val="2"/>
                <w:textDirection w:val="btLr"/>
                <w:vAlign w:val="center"/>
              </w:tcPr>
            </w:tcPrChange>
          </w:tcPr>
          <w:p w14:paraId="543DCEBC" w14:textId="77777777" w:rsidR="00A66D76" w:rsidRPr="00884A1F" w:rsidRDefault="00C835C6">
            <w:pPr>
              <w:pStyle w:val="OMDV"/>
              <w:jc w:val="left"/>
              <w:rPr>
                <w:b/>
                <w:bCs/>
                <w:i/>
                <w:lang w:val="en-US" w:eastAsia="ru-RU"/>
                <w:rPrChange w:id="2452" w:author="D.Kambarov" w:date="2025-03-13T16:13:00Z">
                  <w:rPr>
                    <w:rFonts w:eastAsia="Times New Roman"/>
                    <w:i/>
                    <w:lang w:val="en-US" w:eastAsia="ru-RU"/>
                  </w:rPr>
                </w:rPrChange>
              </w:rPr>
              <w:pPrChange w:id="2453" w:author="D.Kambarov" w:date="2025-03-13T16:13:00Z">
                <w:pPr>
                  <w:ind w:left="113" w:right="113"/>
                </w:pPr>
              </w:pPrChange>
            </w:pPr>
            <w:r w:rsidRPr="00884A1F">
              <w:rPr>
                <w:b/>
                <w:bCs/>
                <w:i/>
                <w:lang w:eastAsia="ru-RU"/>
                <w:rPrChange w:id="2454" w:author="D.Kambarov" w:date="2025-03-13T16:13:00Z">
                  <w:rPr>
                    <w:rFonts w:eastAsia="Times New Roman"/>
                    <w:i/>
                    <w:lang w:eastAsia="ru-RU"/>
                  </w:rPr>
                </w:rPrChange>
              </w:rPr>
              <w:t>Маркировка типоразмера</w:t>
            </w:r>
          </w:p>
        </w:tc>
        <w:tc>
          <w:tcPr>
            <w:tcW w:w="481" w:type="dxa"/>
            <w:textDirection w:val="btLr"/>
            <w:vAlign w:val="center"/>
            <w:tcPrChange w:id="2455" w:author="D.Kambarov" w:date="2025-03-13T16:14:00Z">
              <w:tcPr>
                <w:tcW w:w="416" w:type="dxa"/>
                <w:gridSpan w:val="2"/>
                <w:textDirection w:val="btLr"/>
                <w:vAlign w:val="center"/>
              </w:tcPr>
            </w:tcPrChange>
          </w:tcPr>
          <w:p w14:paraId="6230E653" w14:textId="77777777" w:rsidR="00A66D76" w:rsidRPr="00884A1F" w:rsidRDefault="00C835C6">
            <w:pPr>
              <w:pStyle w:val="OMDV"/>
              <w:jc w:val="left"/>
              <w:rPr>
                <w:b/>
                <w:bCs/>
                <w:i/>
                <w:lang w:eastAsia="ru-RU"/>
                <w:rPrChange w:id="2456" w:author="D.Kambarov" w:date="2025-03-13T16:13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2457" w:author="D.Kambarov" w:date="2025-03-13T16:13:00Z">
                <w:pPr>
                  <w:ind w:left="113" w:right="113"/>
                </w:pPr>
              </w:pPrChange>
            </w:pPr>
            <w:r w:rsidRPr="00884A1F">
              <w:rPr>
                <w:b/>
                <w:bCs/>
                <w:i/>
                <w:iCs/>
                <w:lang w:val="en-US" w:eastAsia="ru-RU"/>
                <w:rPrChange w:id="2458" w:author="D.Kambarov" w:date="2025-03-13T16:13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</w:t>
            </w:r>
            <w:r w:rsidRPr="00884A1F">
              <w:rPr>
                <w:b/>
                <w:bCs/>
                <w:i/>
                <w:lang w:val="en-US" w:eastAsia="ru-RU"/>
                <w:rPrChange w:id="2459" w:author="D.Kambarov" w:date="2025-03-13T16:13:00Z">
                  <w:rPr>
                    <w:rFonts w:eastAsia="Times New Roman"/>
                    <w:i/>
                    <w:lang w:val="en-US" w:eastAsia="ru-RU"/>
                  </w:rPr>
                </w:rPrChange>
              </w:rPr>
              <w:t>_</w:t>
            </w:r>
            <w:r w:rsidRPr="00884A1F">
              <w:rPr>
                <w:b/>
                <w:bCs/>
                <w:i/>
                <w:lang w:eastAsia="ru-RU"/>
                <w:rPrChange w:id="2460" w:author="D.Kambarov" w:date="2025-03-13T16:13:00Z">
                  <w:rPr>
                    <w:rFonts w:eastAsia="Times New Roman"/>
                    <w:i/>
                    <w:lang w:eastAsia="ru-RU"/>
                  </w:rPr>
                </w:rPrChange>
              </w:rPr>
              <w:t>Марка Материала</w:t>
            </w:r>
            <w:r w:rsidRPr="00884A1F">
              <w:rPr>
                <w:b/>
                <w:bCs/>
                <w:i/>
                <w:vertAlign w:val="superscript"/>
                <w:lang w:eastAsia="ru-RU"/>
                <w:rPrChange w:id="2461" w:author="D.Kambarov" w:date="2025-03-13T16:13:00Z">
                  <w:rPr>
                    <w:rFonts w:eastAsia="Times New Roman"/>
                    <w:i/>
                    <w:vertAlign w:val="superscript"/>
                    <w:lang w:eastAsia="ru-RU"/>
                  </w:rPr>
                </w:rPrChange>
              </w:rPr>
              <w:t>1</w:t>
            </w:r>
          </w:p>
        </w:tc>
        <w:tc>
          <w:tcPr>
            <w:tcW w:w="481" w:type="dxa"/>
            <w:textDirection w:val="btLr"/>
            <w:vAlign w:val="center"/>
            <w:tcPrChange w:id="2462" w:author="D.Kambarov" w:date="2025-03-13T16:14:00Z">
              <w:tcPr>
                <w:tcW w:w="416" w:type="dxa"/>
                <w:gridSpan w:val="2"/>
                <w:textDirection w:val="btLr"/>
                <w:vAlign w:val="center"/>
              </w:tcPr>
            </w:tcPrChange>
          </w:tcPr>
          <w:p w14:paraId="0900EACD" w14:textId="77777777" w:rsidR="00A66D76" w:rsidRPr="00884A1F" w:rsidRDefault="00C835C6">
            <w:pPr>
              <w:pStyle w:val="OMDV"/>
              <w:jc w:val="left"/>
              <w:rPr>
                <w:b/>
                <w:bCs/>
                <w:lang w:eastAsia="ru-RU"/>
                <w:rPrChange w:id="2463" w:author="D.Kambarov" w:date="2025-03-13T16:13:00Z">
                  <w:rPr>
                    <w:rFonts w:eastAsia="Times New Roman"/>
                    <w:lang w:eastAsia="ru-RU"/>
                  </w:rPr>
                </w:rPrChange>
              </w:rPr>
              <w:pPrChange w:id="2464" w:author="D.Kambarov" w:date="2025-03-13T16:13:00Z">
                <w:pPr>
                  <w:ind w:left="113" w:right="113"/>
                </w:pPr>
              </w:pPrChange>
            </w:pPr>
            <w:r w:rsidRPr="00884A1F">
              <w:rPr>
                <w:b/>
                <w:bCs/>
                <w:i/>
                <w:iCs/>
                <w:lang w:val="en-US" w:eastAsia="ru-RU"/>
                <w:rPrChange w:id="2465" w:author="D.Kambarov" w:date="2025-03-13T16:13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</w:t>
            </w:r>
            <w:r w:rsidRPr="00884A1F">
              <w:rPr>
                <w:b/>
                <w:bCs/>
                <w:i/>
                <w:lang w:eastAsia="ru-RU"/>
                <w:rPrChange w:id="2466" w:author="D.Kambarov" w:date="2025-03-13T16:13:00Z">
                  <w:rPr>
                    <w:rFonts w:eastAsia="Times New Roman"/>
                    <w:i/>
                    <w:lang w:eastAsia="ru-RU"/>
                  </w:rPr>
                </w:rPrChange>
              </w:rPr>
              <w:t>_Огнестойкость</w:t>
            </w:r>
            <w:r w:rsidRPr="00884A1F">
              <w:rPr>
                <w:b/>
                <w:bCs/>
                <w:vertAlign w:val="superscript"/>
                <w:lang w:eastAsia="ru-RU"/>
                <w:rPrChange w:id="2467" w:author="D.Kambarov" w:date="2025-03-13T16:13:00Z">
                  <w:rPr>
                    <w:rFonts w:eastAsia="Times New Roman"/>
                    <w:vertAlign w:val="superscript"/>
                    <w:lang w:eastAsia="ru-RU"/>
                  </w:rPr>
                </w:rPrChange>
              </w:rPr>
              <w:t>5</w:t>
            </w:r>
          </w:p>
        </w:tc>
        <w:tc>
          <w:tcPr>
            <w:tcW w:w="481" w:type="dxa"/>
            <w:textDirection w:val="btLr"/>
            <w:vAlign w:val="center"/>
            <w:tcPrChange w:id="2468" w:author="D.Kambarov" w:date="2025-03-13T16:14:00Z">
              <w:tcPr>
                <w:tcW w:w="416" w:type="dxa"/>
                <w:gridSpan w:val="2"/>
                <w:textDirection w:val="btLr"/>
                <w:vAlign w:val="center"/>
              </w:tcPr>
            </w:tcPrChange>
          </w:tcPr>
          <w:p w14:paraId="033C7C7D" w14:textId="77777777" w:rsidR="00A66D76" w:rsidRPr="00884A1F" w:rsidRDefault="00C835C6">
            <w:pPr>
              <w:pStyle w:val="OMDV"/>
              <w:jc w:val="left"/>
              <w:rPr>
                <w:b/>
                <w:bCs/>
                <w:lang w:eastAsia="ru-RU"/>
                <w:rPrChange w:id="2469" w:author="D.Kambarov" w:date="2025-03-13T16:13:00Z">
                  <w:rPr>
                    <w:rFonts w:eastAsia="Times New Roman"/>
                    <w:lang w:eastAsia="ru-RU"/>
                  </w:rPr>
                </w:rPrChange>
              </w:rPr>
              <w:pPrChange w:id="2470" w:author="D.Kambarov" w:date="2025-03-13T16:13:00Z">
                <w:pPr>
                  <w:ind w:left="113" w:right="113"/>
                </w:pPr>
              </w:pPrChange>
            </w:pPr>
            <w:r w:rsidRPr="00884A1F">
              <w:rPr>
                <w:b/>
                <w:bCs/>
                <w:i/>
                <w:iCs/>
                <w:lang w:val="en-US" w:eastAsia="ru-RU"/>
                <w:rPrChange w:id="2471" w:author="D.Kambarov" w:date="2025-03-13T16:13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</w:t>
            </w:r>
            <w:r w:rsidRPr="00884A1F">
              <w:rPr>
                <w:b/>
                <w:bCs/>
                <w:i/>
                <w:lang w:eastAsia="ru-RU"/>
                <w:rPrChange w:id="2472" w:author="D.Kambarov" w:date="2025-03-13T16:13:00Z">
                  <w:rPr>
                    <w:rFonts w:eastAsia="Times New Roman"/>
                    <w:i/>
                    <w:lang w:eastAsia="ru-RU"/>
                  </w:rPr>
                </w:rPrChange>
              </w:rPr>
              <w:t>_Тип помещения_Конструкции</w:t>
            </w:r>
          </w:p>
        </w:tc>
        <w:tc>
          <w:tcPr>
            <w:tcW w:w="481" w:type="dxa"/>
            <w:textDirection w:val="btLr"/>
            <w:vAlign w:val="center"/>
            <w:tcPrChange w:id="2473" w:author="D.Kambarov" w:date="2025-03-13T16:14:00Z">
              <w:tcPr>
                <w:tcW w:w="415" w:type="dxa"/>
                <w:gridSpan w:val="2"/>
                <w:textDirection w:val="btLr"/>
                <w:vAlign w:val="center"/>
              </w:tcPr>
            </w:tcPrChange>
          </w:tcPr>
          <w:p w14:paraId="42807BDC" w14:textId="77777777" w:rsidR="00A66D76" w:rsidRPr="00884A1F" w:rsidRDefault="00C835C6">
            <w:pPr>
              <w:pStyle w:val="OMDV"/>
              <w:jc w:val="left"/>
              <w:rPr>
                <w:b/>
                <w:bCs/>
                <w:i/>
                <w:lang w:eastAsia="ru-RU"/>
                <w:rPrChange w:id="2474" w:author="D.Kambarov" w:date="2025-03-13T16:13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2475" w:author="D.Kambarov" w:date="2025-03-13T16:13:00Z">
                <w:pPr>
                  <w:ind w:left="113" w:right="113"/>
                </w:pPr>
              </w:pPrChange>
            </w:pPr>
            <w:r w:rsidRPr="00884A1F">
              <w:rPr>
                <w:b/>
                <w:bCs/>
                <w:i/>
                <w:iCs/>
                <w:lang w:val="en-US" w:eastAsia="ru-RU"/>
                <w:rPrChange w:id="2476" w:author="D.Kambarov" w:date="2025-03-13T16:13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</w:t>
            </w:r>
            <w:r w:rsidRPr="00884A1F">
              <w:rPr>
                <w:b/>
                <w:bCs/>
                <w:i/>
                <w:lang w:eastAsia="ru-RU"/>
                <w:rPrChange w:id="2477" w:author="D.Kambarov" w:date="2025-03-13T16:13:00Z">
                  <w:rPr>
                    <w:rFonts w:eastAsia="Times New Roman"/>
                    <w:i/>
                    <w:lang w:eastAsia="ru-RU"/>
                  </w:rPr>
                </w:rPrChange>
              </w:rPr>
              <w:t>_ГОСТ</w:t>
            </w:r>
          </w:p>
        </w:tc>
        <w:tc>
          <w:tcPr>
            <w:tcW w:w="481" w:type="dxa"/>
            <w:textDirection w:val="btLr"/>
            <w:vAlign w:val="center"/>
            <w:tcPrChange w:id="2478" w:author="D.Kambarov" w:date="2025-03-13T16:14:00Z">
              <w:tcPr>
                <w:tcW w:w="416" w:type="dxa"/>
                <w:textDirection w:val="btLr"/>
                <w:vAlign w:val="center"/>
              </w:tcPr>
            </w:tcPrChange>
          </w:tcPr>
          <w:p w14:paraId="561C8675" w14:textId="77777777" w:rsidR="00A66D76" w:rsidRPr="00884A1F" w:rsidRDefault="00C835C6">
            <w:pPr>
              <w:pStyle w:val="OMDV"/>
              <w:jc w:val="left"/>
              <w:rPr>
                <w:b/>
                <w:bCs/>
                <w:lang w:eastAsia="ru-RU"/>
                <w:rPrChange w:id="2479" w:author="D.Kambarov" w:date="2025-03-13T16:13:00Z">
                  <w:rPr>
                    <w:rFonts w:eastAsia="Times New Roman"/>
                    <w:lang w:eastAsia="ru-RU"/>
                  </w:rPr>
                </w:rPrChange>
              </w:rPr>
              <w:pPrChange w:id="2480" w:author="D.Kambarov" w:date="2025-03-13T16:13:00Z">
                <w:pPr>
                  <w:ind w:left="113" w:right="113"/>
                </w:pPr>
              </w:pPrChange>
            </w:pPr>
            <w:r w:rsidRPr="00884A1F">
              <w:rPr>
                <w:b/>
                <w:bCs/>
                <w:i/>
                <w:iCs/>
                <w:lang w:val="en-US" w:eastAsia="ru-RU"/>
                <w:rPrChange w:id="2481" w:author="D.Kambarov" w:date="2025-03-13T16:13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</w:t>
            </w:r>
            <w:r w:rsidRPr="00884A1F">
              <w:rPr>
                <w:b/>
                <w:bCs/>
                <w:i/>
                <w:lang w:eastAsia="ru-RU"/>
                <w:rPrChange w:id="2482" w:author="D.Kambarov" w:date="2025-03-13T16:13:00Z">
                  <w:rPr>
                    <w:rFonts w:eastAsia="Times New Roman"/>
                    <w:i/>
                    <w:lang w:eastAsia="ru-RU"/>
                  </w:rPr>
                </w:rPrChange>
              </w:rPr>
              <w:t>_Высота нахлёста</w:t>
            </w:r>
          </w:p>
        </w:tc>
        <w:tc>
          <w:tcPr>
            <w:tcW w:w="481" w:type="dxa"/>
            <w:textDirection w:val="btLr"/>
            <w:vAlign w:val="center"/>
            <w:tcPrChange w:id="2483" w:author="D.Kambarov" w:date="2025-03-13T16:14:00Z">
              <w:tcPr>
                <w:tcW w:w="415" w:type="dxa"/>
                <w:gridSpan w:val="2"/>
                <w:textDirection w:val="btLr"/>
                <w:vAlign w:val="center"/>
              </w:tcPr>
            </w:tcPrChange>
          </w:tcPr>
          <w:p w14:paraId="1F5F17B0" w14:textId="77777777" w:rsidR="00A66D76" w:rsidRPr="00884A1F" w:rsidRDefault="00C835C6">
            <w:pPr>
              <w:pStyle w:val="OMDV"/>
              <w:jc w:val="left"/>
              <w:rPr>
                <w:b/>
                <w:bCs/>
                <w:i/>
                <w:lang w:eastAsia="ru-RU"/>
                <w:rPrChange w:id="2484" w:author="D.Kambarov" w:date="2025-03-13T16:13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2485" w:author="D.Kambarov" w:date="2025-03-13T16:13:00Z">
                <w:pPr>
                  <w:ind w:left="113" w:right="113"/>
                </w:pPr>
              </w:pPrChange>
            </w:pPr>
            <w:r w:rsidRPr="00884A1F">
              <w:rPr>
                <w:b/>
                <w:bCs/>
                <w:i/>
                <w:iCs/>
                <w:lang w:val="en-US" w:eastAsia="ru-RU"/>
                <w:rPrChange w:id="2486" w:author="D.Kambarov" w:date="2025-03-13T16:13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</w:t>
            </w:r>
            <w:r w:rsidRPr="00884A1F">
              <w:rPr>
                <w:b/>
                <w:bCs/>
                <w:i/>
                <w:lang w:eastAsia="ru-RU"/>
                <w:rPrChange w:id="2487" w:author="D.Kambarov" w:date="2025-03-13T16:13:00Z">
                  <w:rPr>
                    <w:rFonts w:eastAsia="Times New Roman"/>
                    <w:i/>
                    <w:lang w:eastAsia="ru-RU"/>
                  </w:rPr>
                </w:rPrChange>
              </w:rPr>
              <w:t>_Тип конструкции</w:t>
            </w:r>
          </w:p>
        </w:tc>
        <w:tc>
          <w:tcPr>
            <w:tcW w:w="481" w:type="dxa"/>
            <w:textDirection w:val="btLr"/>
            <w:vAlign w:val="center"/>
            <w:tcPrChange w:id="2488" w:author="D.Kambarov" w:date="2025-03-13T16:14:00Z">
              <w:tcPr>
                <w:tcW w:w="416" w:type="dxa"/>
                <w:gridSpan w:val="2"/>
                <w:textDirection w:val="btLr"/>
                <w:vAlign w:val="center"/>
              </w:tcPr>
            </w:tcPrChange>
          </w:tcPr>
          <w:p w14:paraId="1E1C84F8" w14:textId="77777777" w:rsidR="00A66D76" w:rsidRPr="00884A1F" w:rsidRDefault="00C835C6">
            <w:pPr>
              <w:pStyle w:val="OMDV"/>
              <w:jc w:val="left"/>
              <w:rPr>
                <w:b/>
                <w:bCs/>
                <w:lang w:eastAsia="ru-RU"/>
                <w:rPrChange w:id="2489" w:author="D.Kambarov" w:date="2025-03-13T16:13:00Z">
                  <w:rPr>
                    <w:rFonts w:eastAsia="Times New Roman"/>
                    <w:lang w:eastAsia="ru-RU"/>
                  </w:rPr>
                </w:rPrChange>
              </w:rPr>
              <w:pPrChange w:id="2490" w:author="D.Kambarov" w:date="2025-03-13T16:13:00Z">
                <w:pPr>
                  <w:ind w:left="113" w:right="113"/>
                </w:pPr>
              </w:pPrChange>
            </w:pPr>
            <w:r w:rsidRPr="00884A1F">
              <w:rPr>
                <w:b/>
                <w:bCs/>
                <w:i/>
                <w:iCs/>
                <w:lang w:val="en-US" w:eastAsia="ru-RU"/>
                <w:rPrChange w:id="2491" w:author="D.Kambarov" w:date="2025-03-13T16:13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</w:t>
            </w:r>
            <w:r w:rsidRPr="00884A1F">
              <w:rPr>
                <w:b/>
                <w:bCs/>
                <w:i/>
                <w:lang w:eastAsia="ru-RU"/>
                <w:rPrChange w:id="2492" w:author="D.Kambarov" w:date="2025-03-13T16:13:00Z">
                  <w:rPr>
                    <w:rFonts w:eastAsia="Times New Roman"/>
                    <w:i/>
                    <w:lang w:eastAsia="ru-RU"/>
                  </w:rPr>
                </w:rPrChange>
              </w:rPr>
              <w:t>_Описание материала</w:t>
            </w:r>
          </w:p>
        </w:tc>
        <w:tc>
          <w:tcPr>
            <w:tcW w:w="481" w:type="dxa"/>
            <w:textDirection w:val="btLr"/>
            <w:vAlign w:val="center"/>
            <w:tcPrChange w:id="2493" w:author="D.Kambarov" w:date="2025-03-13T16:14:00Z">
              <w:tcPr>
                <w:tcW w:w="416" w:type="dxa"/>
                <w:gridSpan w:val="2"/>
                <w:textDirection w:val="btLr"/>
                <w:vAlign w:val="center"/>
              </w:tcPr>
            </w:tcPrChange>
          </w:tcPr>
          <w:p w14:paraId="4725E341" w14:textId="77777777" w:rsidR="00A66D76" w:rsidRPr="00884A1F" w:rsidRDefault="00C835C6">
            <w:pPr>
              <w:pStyle w:val="OMDV"/>
              <w:jc w:val="left"/>
              <w:rPr>
                <w:b/>
                <w:bCs/>
                <w:i/>
                <w:lang w:eastAsia="ru-RU"/>
                <w:rPrChange w:id="2494" w:author="D.Kambarov" w:date="2025-03-13T16:13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2495" w:author="D.Kambarov" w:date="2025-03-13T16:13:00Z">
                <w:pPr>
                  <w:ind w:left="113" w:right="113"/>
                </w:pPr>
              </w:pPrChange>
            </w:pPr>
            <w:r w:rsidRPr="00884A1F">
              <w:rPr>
                <w:b/>
                <w:bCs/>
                <w:i/>
                <w:iCs/>
                <w:lang w:val="en-US" w:eastAsia="ru-RU"/>
                <w:rPrChange w:id="2496" w:author="D.Kambarov" w:date="2025-03-13T16:13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</w:t>
            </w:r>
            <w:r w:rsidRPr="00884A1F">
              <w:rPr>
                <w:b/>
                <w:bCs/>
                <w:i/>
                <w:lang w:eastAsia="ru-RU"/>
                <w:rPrChange w:id="2497" w:author="D.Kambarov" w:date="2025-03-13T16:13:00Z">
                  <w:rPr>
                    <w:rFonts w:eastAsia="Times New Roman"/>
                    <w:i/>
                    <w:lang w:eastAsia="ru-RU"/>
                  </w:rPr>
                </w:rPrChange>
              </w:rPr>
              <w:t>_Производитель</w:t>
            </w:r>
            <w:r w:rsidRPr="00884A1F">
              <w:rPr>
                <w:b/>
                <w:bCs/>
                <w:vertAlign w:val="superscript"/>
                <w:lang w:eastAsia="ru-RU"/>
                <w:rPrChange w:id="2498" w:author="D.Kambarov" w:date="2025-03-13T16:13:00Z">
                  <w:rPr>
                    <w:rFonts w:eastAsia="Times New Roman"/>
                    <w:vertAlign w:val="superscript"/>
                    <w:lang w:eastAsia="ru-RU"/>
                  </w:rPr>
                </w:rPrChange>
              </w:rPr>
              <w:t>4</w:t>
            </w:r>
          </w:p>
        </w:tc>
        <w:tc>
          <w:tcPr>
            <w:tcW w:w="481" w:type="dxa"/>
            <w:textDirection w:val="btLr"/>
            <w:vAlign w:val="center"/>
            <w:tcPrChange w:id="2499" w:author="D.Kambarov" w:date="2025-03-13T16:14:00Z">
              <w:tcPr>
                <w:tcW w:w="415" w:type="dxa"/>
                <w:gridSpan w:val="2"/>
                <w:textDirection w:val="btLr"/>
                <w:vAlign w:val="center"/>
              </w:tcPr>
            </w:tcPrChange>
          </w:tcPr>
          <w:p w14:paraId="138C0131" w14:textId="77777777" w:rsidR="00A66D76" w:rsidRPr="00884A1F" w:rsidRDefault="00C835C6">
            <w:pPr>
              <w:pStyle w:val="OMDV"/>
              <w:jc w:val="left"/>
              <w:rPr>
                <w:b/>
                <w:bCs/>
                <w:i/>
                <w:lang w:eastAsia="ru-RU"/>
                <w:rPrChange w:id="2500" w:author="D.Kambarov" w:date="2025-03-13T16:13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2501" w:author="D.Kambarov" w:date="2025-03-13T16:13:00Z">
                <w:pPr>
                  <w:ind w:left="113" w:right="113"/>
                </w:pPr>
              </w:pPrChange>
            </w:pPr>
            <w:r w:rsidRPr="00884A1F">
              <w:rPr>
                <w:b/>
                <w:bCs/>
                <w:lang w:eastAsia="ru-RU"/>
                <w:rPrChange w:id="2502" w:author="D.Kambarov" w:date="2025-03-13T16:13:00Z">
                  <w:rPr>
                    <w:rFonts w:eastAsia="Times New Roman"/>
                    <w:lang w:eastAsia="ru-RU"/>
                  </w:rPr>
                </w:rPrChange>
              </w:rPr>
              <w:t>Уклон</w:t>
            </w:r>
            <w:r w:rsidRPr="00884A1F">
              <w:rPr>
                <w:b/>
                <w:bCs/>
                <w:vertAlign w:val="superscript"/>
                <w:lang w:eastAsia="ru-RU"/>
                <w:rPrChange w:id="2503" w:author="D.Kambarov" w:date="2025-03-13T16:13:00Z">
                  <w:rPr>
                    <w:rFonts w:eastAsia="Times New Roman"/>
                    <w:vertAlign w:val="superscript"/>
                    <w:lang w:eastAsia="ru-RU"/>
                  </w:rPr>
                </w:rPrChange>
              </w:rPr>
              <w:t>2</w:t>
            </w:r>
          </w:p>
        </w:tc>
        <w:tc>
          <w:tcPr>
            <w:tcW w:w="481" w:type="dxa"/>
            <w:textDirection w:val="btLr"/>
            <w:vAlign w:val="center"/>
            <w:tcPrChange w:id="2504" w:author="D.Kambarov" w:date="2025-03-13T16:14:00Z">
              <w:tcPr>
                <w:tcW w:w="416" w:type="dxa"/>
                <w:gridSpan w:val="2"/>
                <w:textDirection w:val="btLr"/>
                <w:vAlign w:val="center"/>
              </w:tcPr>
            </w:tcPrChange>
          </w:tcPr>
          <w:p w14:paraId="7D1680B3" w14:textId="77777777" w:rsidR="00A66D76" w:rsidRPr="00884A1F" w:rsidRDefault="00C835C6">
            <w:pPr>
              <w:pStyle w:val="OMDV"/>
              <w:jc w:val="left"/>
              <w:rPr>
                <w:b/>
                <w:bCs/>
                <w:i/>
                <w:lang w:eastAsia="ru-RU"/>
                <w:rPrChange w:id="2505" w:author="D.Kambarov" w:date="2025-03-13T16:13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2506" w:author="D.Kambarov" w:date="2025-03-13T16:13:00Z">
                <w:pPr>
                  <w:ind w:left="113" w:right="113"/>
                </w:pPr>
              </w:pPrChange>
            </w:pPr>
            <w:r w:rsidRPr="00884A1F">
              <w:rPr>
                <w:b/>
                <w:bCs/>
                <w:i/>
                <w:lang w:eastAsia="ru-RU"/>
                <w:rPrChange w:id="2507" w:author="D.Kambarov" w:date="2025-03-13T16:13:00Z">
                  <w:rPr>
                    <w:rFonts w:eastAsia="Times New Roman"/>
                    <w:i/>
                    <w:lang w:eastAsia="ru-RU"/>
                  </w:rPr>
                </w:rPrChange>
              </w:rPr>
              <w:t>Функция</w:t>
            </w:r>
          </w:p>
        </w:tc>
        <w:tc>
          <w:tcPr>
            <w:tcW w:w="481" w:type="dxa"/>
            <w:textDirection w:val="btLr"/>
            <w:vAlign w:val="center"/>
            <w:tcPrChange w:id="2508" w:author="D.Kambarov" w:date="2025-03-13T16:14:00Z">
              <w:tcPr>
                <w:tcW w:w="415" w:type="dxa"/>
                <w:gridSpan w:val="2"/>
                <w:textDirection w:val="btLr"/>
                <w:vAlign w:val="center"/>
              </w:tcPr>
            </w:tcPrChange>
          </w:tcPr>
          <w:p w14:paraId="6354534E" w14:textId="77777777" w:rsidR="00A66D76" w:rsidRPr="00884A1F" w:rsidRDefault="00C835C6">
            <w:pPr>
              <w:pStyle w:val="OMDV"/>
              <w:jc w:val="left"/>
              <w:rPr>
                <w:b/>
                <w:bCs/>
                <w:lang w:eastAsia="ru-RU"/>
                <w:rPrChange w:id="2509" w:author="D.Kambarov" w:date="2025-03-13T16:13:00Z">
                  <w:rPr>
                    <w:rFonts w:eastAsia="Times New Roman"/>
                    <w:lang w:eastAsia="ru-RU"/>
                  </w:rPr>
                </w:rPrChange>
              </w:rPr>
              <w:pPrChange w:id="2510" w:author="D.Kambarov" w:date="2025-03-13T16:13:00Z">
                <w:pPr>
                  <w:ind w:left="113" w:right="113"/>
                </w:pPr>
              </w:pPrChange>
            </w:pPr>
            <w:r w:rsidRPr="00884A1F">
              <w:rPr>
                <w:b/>
                <w:bCs/>
                <w:lang w:eastAsia="ru-RU"/>
                <w:rPrChange w:id="2511" w:author="D.Kambarov" w:date="2025-03-13T16:13:00Z">
                  <w:rPr>
                    <w:rFonts w:eastAsia="Times New Roman"/>
                    <w:lang w:eastAsia="ru-RU"/>
                  </w:rPr>
                </w:rPrChange>
              </w:rPr>
              <w:t>Материал</w:t>
            </w:r>
          </w:p>
        </w:tc>
        <w:tc>
          <w:tcPr>
            <w:tcW w:w="481" w:type="dxa"/>
            <w:textDirection w:val="btLr"/>
            <w:vAlign w:val="center"/>
            <w:tcPrChange w:id="2512" w:author="D.Kambarov" w:date="2025-03-13T16:14:00Z">
              <w:tcPr>
                <w:tcW w:w="416" w:type="dxa"/>
                <w:textDirection w:val="btLr"/>
                <w:vAlign w:val="center"/>
              </w:tcPr>
            </w:tcPrChange>
          </w:tcPr>
          <w:p w14:paraId="350CAFFA" w14:textId="77777777" w:rsidR="00A66D76" w:rsidRPr="00884A1F" w:rsidRDefault="00C835C6">
            <w:pPr>
              <w:pStyle w:val="OMDV"/>
              <w:jc w:val="left"/>
              <w:rPr>
                <w:b/>
                <w:bCs/>
                <w:i/>
                <w:lang w:eastAsia="ru-RU"/>
                <w:rPrChange w:id="2513" w:author="D.Kambarov" w:date="2025-03-13T16:13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2514" w:author="D.Kambarov" w:date="2025-03-13T16:13:00Z">
                <w:pPr>
                  <w:ind w:left="113" w:right="113"/>
                </w:pPr>
              </w:pPrChange>
            </w:pPr>
            <w:r w:rsidRPr="00884A1F">
              <w:rPr>
                <w:b/>
                <w:bCs/>
                <w:i/>
                <w:lang w:eastAsia="ru-RU"/>
                <w:rPrChange w:id="2515" w:author="D.Kambarov" w:date="2025-03-13T16:13:00Z">
                  <w:rPr>
                    <w:rFonts w:eastAsia="Times New Roman"/>
                    <w:i/>
                    <w:lang w:eastAsia="ru-RU"/>
                  </w:rPr>
                </w:rPrChange>
              </w:rPr>
              <w:t>Граница помещения</w:t>
            </w:r>
          </w:p>
        </w:tc>
        <w:tc>
          <w:tcPr>
            <w:tcW w:w="481" w:type="dxa"/>
            <w:textDirection w:val="btLr"/>
            <w:tcPrChange w:id="2516" w:author="D.Kambarov" w:date="2025-03-13T16:14:00Z">
              <w:tcPr>
                <w:tcW w:w="416" w:type="dxa"/>
                <w:gridSpan w:val="2"/>
                <w:textDirection w:val="btLr"/>
              </w:tcPr>
            </w:tcPrChange>
          </w:tcPr>
          <w:p w14:paraId="42C7DF17" w14:textId="77777777" w:rsidR="00A66D76" w:rsidRPr="00884A1F" w:rsidRDefault="00C835C6">
            <w:pPr>
              <w:pStyle w:val="OMDV"/>
              <w:jc w:val="left"/>
              <w:rPr>
                <w:b/>
                <w:bCs/>
                <w:i/>
                <w:lang w:eastAsia="ru-RU"/>
                <w:rPrChange w:id="2517" w:author="D.Kambarov" w:date="2025-03-13T16:13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2518" w:author="D.Kambarov" w:date="2025-03-13T16:13:00Z">
                <w:pPr>
                  <w:ind w:left="113" w:right="113"/>
                </w:pPr>
              </w:pPrChange>
            </w:pPr>
            <w:r w:rsidRPr="00884A1F">
              <w:rPr>
                <w:b/>
                <w:bCs/>
                <w:i/>
                <w:iCs/>
                <w:lang w:val="en-US" w:eastAsia="ru-RU"/>
                <w:rPrChange w:id="2519" w:author="D.Kambarov" w:date="2025-03-13T16:13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</w:t>
            </w:r>
            <w:r w:rsidRPr="00884A1F">
              <w:rPr>
                <w:b/>
                <w:bCs/>
                <w:i/>
                <w:lang w:val="en-US" w:eastAsia="ru-RU"/>
                <w:rPrChange w:id="2520" w:author="D.Kambarov" w:date="2025-03-13T16:13:00Z">
                  <w:rPr>
                    <w:rFonts w:eastAsia="Times New Roman"/>
                    <w:i/>
                    <w:lang w:val="en-US" w:eastAsia="ru-RU"/>
                  </w:rPr>
                </w:rPrChange>
              </w:rPr>
              <w:t>_</w:t>
            </w:r>
            <w:r w:rsidRPr="00884A1F">
              <w:rPr>
                <w:b/>
                <w:bCs/>
                <w:i/>
                <w:lang w:eastAsia="ru-RU"/>
                <w:rPrChange w:id="2521" w:author="D.Kambarov" w:date="2025-03-13T16:13:00Z">
                  <w:rPr>
                    <w:rFonts w:eastAsia="Times New Roman"/>
                    <w:i/>
                    <w:lang w:eastAsia="ru-RU"/>
                  </w:rPr>
                </w:rPrChange>
              </w:rPr>
              <w:t>Альбом</w:t>
            </w:r>
            <w:r w:rsidRPr="00884A1F">
              <w:rPr>
                <w:b/>
                <w:bCs/>
                <w:i/>
                <w:vertAlign w:val="superscript"/>
                <w:lang w:eastAsia="ru-RU"/>
                <w:rPrChange w:id="2522" w:author="D.Kambarov" w:date="2025-03-13T16:13:00Z">
                  <w:rPr>
                    <w:rFonts w:eastAsia="Times New Roman"/>
                    <w:i/>
                    <w:vertAlign w:val="superscript"/>
                    <w:lang w:eastAsia="ru-RU"/>
                  </w:rPr>
                </w:rPrChange>
              </w:rPr>
              <w:t>7</w:t>
            </w:r>
          </w:p>
        </w:tc>
        <w:tc>
          <w:tcPr>
            <w:tcW w:w="481" w:type="dxa"/>
            <w:textDirection w:val="btLr"/>
            <w:tcPrChange w:id="2523" w:author="D.Kambarov" w:date="2025-03-13T16:14:00Z">
              <w:tcPr>
                <w:tcW w:w="416" w:type="dxa"/>
                <w:gridSpan w:val="2"/>
                <w:textDirection w:val="btLr"/>
              </w:tcPr>
            </w:tcPrChange>
          </w:tcPr>
          <w:p w14:paraId="08C643F5" w14:textId="77777777" w:rsidR="00A66D76" w:rsidRPr="00884A1F" w:rsidRDefault="00C835C6">
            <w:pPr>
              <w:pStyle w:val="OMDV"/>
              <w:jc w:val="left"/>
              <w:rPr>
                <w:b/>
                <w:bCs/>
                <w:rPrChange w:id="2524" w:author="D.Kambarov" w:date="2025-03-13T16:13:00Z">
                  <w:rPr>
                    <w:rFonts w:eastAsia="Times New Roman"/>
                  </w:rPr>
                </w:rPrChange>
              </w:rPr>
              <w:pPrChange w:id="2525" w:author="D.Kambarov" w:date="2025-03-13T16:13:00Z">
                <w:pPr/>
              </w:pPrChange>
            </w:pPr>
            <w:r w:rsidRPr="00884A1F">
              <w:rPr>
                <w:b/>
                <w:bCs/>
                <w:i/>
                <w:iCs/>
                <w:lang w:eastAsia="ru-RU"/>
                <w:rPrChange w:id="2526" w:author="D.Kambarov" w:date="2025-03-13T16:13:00Z">
                  <w:rPr>
                    <w:rFonts w:eastAsia="Times New Roman"/>
                    <w:i/>
                    <w:iCs/>
                    <w:lang w:eastAsia="ru-RU"/>
                  </w:rPr>
                </w:rPrChange>
              </w:rPr>
              <w:t xml:space="preserve">  </w:t>
            </w:r>
            <w:r w:rsidRPr="00884A1F">
              <w:rPr>
                <w:b/>
                <w:bCs/>
                <w:i/>
                <w:iCs/>
                <w:lang w:val="en-US" w:eastAsia="ru-RU"/>
                <w:rPrChange w:id="2527" w:author="D.Kambarov" w:date="2025-03-13T16:13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</w:t>
            </w:r>
            <w:r w:rsidRPr="00884A1F">
              <w:rPr>
                <w:b/>
                <w:bCs/>
                <w:i/>
                <w:iCs/>
                <w:lang w:eastAsia="ru-RU"/>
                <w:rPrChange w:id="2528" w:author="D.Kambarov" w:date="2025-03-13T16:13:00Z">
                  <w:rPr>
                    <w:rFonts w:eastAsia="Times New Roman"/>
                    <w:i/>
                    <w:iCs/>
                    <w:lang w:eastAsia="ru-RU"/>
                  </w:rPr>
                </w:rPrChange>
              </w:rPr>
              <w:t>_КР-Дубль</w:t>
            </w:r>
            <w:r w:rsidRPr="00884A1F">
              <w:rPr>
                <w:b/>
                <w:bCs/>
                <w:i/>
                <w:vertAlign w:val="superscript"/>
                <w:rPrChange w:id="2529" w:author="D.Kambarov" w:date="2025-03-13T16:13:00Z">
                  <w:rPr>
                    <w:rFonts w:eastAsia="Times New Roman"/>
                    <w:i/>
                    <w:vertAlign w:val="superscript"/>
                  </w:rPr>
                </w:rPrChange>
              </w:rPr>
              <w:t>8</w:t>
            </w:r>
          </w:p>
          <w:p w14:paraId="3929D63C" w14:textId="77777777" w:rsidR="00A66D76" w:rsidRPr="00884A1F" w:rsidRDefault="00A66D76">
            <w:pPr>
              <w:pStyle w:val="OMDV"/>
              <w:jc w:val="left"/>
              <w:rPr>
                <w:b/>
                <w:bCs/>
                <w:i/>
                <w:lang w:val="en-US" w:eastAsia="ru-RU"/>
                <w:rPrChange w:id="2530" w:author="D.Kambarov" w:date="2025-03-13T16:13:00Z">
                  <w:rPr>
                    <w:rFonts w:eastAsia="Times New Roman"/>
                    <w:i/>
                    <w:lang w:val="en-US" w:eastAsia="ru-RU"/>
                  </w:rPr>
                </w:rPrChange>
              </w:rPr>
              <w:pPrChange w:id="2531" w:author="D.Kambarov" w:date="2025-03-13T16:13:00Z">
                <w:pPr/>
              </w:pPrChange>
            </w:pPr>
          </w:p>
        </w:tc>
        <w:tc>
          <w:tcPr>
            <w:tcW w:w="481" w:type="dxa"/>
            <w:textDirection w:val="btLr"/>
            <w:tcPrChange w:id="2532" w:author="D.Kambarov" w:date="2025-03-13T16:14:00Z">
              <w:tcPr>
                <w:tcW w:w="416" w:type="dxa"/>
                <w:gridSpan w:val="2"/>
                <w:textDirection w:val="btLr"/>
              </w:tcPr>
            </w:tcPrChange>
          </w:tcPr>
          <w:p w14:paraId="150C9989" w14:textId="77777777" w:rsidR="00A66D76" w:rsidRPr="00884A1F" w:rsidRDefault="00C835C6">
            <w:pPr>
              <w:pStyle w:val="OMDV"/>
              <w:jc w:val="left"/>
              <w:rPr>
                <w:b/>
                <w:bCs/>
                <w:i/>
                <w:lang w:eastAsia="ru-RU"/>
                <w:rPrChange w:id="2533" w:author="D.Kambarov" w:date="2025-03-13T16:13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2534" w:author="D.Kambarov" w:date="2025-03-13T16:13:00Z">
                <w:pPr/>
              </w:pPrChange>
            </w:pPr>
            <w:r w:rsidRPr="00884A1F">
              <w:rPr>
                <w:b/>
                <w:bCs/>
                <w:i/>
                <w:iCs/>
                <w:lang w:eastAsia="ru-RU"/>
                <w:rPrChange w:id="2535" w:author="D.Kambarov" w:date="2025-03-13T16:13:00Z">
                  <w:rPr>
                    <w:rFonts w:eastAsia="Times New Roman"/>
                    <w:i/>
                    <w:iCs/>
                    <w:lang w:eastAsia="ru-RU"/>
                  </w:rPr>
                </w:rPrChange>
              </w:rPr>
              <w:t xml:space="preserve">  </w:t>
            </w:r>
            <w:r w:rsidRPr="00884A1F">
              <w:rPr>
                <w:b/>
                <w:bCs/>
                <w:i/>
                <w:iCs/>
                <w:lang w:val="en-US" w:eastAsia="ru-RU"/>
                <w:rPrChange w:id="2536" w:author="D.Kambarov" w:date="2025-03-13T16:13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</w:t>
            </w:r>
            <w:r w:rsidRPr="00884A1F">
              <w:rPr>
                <w:b/>
                <w:bCs/>
                <w:i/>
                <w:iCs/>
                <w:lang w:eastAsia="ru-RU"/>
                <w:rPrChange w:id="2537" w:author="D.Kambarov" w:date="2025-03-13T16:13:00Z">
                  <w:rPr>
                    <w:rFonts w:eastAsia="Times New Roman"/>
                    <w:i/>
                    <w:iCs/>
                    <w:lang w:eastAsia="ru-RU"/>
                  </w:rPr>
                </w:rPrChange>
              </w:rPr>
              <w:t>_Категория материала</w:t>
            </w:r>
          </w:p>
        </w:tc>
        <w:tc>
          <w:tcPr>
            <w:tcW w:w="481" w:type="dxa"/>
            <w:textDirection w:val="btLr"/>
            <w:tcPrChange w:id="2538" w:author="D.Kambarov" w:date="2025-03-13T16:14:00Z">
              <w:tcPr>
                <w:tcW w:w="416" w:type="dxa"/>
                <w:gridSpan w:val="2"/>
                <w:textDirection w:val="btLr"/>
              </w:tcPr>
            </w:tcPrChange>
          </w:tcPr>
          <w:p w14:paraId="1F6AD92A" w14:textId="77777777" w:rsidR="00A66D76" w:rsidRPr="00884A1F" w:rsidRDefault="00C835C6">
            <w:pPr>
              <w:pStyle w:val="OMDV"/>
              <w:jc w:val="left"/>
              <w:rPr>
                <w:b/>
                <w:bCs/>
                <w:i/>
                <w:lang w:eastAsia="ru-RU"/>
                <w:rPrChange w:id="2539" w:author="D.Kambarov" w:date="2025-03-13T16:13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2540" w:author="D.Kambarov" w:date="2025-03-13T16:13:00Z">
                <w:pPr/>
              </w:pPrChange>
            </w:pPr>
            <w:r w:rsidRPr="00884A1F">
              <w:rPr>
                <w:b/>
                <w:bCs/>
                <w:i/>
                <w:iCs/>
                <w:lang w:eastAsia="ru-RU"/>
                <w:rPrChange w:id="2541" w:author="D.Kambarov" w:date="2025-03-13T16:13:00Z">
                  <w:rPr>
                    <w:rFonts w:eastAsia="Times New Roman"/>
                    <w:i/>
                    <w:iCs/>
                    <w:lang w:eastAsia="ru-RU"/>
                  </w:rPr>
                </w:rPrChange>
              </w:rPr>
              <w:t xml:space="preserve">  </w:t>
            </w:r>
            <w:r w:rsidRPr="00884A1F">
              <w:rPr>
                <w:b/>
                <w:bCs/>
                <w:i/>
                <w:iCs/>
                <w:lang w:val="en-US" w:eastAsia="ru-RU"/>
                <w:rPrChange w:id="2542" w:author="D.Kambarov" w:date="2025-03-13T16:13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</w:t>
            </w:r>
            <w:r w:rsidRPr="00884A1F">
              <w:rPr>
                <w:b/>
                <w:bCs/>
                <w:i/>
                <w:iCs/>
                <w:lang w:eastAsia="ru-RU"/>
                <w:rPrChange w:id="2543" w:author="D.Kambarov" w:date="2025-03-13T16:13:00Z">
                  <w:rPr>
                    <w:rFonts w:eastAsia="Times New Roman"/>
                    <w:i/>
                    <w:iCs/>
                    <w:lang w:eastAsia="ru-RU"/>
                  </w:rPr>
                </w:rPrChange>
              </w:rPr>
              <w:t>_Номер этажа</w:t>
            </w:r>
          </w:p>
        </w:tc>
        <w:tc>
          <w:tcPr>
            <w:tcW w:w="481" w:type="dxa"/>
            <w:textDirection w:val="btLr"/>
            <w:tcPrChange w:id="2544" w:author="D.Kambarov" w:date="2025-03-13T16:14:00Z">
              <w:tcPr>
                <w:tcW w:w="416" w:type="dxa"/>
                <w:gridSpan w:val="2"/>
                <w:textDirection w:val="btLr"/>
              </w:tcPr>
            </w:tcPrChange>
          </w:tcPr>
          <w:p w14:paraId="6119E32B" w14:textId="77777777" w:rsidR="00A66D76" w:rsidRPr="00884A1F" w:rsidRDefault="00C835C6">
            <w:pPr>
              <w:pStyle w:val="OMDV"/>
              <w:jc w:val="left"/>
              <w:rPr>
                <w:b/>
                <w:bCs/>
                <w:i/>
                <w:lang w:eastAsia="ru-RU"/>
                <w:rPrChange w:id="2545" w:author="D.Kambarov" w:date="2025-03-13T16:13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2546" w:author="D.Kambarov" w:date="2025-03-13T16:13:00Z">
                <w:pPr/>
              </w:pPrChange>
            </w:pPr>
            <w:r w:rsidRPr="00884A1F">
              <w:rPr>
                <w:b/>
                <w:bCs/>
                <w:i/>
                <w:iCs/>
                <w:lang w:eastAsia="ru-RU"/>
                <w:rPrChange w:id="2547" w:author="D.Kambarov" w:date="2025-03-13T16:13:00Z">
                  <w:rPr>
                    <w:rFonts w:eastAsia="Times New Roman"/>
                    <w:i/>
                    <w:iCs/>
                    <w:lang w:eastAsia="ru-RU"/>
                  </w:rPr>
                </w:rPrChange>
              </w:rPr>
              <w:t xml:space="preserve">  </w:t>
            </w:r>
            <w:r w:rsidRPr="00884A1F">
              <w:rPr>
                <w:b/>
                <w:bCs/>
                <w:i/>
                <w:iCs/>
                <w:lang w:val="en-US" w:eastAsia="ru-RU"/>
                <w:rPrChange w:id="2548" w:author="D.Kambarov" w:date="2025-03-13T16:13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</w:t>
            </w:r>
            <w:r w:rsidRPr="00884A1F">
              <w:rPr>
                <w:b/>
                <w:bCs/>
                <w:i/>
                <w:iCs/>
                <w:lang w:eastAsia="ru-RU"/>
                <w:rPrChange w:id="2549" w:author="D.Kambarov" w:date="2025-03-13T16:13:00Z">
                  <w:rPr>
                    <w:rFonts w:eastAsia="Times New Roman"/>
                    <w:i/>
                    <w:iCs/>
                    <w:lang w:eastAsia="ru-RU"/>
                  </w:rPr>
                </w:rPrChange>
              </w:rPr>
              <w:t>_Секция</w:t>
            </w:r>
          </w:p>
        </w:tc>
        <w:tc>
          <w:tcPr>
            <w:tcW w:w="481" w:type="dxa"/>
            <w:textDirection w:val="btLr"/>
            <w:tcPrChange w:id="2550" w:author="D.Kambarov" w:date="2025-03-13T16:14:00Z">
              <w:tcPr>
                <w:tcW w:w="416" w:type="dxa"/>
                <w:textDirection w:val="btLr"/>
              </w:tcPr>
            </w:tcPrChange>
          </w:tcPr>
          <w:p w14:paraId="392CCA54" w14:textId="77777777" w:rsidR="00A66D76" w:rsidRPr="00884A1F" w:rsidRDefault="00C835C6">
            <w:pPr>
              <w:pStyle w:val="OMDV"/>
              <w:jc w:val="left"/>
              <w:rPr>
                <w:b/>
                <w:bCs/>
                <w:i/>
                <w:lang w:eastAsia="ru-RU"/>
                <w:rPrChange w:id="2551" w:author="D.Kambarov" w:date="2025-03-13T16:13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2552" w:author="D.Kambarov" w:date="2025-03-13T16:13:00Z">
                <w:pPr/>
              </w:pPrChange>
            </w:pPr>
            <w:r w:rsidRPr="00884A1F">
              <w:rPr>
                <w:b/>
                <w:bCs/>
                <w:i/>
                <w:iCs/>
                <w:lang w:eastAsia="ru-RU"/>
                <w:rPrChange w:id="2553" w:author="D.Kambarov" w:date="2025-03-13T16:13:00Z">
                  <w:rPr>
                    <w:rFonts w:eastAsia="Times New Roman"/>
                    <w:i/>
                    <w:iCs/>
                    <w:lang w:eastAsia="ru-RU"/>
                  </w:rPr>
                </w:rPrChange>
              </w:rPr>
              <w:t xml:space="preserve">  </w:t>
            </w:r>
            <w:r w:rsidRPr="00884A1F">
              <w:rPr>
                <w:b/>
                <w:bCs/>
                <w:i/>
                <w:iCs/>
                <w:lang w:val="en-US" w:eastAsia="ru-RU"/>
                <w:rPrChange w:id="2554" w:author="D.Kambarov" w:date="2025-03-13T16:13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</w:t>
            </w:r>
            <w:r w:rsidRPr="00884A1F">
              <w:rPr>
                <w:b/>
                <w:bCs/>
                <w:i/>
                <w:iCs/>
                <w:lang w:eastAsia="ru-RU"/>
                <w:rPrChange w:id="2555" w:author="D.Kambarov" w:date="2025-03-13T16:13:00Z">
                  <w:rPr>
                    <w:rFonts w:eastAsia="Times New Roman"/>
                    <w:i/>
                    <w:iCs/>
                    <w:lang w:eastAsia="ru-RU"/>
                  </w:rPr>
                </w:rPrChange>
              </w:rPr>
              <w:t>_Шахта</w:t>
            </w:r>
          </w:p>
        </w:tc>
      </w:tr>
      <w:tr w:rsidR="00A66D76" w14:paraId="3E01A52A" w14:textId="77777777" w:rsidTr="00D5388D">
        <w:trPr>
          <w:trHeight w:val="312"/>
          <w:trPrChange w:id="2556" w:author="D.Kambarov" w:date="2025-03-13T16:14:00Z">
            <w:trPr>
              <w:gridAfter w:val="0"/>
              <w:trHeight w:val="312"/>
            </w:trPr>
          </w:trPrChange>
        </w:trPr>
        <w:tc>
          <w:tcPr>
            <w:tcW w:w="3256" w:type="dxa"/>
            <w:vAlign w:val="center"/>
            <w:tcPrChange w:id="2557" w:author="D.Kambarov" w:date="2025-03-13T16:14:00Z">
              <w:tcPr>
                <w:tcW w:w="3082" w:type="dxa"/>
                <w:vAlign w:val="center"/>
              </w:tcPr>
            </w:tcPrChange>
          </w:tcPr>
          <w:p w14:paraId="6475C80A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2558" w:author="D.Kambarov" w:date="2025-03-13T16:13:00Z">
                <w:pPr/>
              </w:pPrChange>
            </w:pPr>
            <w:r>
              <w:rPr>
                <w:lang w:eastAsia="ru-RU"/>
              </w:rPr>
              <w:t xml:space="preserve">Стена внутренняя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409" w:type="dxa"/>
            <w:vAlign w:val="center"/>
            <w:tcPrChange w:id="2559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15881D33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2560" w:author="D.Kambarov" w:date="2025-03-13T16:13:00Z">
                <w:pPr/>
              </w:pPrChange>
            </w:pPr>
            <w:r>
              <w:rPr>
                <w:i/>
                <w:lang w:eastAsia="ru-RU"/>
              </w:rPr>
              <w:t>Стена внутренняя</w:t>
            </w:r>
          </w:p>
        </w:tc>
        <w:tc>
          <w:tcPr>
            <w:tcW w:w="445" w:type="dxa"/>
            <w:vAlign w:val="center"/>
            <w:tcPrChange w:id="2561" w:author="D.Kambarov" w:date="2025-03-13T16:14:00Z">
              <w:tcPr>
                <w:tcW w:w="415" w:type="dxa"/>
                <w:vAlign w:val="center"/>
              </w:tcPr>
            </w:tcPrChange>
          </w:tcPr>
          <w:p w14:paraId="21D4E0C8" w14:textId="77777777" w:rsidR="00A66D76" w:rsidRDefault="00C835C6">
            <w:pPr>
              <w:pStyle w:val="OMDV"/>
              <w:rPr>
                <w:lang w:eastAsia="ru-RU"/>
              </w:rPr>
              <w:pPrChange w:id="256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563" w:author="D.Kambarov" w:date="2025-03-13T16:14:00Z">
              <w:tcPr>
                <w:tcW w:w="416" w:type="dxa"/>
                <w:vAlign w:val="center"/>
              </w:tcPr>
            </w:tcPrChange>
          </w:tcPr>
          <w:p w14:paraId="7EC0156B" w14:textId="77777777" w:rsidR="00A66D76" w:rsidRDefault="00C835C6">
            <w:pPr>
              <w:pStyle w:val="OMDV"/>
              <w:rPr>
                <w:lang w:eastAsia="ru-RU"/>
              </w:rPr>
              <w:pPrChange w:id="256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565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2A02B5FD" w14:textId="77777777" w:rsidR="00A66D76" w:rsidRDefault="00C835C6">
            <w:pPr>
              <w:pStyle w:val="OMDV"/>
              <w:rPr>
                <w:lang w:eastAsia="ru-RU"/>
              </w:rPr>
              <w:pPrChange w:id="256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56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50C7829" w14:textId="77777777" w:rsidR="00A66D76" w:rsidRDefault="00C835C6">
            <w:pPr>
              <w:pStyle w:val="OMDV"/>
              <w:rPr>
                <w:lang w:eastAsia="ru-RU"/>
              </w:rPr>
              <w:pPrChange w:id="256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56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A6AA127" w14:textId="77777777" w:rsidR="00A66D76" w:rsidRDefault="00C835C6">
            <w:pPr>
              <w:pStyle w:val="OMDV"/>
              <w:rPr>
                <w:lang w:eastAsia="ru-RU"/>
              </w:rPr>
              <w:pPrChange w:id="257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57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7B509FE" w14:textId="77777777" w:rsidR="00A66D76" w:rsidRDefault="00A66D76">
            <w:pPr>
              <w:pStyle w:val="OMDV"/>
              <w:rPr>
                <w:lang w:eastAsia="ru-RU"/>
              </w:rPr>
              <w:pPrChange w:id="257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573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374D3149" w14:textId="77777777" w:rsidR="00A66D76" w:rsidRDefault="00A66D76">
            <w:pPr>
              <w:pStyle w:val="OMDV"/>
              <w:rPr>
                <w:lang w:eastAsia="ru-RU"/>
              </w:rPr>
              <w:pPrChange w:id="257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575" w:author="D.Kambarov" w:date="2025-03-13T16:14:00Z">
              <w:tcPr>
                <w:tcW w:w="416" w:type="dxa"/>
                <w:vAlign w:val="center"/>
              </w:tcPr>
            </w:tcPrChange>
          </w:tcPr>
          <w:p w14:paraId="27689975" w14:textId="77777777" w:rsidR="00A66D76" w:rsidRDefault="00A66D76">
            <w:pPr>
              <w:pStyle w:val="OMDV"/>
              <w:rPr>
                <w:lang w:eastAsia="ru-RU"/>
              </w:rPr>
              <w:pPrChange w:id="257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577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72D3F278" w14:textId="77777777" w:rsidR="00A66D76" w:rsidRDefault="00A66D76">
            <w:pPr>
              <w:pStyle w:val="OMDV"/>
              <w:rPr>
                <w:lang w:eastAsia="ru-RU"/>
              </w:rPr>
              <w:pPrChange w:id="257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57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809E50C" w14:textId="77777777" w:rsidR="00A66D76" w:rsidRDefault="00C835C6">
            <w:pPr>
              <w:pStyle w:val="OMDV"/>
              <w:rPr>
                <w:lang w:eastAsia="ru-RU"/>
              </w:rPr>
              <w:pPrChange w:id="258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58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EA4D626" w14:textId="77777777" w:rsidR="00A66D76" w:rsidRDefault="00C835C6">
            <w:pPr>
              <w:pStyle w:val="OMDV"/>
              <w:rPr>
                <w:lang w:val="en-US" w:eastAsia="ru-RU"/>
              </w:rPr>
              <w:pPrChange w:id="2582" w:author="D.Kambarov" w:date="2025-03-13T16:11:00Z">
                <w:pPr>
                  <w:jc w:val="center"/>
                </w:pPr>
              </w:pPrChange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81" w:type="dxa"/>
            <w:vAlign w:val="center"/>
            <w:tcPrChange w:id="2583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54B85302" w14:textId="77777777" w:rsidR="00A66D76" w:rsidRDefault="00C835C6">
            <w:pPr>
              <w:pStyle w:val="OMDV"/>
              <w:rPr>
                <w:lang w:eastAsia="ru-RU"/>
              </w:rPr>
              <w:pPrChange w:id="258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58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E556073" w14:textId="77777777" w:rsidR="00A66D76" w:rsidRDefault="00A66D76">
            <w:pPr>
              <w:pStyle w:val="OMDV"/>
              <w:rPr>
                <w:lang w:eastAsia="ru-RU"/>
              </w:rPr>
              <w:pPrChange w:id="258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587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6C61E4C1" w14:textId="77777777" w:rsidR="00A66D76" w:rsidRDefault="00C835C6">
            <w:pPr>
              <w:pStyle w:val="OMDV"/>
              <w:rPr>
                <w:lang w:eastAsia="ru-RU"/>
              </w:rPr>
              <w:pPrChange w:id="258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589" w:author="D.Kambarov" w:date="2025-03-13T16:14:00Z">
              <w:tcPr>
                <w:tcW w:w="416" w:type="dxa"/>
                <w:vAlign w:val="center"/>
              </w:tcPr>
            </w:tcPrChange>
          </w:tcPr>
          <w:p w14:paraId="0291BD2C" w14:textId="77777777" w:rsidR="00A66D76" w:rsidRDefault="00C835C6">
            <w:pPr>
              <w:pStyle w:val="OMDV"/>
              <w:rPr>
                <w:lang w:eastAsia="ru-RU"/>
              </w:rPr>
              <w:pPrChange w:id="259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59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C12FA9B" w14:textId="77777777" w:rsidR="00A66D76" w:rsidRDefault="00C835C6">
            <w:pPr>
              <w:pStyle w:val="OMDV"/>
              <w:rPr>
                <w:lang w:eastAsia="ru-RU"/>
              </w:rPr>
              <w:pPrChange w:id="259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59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F24D9EF" w14:textId="77777777" w:rsidR="00A66D76" w:rsidRDefault="00A66D76">
            <w:pPr>
              <w:pStyle w:val="OMDV"/>
              <w:rPr>
                <w:lang w:eastAsia="ru-RU"/>
              </w:rPr>
              <w:pPrChange w:id="259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59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3C99D8F" w14:textId="77777777" w:rsidR="00A66D76" w:rsidRDefault="00C835C6">
            <w:pPr>
              <w:pStyle w:val="OMDV"/>
              <w:rPr>
                <w:lang w:eastAsia="ru-RU"/>
              </w:rPr>
              <w:pPrChange w:id="259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59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8AE5AFB" w14:textId="77777777" w:rsidR="00A66D76" w:rsidRDefault="00C835C6">
            <w:pPr>
              <w:pStyle w:val="OMDV"/>
              <w:rPr>
                <w:lang w:eastAsia="ru-RU"/>
              </w:rPr>
              <w:pPrChange w:id="259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59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3E5158A" w14:textId="77777777" w:rsidR="00A66D76" w:rsidRDefault="00C835C6">
            <w:pPr>
              <w:pStyle w:val="OMDV"/>
              <w:rPr>
                <w:lang w:eastAsia="ru-RU"/>
              </w:rPr>
              <w:pPrChange w:id="260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601" w:author="D.Kambarov" w:date="2025-03-13T16:14:00Z">
              <w:tcPr>
                <w:tcW w:w="416" w:type="dxa"/>
                <w:vAlign w:val="center"/>
              </w:tcPr>
            </w:tcPrChange>
          </w:tcPr>
          <w:p w14:paraId="36783E7A" w14:textId="77777777" w:rsidR="00A66D76" w:rsidRDefault="00C835C6">
            <w:pPr>
              <w:pStyle w:val="OMDV"/>
              <w:rPr>
                <w:lang w:eastAsia="ru-RU"/>
              </w:rPr>
              <w:pPrChange w:id="260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66D6B2D2" w14:textId="77777777" w:rsidTr="00D5388D">
        <w:trPr>
          <w:trHeight w:val="312"/>
          <w:trPrChange w:id="2603" w:author="D.Kambarov" w:date="2025-03-13T16:14:00Z">
            <w:trPr>
              <w:gridAfter w:val="0"/>
              <w:trHeight w:val="312"/>
            </w:trPr>
          </w:trPrChange>
        </w:trPr>
        <w:tc>
          <w:tcPr>
            <w:tcW w:w="3256" w:type="dxa"/>
            <w:vAlign w:val="center"/>
            <w:tcPrChange w:id="2604" w:author="D.Kambarov" w:date="2025-03-13T16:14:00Z">
              <w:tcPr>
                <w:tcW w:w="3082" w:type="dxa"/>
                <w:vAlign w:val="center"/>
              </w:tcPr>
            </w:tcPrChange>
          </w:tcPr>
          <w:p w14:paraId="602A03BD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2605" w:author="D.Kambarov" w:date="2025-03-13T16:13:00Z">
                <w:pPr/>
              </w:pPrChange>
            </w:pPr>
            <w:r>
              <w:rPr>
                <w:lang w:eastAsia="ru-RU"/>
              </w:rPr>
              <w:t xml:space="preserve">Стена внутренняя – трассировка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409" w:type="dxa"/>
            <w:vAlign w:val="center"/>
            <w:tcPrChange w:id="2606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46DE4E70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2607" w:author="D.Kambarov" w:date="2025-03-13T16:13:00Z">
                <w:pPr/>
              </w:pPrChange>
            </w:pPr>
            <w:r>
              <w:rPr>
                <w:i/>
                <w:lang w:eastAsia="ru-RU"/>
              </w:rPr>
              <w:t>Трассировка</w:t>
            </w:r>
          </w:p>
        </w:tc>
        <w:tc>
          <w:tcPr>
            <w:tcW w:w="445" w:type="dxa"/>
            <w:vAlign w:val="center"/>
            <w:tcPrChange w:id="2608" w:author="D.Kambarov" w:date="2025-03-13T16:14:00Z">
              <w:tcPr>
                <w:tcW w:w="415" w:type="dxa"/>
                <w:vAlign w:val="center"/>
              </w:tcPr>
            </w:tcPrChange>
          </w:tcPr>
          <w:p w14:paraId="5974044A" w14:textId="77777777" w:rsidR="00A66D76" w:rsidRDefault="00C835C6">
            <w:pPr>
              <w:pStyle w:val="OMDV"/>
              <w:rPr>
                <w:lang w:eastAsia="ru-RU"/>
              </w:rPr>
              <w:pPrChange w:id="260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610" w:author="D.Kambarov" w:date="2025-03-13T16:14:00Z">
              <w:tcPr>
                <w:tcW w:w="416" w:type="dxa"/>
                <w:vAlign w:val="center"/>
              </w:tcPr>
            </w:tcPrChange>
          </w:tcPr>
          <w:p w14:paraId="52D57069" w14:textId="77777777" w:rsidR="00A66D76" w:rsidRDefault="00C835C6">
            <w:pPr>
              <w:pStyle w:val="OMDV"/>
              <w:rPr>
                <w:lang w:eastAsia="ru-RU"/>
              </w:rPr>
              <w:pPrChange w:id="2611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612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61464AB4" w14:textId="77777777" w:rsidR="00A66D76" w:rsidRDefault="00C835C6">
            <w:pPr>
              <w:pStyle w:val="OMDV"/>
              <w:rPr>
                <w:lang w:eastAsia="ru-RU"/>
              </w:rPr>
              <w:pPrChange w:id="261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61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0ACBE12" w14:textId="77777777" w:rsidR="00A66D76" w:rsidRDefault="00C835C6">
            <w:pPr>
              <w:pStyle w:val="OMDV"/>
              <w:rPr>
                <w:lang w:eastAsia="ru-RU"/>
              </w:rPr>
              <w:pPrChange w:id="261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61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E049AD8" w14:textId="77777777" w:rsidR="00A66D76" w:rsidRDefault="00A66D76">
            <w:pPr>
              <w:pStyle w:val="OMDV"/>
              <w:rPr>
                <w:lang w:eastAsia="ru-RU"/>
              </w:rPr>
              <w:pPrChange w:id="261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61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1B5364B" w14:textId="77777777" w:rsidR="00A66D76" w:rsidRDefault="00A66D76">
            <w:pPr>
              <w:pStyle w:val="OMDV"/>
              <w:rPr>
                <w:lang w:eastAsia="ru-RU"/>
              </w:rPr>
              <w:pPrChange w:id="261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620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4FF0D5AE" w14:textId="77777777" w:rsidR="00A66D76" w:rsidRDefault="00A66D76">
            <w:pPr>
              <w:pStyle w:val="OMDV"/>
              <w:rPr>
                <w:lang w:eastAsia="ru-RU"/>
              </w:rPr>
              <w:pPrChange w:id="262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622" w:author="D.Kambarov" w:date="2025-03-13T16:14:00Z">
              <w:tcPr>
                <w:tcW w:w="416" w:type="dxa"/>
                <w:vAlign w:val="center"/>
              </w:tcPr>
            </w:tcPrChange>
          </w:tcPr>
          <w:p w14:paraId="6542468E" w14:textId="77777777" w:rsidR="00A66D76" w:rsidRDefault="00A66D76">
            <w:pPr>
              <w:pStyle w:val="OMDV"/>
              <w:rPr>
                <w:lang w:eastAsia="ru-RU"/>
              </w:rPr>
              <w:pPrChange w:id="262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624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3A99A754" w14:textId="77777777" w:rsidR="00A66D76" w:rsidRDefault="00A66D76">
            <w:pPr>
              <w:pStyle w:val="OMDV"/>
              <w:rPr>
                <w:lang w:eastAsia="ru-RU"/>
              </w:rPr>
              <w:pPrChange w:id="262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62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3B51104" w14:textId="77777777" w:rsidR="00A66D76" w:rsidRDefault="00C835C6">
            <w:pPr>
              <w:pStyle w:val="OMDV"/>
              <w:rPr>
                <w:lang w:eastAsia="ru-RU"/>
              </w:rPr>
              <w:pPrChange w:id="262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62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45A9594" w14:textId="77777777" w:rsidR="00A66D76" w:rsidRDefault="00C835C6">
            <w:pPr>
              <w:pStyle w:val="OMDV"/>
              <w:rPr>
                <w:lang w:val="en-US" w:eastAsia="ru-RU"/>
              </w:rPr>
              <w:pPrChange w:id="2629" w:author="D.Kambarov" w:date="2025-03-13T16:11:00Z">
                <w:pPr>
                  <w:jc w:val="center"/>
                </w:pPr>
              </w:pPrChange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81" w:type="dxa"/>
            <w:vAlign w:val="center"/>
            <w:tcPrChange w:id="2630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62292169" w14:textId="77777777" w:rsidR="00A66D76" w:rsidRDefault="00A66D76">
            <w:pPr>
              <w:pStyle w:val="OMDV"/>
              <w:rPr>
                <w:lang w:eastAsia="ru-RU"/>
              </w:rPr>
              <w:pPrChange w:id="263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63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EF3A065" w14:textId="77777777" w:rsidR="00A66D76" w:rsidRDefault="00A66D76">
            <w:pPr>
              <w:pStyle w:val="OMDV"/>
              <w:rPr>
                <w:lang w:eastAsia="ru-RU"/>
              </w:rPr>
              <w:pPrChange w:id="263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634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435D2812" w14:textId="77777777" w:rsidR="00A66D76" w:rsidRDefault="00C835C6">
            <w:pPr>
              <w:pStyle w:val="OMDV"/>
              <w:rPr>
                <w:lang w:eastAsia="ru-RU"/>
              </w:rPr>
              <w:pPrChange w:id="263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636" w:author="D.Kambarov" w:date="2025-03-13T16:14:00Z">
              <w:tcPr>
                <w:tcW w:w="416" w:type="dxa"/>
                <w:vAlign w:val="center"/>
              </w:tcPr>
            </w:tcPrChange>
          </w:tcPr>
          <w:p w14:paraId="67D70B29" w14:textId="77777777" w:rsidR="00A66D76" w:rsidRDefault="00C835C6">
            <w:pPr>
              <w:pStyle w:val="OMDV"/>
              <w:rPr>
                <w:lang w:eastAsia="ru-RU"/>
              </w:rPr>
              <w:pPrChange w:id="263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63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FD40ED1" w14:textId="77777777" w:rsidR="00A66D76" w:rsidRDefault="00C835C6">
            <w:pPr>
              <w:pStyle w:val="OMDV"/>
              <w:rPr>
                <w:lang w:eastAsia="ru-RU"/>
              </w:rPr>
              <w:pPrChange w:id="263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64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549497B" w14:textId="77777777" w:rsidR="00A66D76" w:rsidRDefault="00A66D76">
            <w:pPr>
              <w:pStyle w:val="OMDV"/>
              <w:rPr>
                <w:lang w:eastAsia="ru-RU"/>
              </w:rPr>
              <w:pPrChange w:id="264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64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794E08E" w14:textId="77777777" w:rsidR="00A66D76" w:rsidRDefault="00C835C6">
            <w:pPr>
              <w:pStyle w:val="OMDV"/>
              <w:rPr>
                <w:lang w:eastAsia="ru-RU"/>
              </w:rPr>
              <w:pPrChange w:id="264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64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5777E81" w14:textId="77777777" w:rsidR="00A66D76" w:rsidRDefault="00C835C6">
            <w:pPr>
              <w:pStyle w:val="OMDV"/>
              <w:rPr>
                <w:lang w:eastAsia="ru-RU"/>
              </w:rPr>
              <w:pPrChange w:id="264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64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43CE951" w14:textId="77777777" w:rsidR="00A66D76" w:rsidRDefault="00C835C6">
            <w:pPr>
              <w:pStyle w:val="OMDV"/>
              <w:rPr>
                <w:lang w:eastAsia="ru-RU"/>
              </w:rPr>
              <w:pPrChange w:id="264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648" w:author="D.Kambarov" w:date="2025-03-13T16:14:00Z">
              <w:tcPr>
                <w:tcW w:w="416" w:type="dxa"/>
                <w:vAlign w:val="center"/>
              </w:tcPr>
            </w:tcPrChange>
          </w:tcPr>
          <w:p w14:paraId="4FCF82B8" w14:textId="77777777" w:rsidR="00A66D76" w:rsidRDefault="00C835C6">
            <w:pPr>
              <w:pStyle w:val="OMDV"/>
              <w:rPr>
                <w:lang w:eastAsia="ru-RU"/>
              </w:rPr>
              <w:pPrChange w:id="264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6960CF46" w14:textId="77777777" w:rsidTr="00D5388D">
        <w:trPr>
          <w:trHeight w:val="312"/>
          <w:trPrChange w:id="2650" w:author="D.Kambarov" w:date="2025-03-13T16:14:00Z">
            <w:trPr>
              <w:gridAfter w:val="0"/>
              <w:trHeight w:val="312"/>
            </w:trPr>
          </w:trPrChange>
        </w:trPr>
        <w:tc>
          <w:tcPr>
            <w:tcW w:w="3256" w:type="dxa"/>
            <w:vAlign w:val="center"/>
            <w:tcPrChange w:id="2651" w:author="D.Kambarov" w:date="2025-03-13T16:14:00Z">
              <w:tcPr>
                <w:tcW w:w="3082" w:type="dxa"/>
                <w:vAlign w:val="center"/>
              </w:tcPr>
            </w:tcPrChange>
          </w:tcPr>
          <w:p w14:paraId="5597044B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2652" w:author="D.Kambarov" w:date="2025-03-13T16:13:00Z">
                <w:pPr/>
              </w:pPrChange>
            </w:pPr>
            <w:r>
              <w:rPr>
                <w:lang w:eastAsia="ru-RU"/>
              </w:rPr>
              <w:t xml:space="preserve">Внутренняя отделка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409" w:type="dxa"/>
            <w:vAlign w:val="center"/>
            <w:tcPrChange w:id="2653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1D8CA191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2654" w:author="D.Kambarov" w:date="2025-03-13T16:13:00Z">
                <w:pPr/>
              </w:pPrChange>
            </w:pPr>
            <w:r>
              <w:rPr>
                <w:i/>
                <w:lang w:eastAsia="ru-RU"/>
              </w:rPr>
              <w:t>Отделка внутренняя</w:t>
            </w:r>
          </w:p>
        </w:tc>
        <w:tc>
          <w:tcPr>
            <w:tcW w:w="445" w:type="dxa"/>
            <w:vAlign w:val="center"/>
            <w:tcPrChange w:id="2655" w:author="D.Kambarov" w:date="2025-03-13T16:14:00Z">
              <w:tcPr>
                <w:tcW w:w="415" w:type="dxa"/>
                <w:vAlign w:val="center"/>
              </w:tcPr>
            </w:tcPrChange>
          </w:tcPr>
          <w:p w14:paraId="371EF5DE" w14:textId="77777777" w:rsidR="00A66D76" w:rsidRDefault="00C835C6">
            <w:pPr>
              <w:pStyle w:val="OMDV"/>
              <w:rPr>
                <w:lang w:eastAsia="ru-RU"/>
              </w:rPr>
              <w:pPrChange w:id="265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657" w:author="D.Kambarov" w:date="2025-03-13T16:14:00Z">
              <w:tcPr>
                <w:tcW w:w="416" w:type="dxa"/>
                <w:vAlign w:val="center"/>
              </w:tcPr>
            </w:tcPrChange>
          </w:tcPr>
          <w:p w14:paraId="39CB1659" w14:textId="77777777" w:rsidR="00A66D76" w:rsidRDefault="00C835C6">
            <w:pPr>
              <w:pStyle w:val="OMDV"/>
              <w:rPr>
                <w:lang w:eastAsia="ru-RU"/>
              </w:rPr>
              <w:pPrChange w:id="265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659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3F251FDC" w14:textId="77777777" w:rsidR="00A66D76" w:rsidRDefault="00C835C6">
            <w:pPr>
              <w:pStyle w:val="OMDV"/>
              <w:rPr>
                <w:lang w:eastAsia="ru-RU"/>
              </w:rPr>
              <w:pPrChange w:id="266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66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E44185C" w14:textId="77777777" w:rsidR="00A66D76" w:rsidRDefault="00C835C6">
            <w:pPr>
              <w:pStyle w:val="OMDV"/>
              <w:rPr>
                <w:lang w:eastAsia="ru-RU"/>
              </w:rPr>
              <w:pPrChange w:id="266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66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567484D" w14:textId="77777777" w:rsidR="00A66D76" w:rsidRDefault="00A66D76">
            <w:pPr>
              <w:pStyle w:val="OMDV"/>
              <w:rPr>
                <w:lang w:eastAsia="ru-RU"/>
              </w:rPr>
              <w:pPrChange w:id="266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66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64DABBB" w14:textId="77777777" w:rsidR="00A66D76" w:rsidRDefault="00C835C6">
            <w:pPr>
              <w:pStyle w:val="OMDV"/>
              <w:rPr>
                <w:lang w:eastAsia="ru-RU"/>
              </w:rPr>
              <w:pPrChange w:id="266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667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2CC20525" w14:textId="77777777" w:rsidR="00A66D76" w:rsidRDefault="00A66D76">
            <w:pPr>
              <w:pStyle w:val="OMDV"/>
              <w:rPr>
                <w:lang w:eastAsia="ru-RU"/>
              </w:rPr>
              <w:pPrChange w:id="266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669" w:author="D.Kambarov" w:date="2025-03-13T16:14:00Z">
              <w:tcPr>
                <w:tcW w:w="416" w:type="dxa"/>
                <w:vAlign w:val="center"/>
              </w:tcPr>
            </w:tcPrChange>
          </w:tcPr>
          <w:p w14:paraId="2A4C189C" w14:textId="77777777" w:rsidR="00A66D76" w:rsidRDefault="00A66D76">
            <w:pPr>
              <w:pStyle w:val="OMDV"/>
              <w:rPr>
                <w:lang w:eastAsia="ru-RU"/>
              </w:rPr>
              <w:pPrChange w:id="267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671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4458ED0B" w14:textId="77777777" w:rsidR="00A66D76" w:rsidRDefault="00A66D76">
            <w:pPr>
              <w:pStyle w:val="OMDV"/>
              <w:rPr>
                <w:lang w:eastAsia="ru-RU"/>
              </w:rPr>
              <w:pPrChange w:id="267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67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28A86B4" w14:textId="77777777" w:rsidR="00A66D76" w:rsidRDefault="00C835C6">
            <w:pPr>
              <w:pStyle w:val="OMDV"/>
              <w:rPr>
                <w:lang w:eastAsia="ru-RU"/>
              </w:rPr>
              <w:pPrChange w:id="267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67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75E7AB6" w14:textId="77777777" w:rsidR="00A66D76" w:rsidRDefault="00C835C6">
            <w:pPr>
              <w:pStyle w:val="OMDV"/>
              <w:rPr>
                <w:lang w:val="en-US" w:eastAsia="ru-RU"/>
              </w:rPr>
              <w:pPrChange w:id="2676" w:author="D.Kambarov" w:date="2025-03-13T16:11:00Z">
                <w:pPr>
                  <w:jc w:val="center"/>
                </w:pPr>
              </w:pPrChange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81" w:type="dxa"/>
            <w:vAlign w:val="center"/>
            <w:tcPrChange w:id="2677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3E96715B" w14:textId="77777777" w:rsidR="00A66D76" w:rsidRDefault="00C835C6">
            <w:pPr>
              <w:pStyle w:val="OMDV"/>
              <w:rPr>
                <w:lang w:eastAsia="ru-RU"/>
              </w:rPr>
              <w:pPrChange w:id="267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67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C8796B6" w14:textId="77777777" w:rsidR="00A66D76" w:rsidRDefault="00A66D76">
            <w:pPr>
              <w:pStyle w:val="OMDV"/>
              <w:rPr>
                <w:lang w:eastAsia="ru-RU"/>
              </w:rPr>
              <w:pPrChange w:id="268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681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68AD981C" w14:textId="77777777" w:rsidR="00A66D76" w:rsidRDefault="00C835C6">
            <w:pPr>
              <w:pStyle w:val="OMDV"/>
              <w:rPr>
                <w:lang w:eastAsia="ru-RU"/>
              </w:rPr>
              <w:pPrChange w:id="268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683" w:author="D.Kambarov" w:date="2025-03-13T16:14:00Z">
              <w:tcPr>
                <w:tcW w:w="416" w:type="dxa"/>
                <w:vAlign w:val="center"/>
              </w:tcPr>
            </w:tcPrChange>
          </w:tcPr>
          <w:p w14:paraId="66B15BC3" w14:textId="77777777" w:rsidR="00A66D76" w:rsidRDefault="00A66D76">
            <w:pPr>
              <w:pStyle w:val="OMDV"/>
              <w:rPr>
                <w:lang w:eastAsia="ru-RU"/>
              </w:rPr>
              <w:pPrChange w:id="268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68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D1A2FC4" w14:textId="77777777" w:rsidR="00A66D76" w:rsidRDefault="00C835C6">
            <w:pPr>
              <w:pStyle w:val="OMDV"/>
              <w:rPr>
                <w:lang w:eastAsia="ru-RU"/>
              </w:rPr>
              <w:pPrChange w:id="268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68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0A74992" w14:textId="77777777" w:rsidR="00A66D76" w:rsidRDefault="00A66D76">
            <w:pPr>
              <w:pStyle w:val="OMDV"/>
              <w:rPr>
                <w:lang w:eastAsia="ru-RU"/>
              </w:rPr>
              <w:pPrChange w:id="268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68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CBE37F0" w14:textId="77777777" w:rsidR="00A66D76" w:rsidRDefault="00C835C6">
            <w:pPr>
              <w:pStyle w:val="OMDV"/>
              <w:rPr>
                <w:lang w:eastAsia="ru-RU"/>
              </w:rPr>
              <w:pPrChange w:id="269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69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874BA1E" w14:textId="77777777" w:rsidR="00A66D76" w:rsidRDefault="00C835C6">
            <w:pPr>
              <w:pStyle w:val="OMDV"/>
              <w:rPr>
                <w:lang w:eastAsia="ru-RU"/>
              </w:rPr>
              <w:pPrChange w:id="269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69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114F920" w14:textId="77777777" w:rsidR="00A66D76" w:rsidRDefault="00C835C6">
            <w:pPr>
              <w:pStyle w:val="OMDV"/>
              <w:rPr>
                <w:lang w:eastAsia="ru-RU"/>
              </w:rPr>
              <w:pPrChange w:id="269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695" w:author="D.Kambarov" w:date="2025-03-13T16:14:00Z">
              <w:tcPr>
                <w:tcW w:w="416" w:type="dxa"/>
                <w:vAlign w:val="center"/>
              </w:tcPr>
            </w:tcPrChange>
          </w:tcPr>
          <w:p w14:paraId="5CA60D80" w14:textId="77777777" w:rsidR="00A66D76" w:rsidRDefault="00C835C6">
            <w:pPr>
              <w:pStyle w:val="OMDV"/>
              <w:rPr>
                <w:lang w:eastAsia="ru-RU"/>
              </w:rPr>
              <w:pPrChange w:id="269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0B5D91A6" w14:textId="77777777" w:rsidTr="00D5388D">
        <w:trPr>
          <w:trHeight w:val="312"/>
          <w:trPrChange w:id="2697" w:author="D.Kambarov" w:date="2025-03-13T16:14:00Z">
            <w:trPr>
              <w:gridAfter w:val="0"/>
              <w:trHeight w:val="312"/>
            </w:trPr>
          </w:trPrChange>
        </w:trPr>
        <w:tc>
          <w:tcPr>
            <w:tcW w:w="3256" w:type="dxa"/>
            <w:vAlign w:val="center"/>
            <w:tcPrChange w:id="2698" w:author="D.Kambarov" w:date="2025-03-13T16:14:00Z">
              <w:tcPr>
                <w:tcW w:w="3082" w:type="dxa"/>
                <w:vAlign w:val="center"/>
              </w:tcPr>
            </w:tcPrChange>
          </w:tcPr>
          <w:p w14:paraId="41FCA039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2699" w:author="D.Kambarov" w:date="2025-03-13T16:13:00Z">
                <w:pPr/>
              </w:pPrChange>
            </w:pPr>
            <w:r>
              <w:rPr>
                <w:lang w:eastAsia="ru-RU"/>
              </w:rPr>
              <w:t xml:space="preserve">Отделка стен лоджий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409" w:type="dxa"/>
            <w:vAlign w:val="center"/>
            <w:tcPrChange w:id="2700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139B84D9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2701" w:author="D.Kambarov" w:date="2025-03-13T16:13:00Z">
                <w:pPr/>
              </w:pPrChange>
            </w:pPr>
            <w:r>
              <w:rPr>
                <w:i/>
                <w:lang w:eastAsia="ru-RU"/>
              </w:rPr>
              <w:t>Отделка наружная_Лоджии</w:t>
            </w:r>
          </w:p>
        </w:tc>
        <w:tc>
          <w:tcPr>
            <w:tcW w:w="445" w:type="dxa"/>
            <w:vAlign w:val="center"/>
            <w:tcPrChange w:id="2702" w:author="D.Kambarov" w:date="2025-03-13T16:14:00Z">
              <w:tcPr>
                <w:tcW w:w="415" w:type="dxa"/>
                <w:vAlign w:val="center"/>
              </w:tcPr>
            </w:tcPrChange>
          </w:tcPr>
          <w:p w14:paraId="50444003" w14:textId="77777777" w:rsidR="00A66D76" w:rsidRDefault="00C835C6">
            <w:pPr>
              <w:pStyle w:val="OMDV"/>
              <w:rPr>
                <w:lang w:eastAsia="ru-RU"/>
              </w:rPr>
              <w:pPrChange w:id="270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704" w:author="D.Kambarov" w:date="2025-03-13T16:14:00Z">
              <w:tcPr>
                <w:tcW w:w="416" w:type="dxa"/>
                <w:vAlign w:val="center"/>
              </w:tcPr>
            </w:tcPrChange>
          </w:tcPr>
          <w:p w14:paraId="6558A25B" w14:textId="77777777" w:rsidR="00A66D76" w:rsidRDefault="00C835C6">
            <w:pPr>
              <w:pStyle w:val="OMDV"/>
              <w:rPr>
                <w:lang w:eastAsia="ru-RU"/>
              </w:rPr>
              <w:pPrChange w:id="270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706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14597326" w14:textId="77777777" w:rsidR="00A66D76" w:rsidRDefault="00C835C6">
            <w:pPr>
              <w:pStyle w:val="OMDV"/>
              <w:rPr>
                <w:lang w:eastAsia="ru-RU"/>
              </w:rPr>
              <w:pPrChange w:id="270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70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6A33678" w14:textId="77777777" w:rsidR="00A66D76" w:rsidRDefault="00C835C6">
            <w:pPr>
              <w:pStyle w:val="OMDV"/>
              <w:rPr>
                <w:lang w:eastAsia="ru-RU"/>
              </w:rPr>
              <w:pPrChange w:id="270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71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E6D863C" w14:textId="77777777" w:rsidR="00A66D76" w:rsidRDefault="00A66D76">
            <w:pPr>
              <w:pStyle w:val="OMDV"/>
              <w:rPr>
                <w:lang w:eastAsia="ru-RU"/>
              </w:rPr>
              <w:pPrChange w:id="271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71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AC3BA89" w14:textId="77777777" w:rsidR="00A66D76" w:rsidRDefault="00C835C6">
            <w:pPr>
              <w:pStyle w:val="OMDV"/>
              <w:rPr>
                <w:lang w:eastAsia="ru-RU"/>
              </w:rPr>
              <w:pPrChange w:id="271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714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51D7F4A8" w14:textId="77777777" w:rsidR="00A66D76" w:rsidRDefault="00A66D76">
            <w:pPr>
              <w:pStyle w:val="OMDV"/>
              <w:rPr>
                <w:lang w:eastAsia="ru-RU"/>
              </w:rPr>
              <w:pPrChange w:id="271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716" w:author="D.Kambarov" w:date="2025-03-13T16:14:00Z">
              <w:tcPr>
                <w:tcW w:w="416" w:type="dxa"/>
                <w:vAlign w:val="center"/>
              </w:tcPr>
            </w:tcPrChange>
          </w:tcPr>
          <w:p w14:paraId="64D1B788" w14:textId="77777777" w:rsidR="00A66D76" w:rsidRDefault="00A66D76">
            <w:pPr>
              <w:pStyle w:val="OMDV"/>
              <w:rPr>
                <w:lang w:eastAsia="ru-RU"/>
              </w:rPr>
              <w:pPrChange w:id="271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718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5C7AC8D3" w14:textId="77777777" w:rsidR="00A66D76" w:rsidRDefault="00A66D76">
            <w:pPr>
              <w:pStyle w:val="OMDV"/>
              <w:rPr>
                <w:lang w:eastAsia="ru-RU"/>
              </w:rPr>
              <w:pPrChange w:id="271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72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D77407C" w14:textId="77777777" w:rsidR="00A66D76" w:rsidRDefault="00C835C6">
            <w:pPr>
              <w:pStyle w:val="OMDV"/>
              <w:rPr>
                <w:lang w:eastAsia="ru-RU"/>
              </w:rPr>
              <w:pPrChange w:id="2721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72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2F1BC3A" w14:textId="77777777" w:rsidR="00A66D76" w:rsidRDefault="00C835C6">
            <w:pPr>
              <w:pStyle w:val="OMDV"/>
              <w:rPr>
                <w:lang w:val="en-US" w:eastAsia="ru-RU"/>
              </w:rPr>
              <w:pPrChange w:id="2723" w:author="D.Kambarov" w:date="2025-03-13T16:11:00Z">
                <w:pPr>
                  <w:jc w:val="center"/>
                </w:pPr>
              </w:pPrChange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81" w:type="dxa"/>
            <w:vAlign w:val="center"/>
            <w:tcPrChange w:id="2724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5ECEB531" w14:textId="77777777" w:rsidR="00A66D76" w:rsidRDefault="00C835C6">
            <w:pPr>
              <w:pStyle w:val="OMDV"/>
              <w:rPr>
                <w:lang w:eastAsia="ru-RU"/>
              </w:rPr>
              <w:pPrChange w:id="272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72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B09F483" w14:textId="77777777" w:rsidR="00A66D76" w:rsidRDefault="00A66D76">
            <w:pPr>
              <w:pStyle w:val="OMDV"/>
              <w:rPr>
                <w:lang w:eastAsia="ru-RU"/>
              </w:rPr>
              <w:pPrChange w:id="272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728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07F62C05" w14:textId="77777777" w:rsidR="00A66D76" w:rsidRDefault="00C835C6">
            <w:pPr>
              <w:pStyle w:val="OMDV"/>
              <w:rPr>
                <w:lang w:eastAsia="ru-RU"/>
              </w:rPr>
              <w:pPrChange w:id="272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730" w:author="D.Kambarov" w:date="2025-03-13T16:14:00Z">
              <w:tcPr>
                <w:tcW w:w="416" w:type="dxa"/>
                <w:vAlign w:val="center"/>
              </w:tcPr>
            </w:tcPrChange>
          </w:tcPr>
          <w:p w14:paraId="0A037AE9" w14:textId="77777777" w:rsidR="00A66D76" w:rsidRDefault="00A66D76">
            <w:pPr>
              <w:pStyle w:val="OMDV"/>
              <w:rPr>
                <w:lang w:eastAsia="ru-RU"/>
              </w:rPr>
              <w:pPrChange w:id="273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73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28EEDDF" w14:textId="77777777" w:rsidR="00A66D76" w:rsidRDefault="00C835C6">
            <w:pPr>
              <w:pStyle w:val="OMDV"/>
              <w:rPr>
                <w:lang w:eastAsia="ru-RU"/>
              </w:rPr>
              <w:pPrChange w:id="273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73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0486AD1" w14:textId="77777777" w:rsidR="00A66D76" w:rsidRDefault="00A66D76">
            <w:pPr>
              <w:pStyle w:val="OMDV"/>
              <w:rPr>
                <w:lang w:eastAsia="ru-RU"/>
              </w:rPr>
              <w:pPrChange w:id="273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73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5368F7E" w14:textId="77777777" w:rsidR="00A66D76" w:rsidRDefault="00C835C6">
            <w:pPr>
              <w:pStyle w:val="OMDV"/>
              <w:rPr>
                <w:lang w:eastAsia="ru-RU"/>
              </w:rPr>
              <w:pPrChange w:id="273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73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92BBE20" w14:textId="77777777" w:rsidR="00A66D76" w:rsidRDefault="00C835C6">
            <w:pPr>
              <w:pStyle w:val="OMDV"/>
              <w:rPr>
                <w:lang w:eastAsia="ru-RU"/>
              </w:rPr>
              <w:pPrChange w:id="273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74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E29A253" w14:textId="77777777" w:rsidR="00A66D76" w:rsidRDefault="00C835C6">
            <w:pPr>
              <w:pStyle w:val="OMDV"/>
              <w:rPr>
                <w:lang w:eastAsia="ru-RU"/>
              </w:rPr>
              <w:pPrChange w:id="2741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742" w:author="D.Kambarov" w:date="2025-03-13T16:14:00Z">
              <w:tcPr>
                <w:tcW w:w="416" w:type="dxa"/>
                <w:vAlign w:val="center"/>
              </w:tcPr>
            </w:tcPrChange>
          </w:tcPr>
          <w:p w14:paraId="0E4515AF" w14:textId="77777777" w:rsidR="00A66D76" w:rsidRDefault="00A66D76">
            <w:pPr>
              <w:pStyle w:val="OMDV"/>
              <w:rPr>
                <w:lang w:eastAsia="ru-RU"/>
              </w:rPr>
              <w:pPrChange w:id="2743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09D0359B" w14:textId="77777777" w:rsidTr="00D5388D">
        <w:trPr>
          <w:trHeight w:val="312"/>
          <w:trPrChange w:id="2744" w:author="D.Kambarov" w:date="2025-03-13T16:14:00Z">
            <w:trPr>
              <w:gridAfter w:val="0"/>
              <w:trHeight w:val="312"/>
            </w:trPr>
          </w:trPrChange>
        </w:trPr>
        <w:tc>
          <w:tcPr>
            <w:tcW w:w="3256" w:type="dxa"/>
            <w:vAlign w:val="center"/>
            <w:tcPrChange w:id="2745" w:author="D.Kambarov" w:date="2025-03-13T16:14:00Z">
              <w:tcPr>
                <w:tcW w:w="3082" w:type="dxa"/>
                <w:vAlign w:val="center"/>
              </w:tcPr>
            </w:tcPrChange>
          </w:tcPr>
          <w:p w14:paraId="1FA95430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2746" w:author="D.Kambarov" w:date="2025-03-13T16:13:00Z">
                <w:pPr/>
              </w:pPrChange>
            </w:pPr>
            <w:r>
              <w:rPr>
                <w:lang w:eastAsia="ru-RU"/>
              </w:rPr>
              <w:t xml:space="preserve">Отделка стен на кровле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409" w:type="dxa"/>
            <w:vAlign w:val="center"/>
            <w:tcPrChange w:id="2747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3E0F88D5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2748" w:author="D.Kambarov" w:date="2025-03-13T16:13:00Z">
                <w:pPr/>
              </w:pPrChange>
            </w:pPr>
            <w:r>
              <w:rPr>
                <w:i/>
                <w:lang w:eastAsia="ru-RU"/>
              </w:rPr>
              <w:t>Отделка наружная_Кровля</w:t>
            </w:r>
          </w:p>
        </w:tc>
        <w:tc>
          <w:tcPr>
            <w:tcW w:w="445" w:type="dxa"/>
            <w:vAlign w:val="center"/>
            <w:tcPrChange w:id="2749" w:author="D.Kambarov" w:date="2025-03-13T16:14:00Z">
              <w:tcPr>
                <w:tcW w:w="415" w:type="dxa"/>
                <w:vAlign w:val="center"/>
              </w:tcPr>
            </w:tcPrChange>
          </w:tcPr>
          <w:p w14:paraId="75013395" w14:textId="77777777" w:rsidR="00A66D76" w:rsidRDefault="00C835C6">
            <w:pPr>
              <w:pStyle w:val="OMDV"/>
              <w:rPr>
                <w:lang w:eastAsia="ru-RU"/>
              </w:rPr>
              <w:pPrChange w:id="275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751" w:author="D.Kambarov" w:date="2025-03-13T16:14:00Z">
              <w:tcPr>
                <w:tcW w:w="416" w:type="dxa"/>
                <w:vAlign w:val="center"/>
              </w:tcPr>
            </w:tcPrChange>
          </w:tcPr>
          <w:p w14:paraId="4A24E406" w14:textId="77777777" w:rsidR="00A66D76" w:rsidRDefault="00C835C6">
            <w:pPr>
              <w:pStyle w:val="OMDV"/>
              <w:rPr>
                <w:lang w:eastAsia="ru-RU"/>
              </w:rPr>
              <w:pPrChange w:id="275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753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044C8EA1" w14:textId="77777777" w:rsidR="00A66D76" w:rsidRDefault="00C835C6">
            <w:pPr>
              <w:pStyle w:val="OMDV"/>
              <w:rPr>
                <w:lang w:eastAsia="ru-RU"/>
              </w:rPr>
              <w:pPrChange w:id="275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75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8085ECE" w14:textId="77777777" w:rsidR="00A66D76" w:rsidRDefault="00C835C6">
            <w:pPr>
              <w:pStyle w:val="OMDV"/>
              <w:rPr>
                <w:lang w:eastAsia="ru-RU"/>
              </w:rPr>
              <w:pPrChange w:id="275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75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429ADAC" w14:textId="77777777" w:rsidR="00A66D76" w:rsidRDefault="00A66D76">
            <w:pPr>
              <w:pStyle w:val="OMDV"/>
              <w:rPr>
                <w:lang w:eastAsia="ru-RU"/>
              </w:rPr>
              <w:pPrChange w:id="275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75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DF8791A" w14:textId="77777777" w:rsidR="00A66D76" w:rsidRDefault="00C835C6">
            <w:pPr>
              <w:pStyle w:val="OMDV"/>
              <w:rPr>
                <w:lang w:eastAsia="ru-RU"/>
              </w:rPr>
              <w:pPrChange w:id="276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761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104A9737" w14:textId="77777777" w:rsidR="00A66D76" w:rsidRDefault="00A66D76">
            <w:pPr>
              <w:pStyle w:val="OMDV"/>
              <w:rPr>
                <w:lang w:eastAsia="ru-RU"/>
              </w:rPr>
              <w:pPrChange w:id="276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763" w:author="D.Kambarov" w:date="2025-03-13T16:14:00Z">
              <w:tcPr>
                <w:tcW w:w="416" w:type="dxa"/>
                <w:vAlign w:val="center"/>
              </w:tcPr>
            </w:tcPrChange>
          </w:tcPr>
          <w:p w14:paraId="1897D85F" w14:textId="77777777" w:rsidR="00A66D76" w:rsidRDefault="00A66D76">
            <w:pPr>
              <w:pStyle w:val="OMDV"/>
              <w:rPr>
                <w:lang w:eastAsia="ru-RU"/>
              </w:rPr>
              <w:pPrChange w:id="276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765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1454819E" w14:textId="77777777" w:rsidR="00A66D76" w:rsidRDefault="00A66D76">
            <w:pPr>
              <w:pStyle w:val="OMDV"/>
              <w:rPr>
                <w:lang w:eastAsia="ru-RU"/>
              </w:rPr>
              <w:pPrChange w:id="276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76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8FD3A5B" w14:textId="77777777" w:rsidR="00A66D76" w:rsidRDefault="00C835C6">
            <w:pPr>
              <w:pStyle w:val="OMDV"/>
              <w:rPr>
                <w:lang w:eastAsia="ru-RU"/>
              </w:rPr>
              <w:pPrChange w:id="276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76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5B4721F" w14:textId="77777777" w:rsidR="00A66D76" w:rsidRDefault="00C835C6">
            <w:pPr>
              <w:pStyle w:val="OMDV"/>
              <w:rPr>
                <w:lang w:val="en-US" w:eastAsia="ru-RU"/>
              </w:rPr>
              <w:pPrChange w:id="2770" w:author="D.Kambarov" w:date="2025-03-13T16:11:00Z">
                <w:pPr>
                  <w:jc w:val="center"/>
                </w:pPr>
              </w:pPrChange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81" w:type="dxa"/>
            <w:vAlign w:val="center"/>
            <w:tcPrChange w:id="2771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268B10E4" w14:textId="77777777" w:rsidR="00A66D76" w:rsidRDefault="00C835C6">
            <w:pPr>
              <w:pStyle w:val="OMDV"/>
              <w:rPr>
                <w:lang w:eastAsia="ru-RU"/>
              </w:rPr>
              <w:pPrChange w:id="277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77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013B798" w14:textId="77777777" w:rsidR="00A66D76" w:rsidRDefault="00A66D76">
            <w:pPr>
              <w:pStyle w:val="OMDV"/>
              <w:rPr>
                <w:lang w:eastAsia="ru-RU"/>
              </w:rPr>
              <w:pPrChange w:id="277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775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4F7727F9" w14:textId="77777777" w:rsidR="00A66D76" w:rsidRDefault="00C835C6">
            <w:pPr>
              <w:pStyle w:val="OMDV"/>
              <w:rPr>
                <w:lang w:eastAsia="ru-RU"/>
              </w:rPr>
              <w:pPrChange w:id="277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777" w:author="D.Kambarov" w:date="2025-03-13T16:14:00Z">
              <w:tcPr>
                <w:tcW w:w="416" w:type="dxa"/>
                <w:vAlign w:val="center"/>
              </w:tcPr>
            </w:tcPrChange>
          </w:tcPr>
          <w:p w14:paraId="2945488F" w14:textId="77777777" w:rsidR="00A66D76" w:rsidRDefault="00A66D76">
            <w:pPr>
              <w:pStyle w:val="OMDV"/>
              <w:rPr>
                <w:lang w:eastAsia="ru-RU"/>
              </w:rPr>
              <w:pPrChange w:id="277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77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1FD6C44" w14:textId="77777777" w:rsidR="00A66D76" w:rsidRDefault="00C835C6">
            <w:pPr>
              <w:pStyle w:val="OMDV"/>
              <w:rPr>
                <w:lang w:eastAsia="ru-RU"/>
              </w:rPr>
              <w:pPrChange w:id="278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78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22F5022" w14:textId="77777777" w:rsidR="00A66D76" w:rsidRDefault="00A66D76">
            <w:pPr>
              <w:pStyle w:val="OMDV"/>
              <w:rPr>
                <w:lang w:eastAsia="ru-RU"/>
              </w:rPr>
              <w:pPrChange w:id="278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78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C22039C" w14:textId="77777777" w:rsidR="00A66D76" w:rsidRDefault="00C835C6">
            <w:pPr>
              <w:pStyle w:val="OMDV"/>
              <w:rPr>
                <w:lang w:eastAsia="ru-RU"/>
              </w:rPr>
              <w:pPrChange w:id="278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78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FF18104" w14:textId="77777777" w:rsidR="00A66D76" w:rsidRDefault="00C835C6">
            <w:pPr>
              <w:pStyle w:val="OMDV"/>
              <w:rPr>
                <w:lang w:eastAsia="ru-RU"/>
              </w:rPr>
              <w:pPrChange w:id="278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78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EEF4E58" w14:textId="77777777" w:rsidR="00A66D76" w:rsidRDefault="00C835C6">
            <w:pPr>
              <w:pStyle w:val="OMDV"/>
              <w:rPr>
                <w:lang w:eastAsia="ru-RU"/>
              </w:rPr>
              <w:pPrChange w:id="278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789" w:author="D.Kambarov" w:date="2025-03-13T16:14:00Z">
              <w:tcPr>
                <w:tcW w:w="416" w:type="dxa"/>
                <w:vAlign w:val="center"/>
              </w:tcPr>
            </w:tcPrChange>
          </w:tcPr>
          <w:p w14:paraId="2D9D6248" w14:textId="77777777" w:rsidR="00A66D76" w:rsidRDefault="00A66D76">
            <w:pPr>
              <w:pStyle w:val="OMDV"/>
              <w:rPr>
                <w:lang w:eastAsia="ru-RU"/>
              </w:rPr>
              <w:pPrChange w:id="2790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1EB5A935" w14:textId="77777777" w:rsidTr="00D5388D">
        <w:trPr>
          <w:trHeight w:val="312"/>
          <w:trPrChange w:id="2791" w:author="D.Kambarov" w:date="2025-03-13T16:14:00Z">
            <w:trPr>
              <w:gridAfter w:val="0"/>
              <w:trHeight w:val="312"/>
            </w:trPr>
          </w:trPrChange>
        </w:trPr>
        <w:tc>
          <w:tcPr>
            <w:tcW w:w="3256" w:type="dxa"/>
            <w:vAlign w:val="center"/>
            <w:tcPrChange w:id="2792" w:author="D.Kambarov" w:date="2025-03-13T16:14:00Z">
              <w:tcPr>
                <w:tcW w:w="3082" w:type="dxa"/>
                <w:vAlign w:val="center"/>
              </w:tcPr>
            </w:tcPrChange>
          </w:tcPr>
          <w:p w14:paraId="13A53FCC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2793" w:author="D.Kambarov" w:date="2025-03-13T16:13:00Z">
                <w:pPr/>
              </w:pPrChange>
            </w:pPr>
            <w:r>
              <w:rPr>
                <w:lang w:eastAsia="ru-RU"/>
              </w:rPr>
              <w:t>Стена наружная (</w:t>
            </w:r>
            <w:r>
              <w:rPr>
                <w:i/>
                <w:lang w:eastAsia="ru-RU"/>
              </w:rPr>
              <w:t>Стена)</w:t>
            </w:r>
          </w:p>
        </w:tc>
        <w:tc>
          <w:tcPr>
            <w:tcW w:w="2409" w:type="dxa"/>
            <w:vAlign w:val="center"/>
            <w:tcPrChange w:id="2794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458D2956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2795" w:author="D.Kambarov" w:date="2025-03-13T16:13:00Z">
                <w:pPr/>
              </w:pPrChange>
            </w:pPr>
            <w:r>
              <w:rPr>
                <w:i/>
                <w:lang w:eastAsia="ru-RU"/>
              </w:rPr>
              <w:t>Стена наружная</w:t>
            </w:r>
          </w:p>
        </w:tc>
        <w:tc>
          <w:tcPr>
            <w:tcW w:w="445" w:type="dxa"/>
            <w:vAlign w:val="center"/>
            <w:tcPrChange w:id="2796" w:author="D.Kambarov" w:date="2025-03-13T16:14:00Z">
              <w:tcPr>
                <w:tcW w:w="415" w:type="dxa"/>
                <w:vAlign w:val="center"/>
              </w:tcPr>
            </w:tcPrChange>
          </w:tcPr>
          <w:p w14:paraId="537792DF" w14:textId="77777777" w:rsidR="00A66D76" w:rsidRDefault="00C835C6">
            <w:pPr>
              <w:pStyle w:val="OMDV"/>
              <w:rPr>
                <w:lang w:eastAsia="ru-RU"/>
              </w:rPr>
              <w:pPrChange w:id="279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798" w:author="D.Kambarov" w:date="2025-03-13T16:14:00Z">
              <w:tcPr>
                <w:tcW w:w="416" w:type="dxa"/>
                <w:vAlign w:val="center"/>
              </w:tcPr>
            </w:tcPrChange>
          </w:tcPr>
          <w:p w14:paraId="2D4A4B8E" w14:textId="77777777" w:rsidR="00A66D76" w:rsidRDefault="00C835C6">
            <w:pPr>
              <w:pStyle w:val="OMDV"/>
              <w:rPr>
                <w:lang w:eastAsia="ru-RU"/>
              </w:rPr>
              <w:pPrChange w:id="279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800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1641588F" w14:textId="77777777" w:rsidR="00A66D76" w:rsidRDefault="00C835C6">
            <w:pPr>
              <w:pStyle w:val="OMDV"/>
              <w:rPr>
                <w:lang w:eastAsia="ru-RU"/>
              </w:rPr>
              <w:pPrChange w:id="2801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80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3EF34D9" w14:textId="77777777" w:rsidR="00A66D76" w:rsidRDefault="00C835C6">
            <w:pPr>
              <w:pStyle w:val="OMDV"/>
              <w:rPr>
                <w:lang w:eastAsia="ru-RU"/>
              </w:rPr>
              <w:pPrChange w:id="280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80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ACB4CEF" w14:textId="77777777" w:rsidR="00A66D76" w:rsidRDefault="00A66D76">
            <w:pPr>
              <w:pStyle w:val="OMDV"/>
              <w:rPr>
                <w:lang w:eastAsia="ru-RU"/>
              </w:rPr>
              <w:pPrChange w:id="280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80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4536071" w14:textId="77777777" w:rsidR="00A66D76" w:rsidRDefault="00A66D76">
            <w:pPr>
              <w:pStyle w:val="OMDV"/>
              <w:rPr>
                <w:lang w:eastAsia="ru-RU"/>
              </w:rPr>
              <w:pPrChange w:id="280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808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5DA78D04" w14:textId="77777777" w:rsidR="00A66D76" w:rsidRDefault="00A66D76">
            <w:pPr>
              <w:pStyle w:val="OMDV"/>
              <w:rPr>
                <w:lang w:eastAsia="ru-RU"/>
              </w:rPr>
              <w:pPrChange w:id="280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810" w:author="D.Kambarov" w:date="2025-03-13T16:14:00Z">
              <w:tcPr>
                <w:tcW w:w="416" w:type="dxa"/>
                <w:vAlign w:val="center"/>
              </w:tcPr>
            </w:tcPrChange>
          </w:tcPr>
          <w:p w14:paraId="7FD9B49B" w14:textId="77777777" w:rsidR="00A66D76" w:rsidRDefault="00A66D76">
            <w:pPr>
              <w:pStyle w:val="OMDV"/>
              <w:rPr>
                <w:lang w:eastAsia="ru-RU"/>
              </w:rPr>
              <w:pPrChange w:id="281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812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5DF29C90" w14:textId="77777777" w:rsidR="00A66D76" w:rsidRDefault="00A66D76">
            <w:pPr>
              <w:pStyle w:val="OMDV"/>
              <w:rPr>
                <w:lang w:eastAsia="ru-RU"/>
              </w:rPr>
              <w:pPrChange w:id="281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81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F6D1CB3" w14:textId="77777777" w:rsidR="00A66D76" w:rsidRDefault="00C835C6">
            <w:pPr>
              <w:pStyle w:val="OMDV"/>
              <w:rPr>
                <w:lang w:eastAsia="ru-RU"/>
              </w:rPr>
              <w:pPrChange w:id="281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81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7F2D771" w14:textId="77777777" w:rsidR="00A66D76" w:rsidRDefault="00C835C6">
            <w:pPr>
              <w:pStyle w:val="OMDV"/>
              <w:rPr>
                <w:lang w:val="en-US" w:eastAsia="ru-RU"/>
              </w:rPr>
              <w:pPrChange w:id="2817" w:author="D.Kambarov" w:date="2025-03-13T16:11:00Z">
                <w:pPr>
                  <w:jc w:val="center"/>
                </w:pPr>
              </w:pPrChange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81" w:type="dxa"/>
            <w:vAlign w:val="center"/>
            <w:tcPrChange w:id="2818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1A3FF0C8" w14:textId="77777777" w:rsidR="00A66D76" w:rsidRDefault="00C835C6">
            <w:pPr>
              <w:pStyle w:val="OMDV"/>
              <w:rPr>
                <w:lang w:eastAsia="ru-RU"/>
              </w:rPr>
              <w:pPrChange w:id="281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82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204DD42" w14:textId="77777777" w:rsidR="00A66D76" w:rsidRDefault="00A66D76">
            <w:pPr>
              <w:pStyle w:val="OMDV"/>
              <w:rPr>
                <w:lang w:eastAsia="ru-RU"/>
              </w:rPr>
              <w:pPrChange w:id="282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822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2FA8F416" w14:textId="77777777" w:rsidR="00A66D76" w:rsidRDefault="00C835C6">
            <w:pPr>
              <w:pStyle w:val="OMDV"/>
              <w:rPr>
                <w:lang w:eastAsia="ru-RU"/>
              </w:rPr>
              <w:pPrChange w:id="282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824" w:author="D.Kambarov" w:date="2025-03-13T16:14:00Z">
              <w:tcPr>
                <w:tcW w:w="416" w:type="dxa"/>
                <w:vAlign w:val="center"/>
              </w:tcPr>
            </w:tcPrChange>
          </w:tcPr>
          <w:p w14:paraId="7FA8B1ED" w14:textId="77777777" w:rsidR="00A66D76" w:rsidRDefault="00C835C6">
            <w:pPr>
              <w:pStyle w:val="OMDV"/>
              <w:rPr>
                <w:lang w:eastAsia="ru-RU"/>
              </w:rPr>
              <w:pPrChange w:id="282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82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5BECB4F" w14:textId="77777777" w:rsidR="00A66D76" w:rsidRDefault="00C835C6">
            <w:pPr>
              <w:pStyle w:val="OMDV"/>
              <w:rPr>
                <w:lang w:eastAsia="ru-RU"/>
              </w:rPr>
              <w:pPrChange w:id="282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82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38A5312" w14:textId="77777777" w:rsidR="00A66D76" w:rsidRDefault="00A66D76">
            <w:pPr>
              <w:pStyle w:val="OMDV"/>
              <w:rPr>
                <w:lang w:eastAsia="ru-RU"/>
              </w:rPr>
              <w:pPrChange w:id="282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83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CA183F2" w14:textId="77777777" w:rsidR="00A66D76" w:rsidRDefault="00C835C6">
            <w:pPr>
              <w:pStyle w:val="OMDV"/>
              <w:rPr>
                <w:lang w:eastAsia="ru-RU"/>
              </w:rPr>
              <w:pPrChange w:id="2831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83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B4FD3C7" w14:textId="77777777" w:rsidR="00A66D76" w:rsidRDefault="00C835C6">
            <w:pPr>
              <w:pStyle w:val="OMDV"/>
              <w:rPr>
                <w:lang w:eastAsia="ru-RU"/>
              </w:rPr>
              <w:pPrChange w:id="283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83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07C2C53" w14:textId="77777777" w:rsidR="00A66D76" w:rsidRDefault="00C835C6">
            <w:pPr>
              <w:pStyle w:val="OMDV"/>
              <w:rPr>
                <w:lang w:eastAsia="ru-RU"/>
              </w:rPr>
              <w:pPrChange w:id="283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836" w:author="D.Kambarov" w:date="2025-03-13T16:14:00Z">
              <w:tcPr>
                <w:tcW w:w="416" w:type="dxa"/>
                <w:vAlign w:val="center"/>
              </w:tcPr>
            </w:tcPrChange>
          </w:tcPr>
          <w:p w14:paraId="06BD1405" w14:textId="77777777" w:rsidR="00A66D76" w:rsidRDefault="00A66D76">
            <w:pPr>
              <w:pStyle w:val="OMDV"/>
              <w:rPr>
                <w:lang w:eastAsia="ru-RU"/>
              </w:rPr>
              <w:pPrChange w:id="2837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2F05B19E" w14:textId="77777777" w:rsidTr="00D5388D">
        <w:trPr>
          <w:trHeight w:val="312"/>
          <w:trPrChange w:id="2838" w:author="D.Kambarov" w:date="2025-03-13T16:14:00Z">
            <w:trPr>
              <w:gridAfter w:val="0"/>
              <w:trHeight w:val="312"/>
            </w:trPr>
          </w:trPrChange>
        </w:trPr>
        <w:tc>
          <w:tcPr>
            <w:tcW w:w="3256" w:type="dxa"/>
            <w:vAlign w:val="center"/>
            <w:tcPrChange w:id="2839" w:author="D.Kambarov" w:date="2025-03-13T16:14:00Z">
              <w:tcPr>
                <w:tcW w:w="3082" w:type="dxa"/>
                <w:vAlign w:val="center"/>
              </w:tcPr>
            </w:tcPrChange>
          </w:tcPr>
          <w:p w14:paraId="3A29223B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2840" w:author="D.Kambarov" w:date="2025-03-13T16:13:00Z">
                <w:pPr/>
              </w:pPrChange>
            </w:pPr>
            <w:r>
              <w:rPr>
                <w:lang w:eastAsia="ru-RU"/>
              </w:rPr>
              <w:t xml:space="preserve">Кладка на кровле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409" w:type="dxa"/>
            <w:vAlign w:val="center"/>
            <w:tcPrChange w:id="2841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57131251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2842" w:author="D.Kambarov" w:date="2025-03-13T16:13:00Z">
                <w:pPr/>
              </w:pPrChange>
            </w:pPr>
            <w:r>
              <w:rPr>
                <w:i/>
                <w:lang w:eastAsia="ru-RU"/>
              </w:rPr>
              <w:t>Стена_Кровля</w:t>
            </w:r>
          </w:p>
        </w:tc>
        <w:tc>
          <w:tcPr>
            <w:tcW w:w="445" w:type="dxa"/>
            <w:vAlign w:val="center"/>
            <w:tcPrChange w:id="2843" w:author="D.Kambarov" w:date="2025-03-13T16:14:00Z">
              <w:tcPr>
                <w:tcW w:w="415" w:type="dxa"/>
                <w:vAlign w:val="center"/>
              </w:tcPr>
            </w:tcPrChange>
          </w:tcPr>
          <w:p w14:paraId="11B281F3" w14:textId="77777777" w:rsidR="00A66D76" w:rsidRDefault="00C835C6">
            <w:pPr>
              <w:pStyle w:val="OMDV"/>
              <w:rPr>
                <w:lang w:eastAsia="ru-RU"/>
              </w:rPr>
              <w:pPrChange w:id="284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845" w:author="D.Kambarov" w:date="2025-03-13T16:14:00Z">
              <w:tcPr>
                <w:tcW w:w="416" w:type="dxa"/>
                <w:vAlign w:val="center"/>
              </w:tcPr>
            </w:tcPrChange>
          </w:tcPr>
          <w:p w14:paraId="082FF690" w14:textId="77777777" w:rsidR="00A66D76" w:rsidRDefault="00C835C6">
            <w:pPr>
              <w:pStyle w:val="OMDV"/>
              <w:rPr>
                <w:lang w:eastAsia="ru-RU"/>
              </w:rPr>
              <w:pPrChange w:id="284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847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33129707" w14:textId="77777777" w:rsidR="00A66D76" w:rsidRDefault="00C835C6">
            <w:pPr>
              <w:pStyle w:val="OMDV"/>
              <w:rPr>
                <w:lang w:eastAsia="ru-RU"/>
              </w:rPr>
              <w:pPrChange w:id="284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84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B38C188" w14:textId="77777777" w:rsidR="00A66D76" w:rsidRDefault="00C835C6">
            <w:pPr>
              <w:pStyle w:val="OMDV"/>
              <w:rPr>
                <w:lang w:eastAsia="ru-RU"/>
              </w:rPr>
              <w:pPrChange w:id="285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85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B655E03" w14:textId="77777777" w:rsidR="00A66D76" w:rsidRDefault="00A66D76">
            <w:pPr>
              <w:pStyle w:val="OMDV"/>
              <w:rPr>
                <w:lang w:eastAsia="ru-RU"/>
              </w:rPr>
              <w:pPrChange w:id="285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85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AD49099" w14:textId="77777777" w:rsidR="00A66D76" w:rsidRDefault="00A66D76">
            <w:pPr>
              <w:pStyle w:val="OMDV"/>
              <w:rPr>
                <w:lang w:eastAsia="ru-RU"/>
              </w:rPr>
              <w:pPrChange w:id="285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855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47BC32FF" w14:textId="77777777" w:rsidR="00A66D76" w:rsidRDefault="00A66D76">
            <w:pPr>
              <w:pStyle w:val="OMDV"/>
              <w:rPr>
                <w:lang w:eastAsia="ru-RU"/>
              </w:rPr>
              <w:pPrChange w:id="285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857" w:author="D.Kambarov" w:date="2025-03-13T16:14:00Z">
              <w:tcPr>
                <w:tcW w:w="416" w:type="dxa"/>
                <w:vAlign w:val="center"/>
              </w:tcPr>
            </w:tcPrChange>
          </w:tcPr>
          <w:p w14:paraId="19FD2C64" w14:textId="77777777" w:rsidR="00A66D76" w:rsidRDefault="00A66D76">
            <w:pPr>
              <w:pStyle w:val="OMDV"/>
              <w:rPr>
                <w:lang w:eastAsia="ru-RU"/>
              </w:rPr>
              <w:pPrChange w:id="285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859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209CC44F" w14:textId="77777777" w:rsidR="00A66D76" w:rsidRDefault="00A66D76">
            <w:pPr>
              <w:pStyle w:val="OMDV"/>
              <w:rPr>
                <w:lang w:eastAsia="ru-RU"/>
              </w:rPr>
              <w:pPrChange w:id="286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86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923C538" w14:textId="77777777" w:rsidR="00A66D76" w:rsidRDefault="00C835C6">
            <w:pPr>
              <w:pStyle w:val="OMDV"/>
              <w:rPr>
                <w:lang w:eastAsia="ru-RU"/>
              </w:rPr>
              <w:pPrChange w:id="286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86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C51C9DD" w14:textId="77777777" w:rsidR="00A66D76" w:rsidRDefault="00C835C6">
            <w:pPr>
              <w:pStyle w:val="OMDV"/>
              <w:rPr>
                <w:lang w:val="en-US" w:eastAsia="ru-RU"/>
              </w:rPr>
              <w:pPrChange w:id="2864" w:author="D.Kambarov" w:date="2025-03-13T16:11:00Z">
                <w:pPr>
                  <w:jc w:val="center"/>
                </w:pPr>
              </w:pPrChange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81" w:type="dxa"/>
            <w:vAlign w:val="center"/>
            <w:tcPrChange w:id="2865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58B9F8ED" w14:textId="77777777" w:rsidR="00A66D76" w:rsidRDefault="00C835C6">
            <w:pPr>
              <w:pStyle w:val="OMDV"/>
              <w:rPr>
                <w:lang w:eastAsia="ru-RU"/>
              </w:rPr>
              <w:pPrChange w:id="286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86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18F8D89" w14:textId="77777777" w:rsidR="00A66D76" w:rsidRDefault="00A66D76">
            <w:pPr>
              <w:pStyle w:val="OMDV"/>
              <w:rPr>
                <w:lang w:eastAsia="ru-RU"/>
              </w:rPr>
              <w:pPrChange w:id="286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869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2B35C120" w14:textId="77777777" w:rsidR="00A66D76" w:rsidRDefault="00C835C6">
            <w:pPr>
              <w:pStyle w:val="OMDV"/>
              <w:rPr>
                <w:lang w:eastAsia="ru-RU"/>
              </w:rPr>
              <w:pPrChange w:id="287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871" w:author="D.Kambarov" w:date="2025-03-13T16:14:00Z">
              <w:tcPr>
                <w:tcW w:w="416" w:type="dxa"/>
                <w:vAlign w:val="center"/>
              </w:tcPr>
            </w:tcPrChange>
          </w:tcPr>
          <w:p w14:paraId="483EA1F2" w14:textId="77777777" w:rsidR="00A66D76" w:rsidRDefault="00A66D76">
            <w:pPr>
              <w:pStyle w:val="OMDV"/>
              <w:rPr>
                <w:lang w:eastAsia="ru-RU"/>
              </w:rPr>
              <w:pPrChange w:id="287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87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5D79908" w14:textId="77777777" w:rsidR="00A66D76" w:rsidRDefault="00C835C6">
            <w:pPr>
              <w:pStyle w:val="OMDV"/>
              <w:rPr>
                <w:lang w:eastAsia="ru-RU"/>
              </w:rPr>
              <w:pPrChange w:id="287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87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B1692C2" w14:textId="77777777" w:rsidR="00A66D76" w:rsidRDefault="00A66D76">
            <w:pPr>
              <w:pStyle w:val="OMDV"/>
              <w:rPr>
                <w:lang w:eastAsia="ru-RU"/>
              </w:rPr>
              <w:pPrChange w:id="287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87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C0907ED" w14:textId="77777777" w:rsidR="00A66D76" w:rsidRDefault="00C835C6">
            <w:pPr>
              <w:pStyle w:val="OMDV"/>
              <w:rPr>
                <w:lang w:eastAsia="ru-RU"/>
              </w:rPr>
              <w:pPrChange w:id="287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87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181D4B5" w14:textId="77777777" w:rsidR="00A66D76" w:rsidRDefault="00C835C6">
            <w:pPr>
              <w:pStyle w:val="OMDV"/>
              <w:rPr>
                <w:lang w:eastAsia="ru-RU"/>
              </w:rPr>
              <w:pPrChange w:id="288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88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CC9F3C6" w14:textId="77777777" w:rsidR="00A66D76" w:rsidRDefault="00C835C6">
            <w:pPr>
              <w:pStyle w:val="OMDV"/>
              <w:rPr>
                <w:lang w:eastAsia="ru-RU"/>
              </w:rPr>
              <w:pPrChange w:id="288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883" w:author="D.Kambarov" w:date="2025-03-13T16:14:00Z">
              <w:tcPr>
                <w:tcW w:w="416" w:type="dxa"/>
                <w:vAlign w:val="center"/>
              </w:tcPr>
            </w:tcPrChange>
          </w:tcPr>
          <w:p w14:paraId="6A99F2D4" w14:textId="77777777" w:rsidR="00A66D76" w:rsidRDefault="00A66D76">
            <w:pPr>
              <w:pStyle w:val="OMDV"/>
              <w:rPr>
                <w:lang w:eastAsia="ru-RU"/>
              </w:rPr>
              <w:pPrChange w:id="2884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19A1A490" w14:textId="77777777" w:rsidTr="00D5388D">
        <w:trPr>
          <w:trHeight w:val="312"/>
          <w:trPrChange w:id="2885" w:author="D.Kambarov" w:date="2025-03-13T16:14:00Z">
            <w:trPr>
              <w:gridAfter w:val="0"/>
              <w:trHeight w:val="312"/>
            </w:trPr>
          </w:trPrChange>
        </w:trPr>
        <w:tc>
          <w:tcPr>
            <w:tcW w:w="3256" w:type="dxa"/>
            <w:vAlign w:val="center"/>
            <w:tcPrChange w:id="2886" w:author="D.Kambarov" w:date="2025-03-13T16:14:00Z">
              <w:tcPr>
                <w:tcW w:w="3082" w:type="dxa"/>
                <w:vAlign w:val="center"/>
              </w:tcPr>
            </w:tcPrChange>
          </w:tcPr>
          <w:p w14:paraId="087BC4E2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2887" w:author="D.Kambarov" w:date="2025-03-13T16:13:00Z">
                <w:pPr/>
              </w:pPrChange>
            </w:pPr>
            <w:r>
              <w:rPr>
                <w:lang w:eastAsia="ru-RU"/>
              </w:rPr>
              <w:t>Перекрытие КЖ (перекрытие)</w:t>
            </w:r>
          </w:p>
        </w:tc>
        <w:tc>
          <w:tcPr>
            <w:tcW w:w="2409" w:type="dxa"/>
            <w:vAlign w:val="center"/>
            <w:tcPrChange w:id="2888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0F3CB459" w14:textId="77777777" w:rsidR="00A66D76" w:rsidRDefault="00A66D76">
            <w:pPr>
              <w:pStyle w:val="OMDV"/>
              <w:jc w:val="left"/>
              <w:rPr>
                <w:i/>
                <w:lang w:eastAsia="ru-RU"/>
              </w:rPr>
              <w:pPrChange w:id="2889" w:author="D.Kambarov" w:date="2025-03-13T16:13:00Z">
                <w:pPr/>
              </w:pPrChange>
            </w:pPr>
          </w:p>
        </w:tc>
        <w:tc>
          <w:tcPr>
            <w:tcW w:w="445" w:type="dxa"/>
            <w:vAlign w:val="center"/>
            <w:tcPrChange w:id="2890" w:author="D.Kambarov" w:date="2025-03-13T16:14:00Z">
              <w:tcPr>
                <w:tcW w:w="415" w:type="dxa"/>
                <w:vAlign w:val="center"/>
              </w:tcPr>
            </w:tcPrChange>
          </w:tcPr>
          <w:p w14:paraId="26DF6E2F" w14:textId="77777777" w:rsidR="00A66D76" w:rsidRDefault="00A66D76">
            <w:pPr>
              <w:pStyle w:val="OMDV"/>
              <w:rPr>
                <w:lang w:eastAsia="ru-RU"/>
              </w:rPr>
              <w:pPrChange w:id="289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892" w:author="D.Kambarov" w:date="2025-03-13T16:14:00Z">
              <w:tcPr>
                <w:tcW w:w="416" w:type="dxa"/>
                <w:vAlign w:val="center"/>
              </w:tcPr>
            </w:tcPrChange>
          </w:tcPr>
          <w:p w14:paraId="6492CF39" w14:textId="77777777" w:rsidR="00A66D76" w:rsidRDefault="00A66D76">
            <w:pPr>
              <w:pStyle w:val="OMDV"/>
              <w:rPr>
                <w:lang w:eastAsia="ru-RU"/>
              </w:rPr>
              <w:pPrChange w:id="289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894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6F24A8DA" w14:textId="77777777" w:rsidR="00A66D76" w:rsidRDefault="00A66D76">
            <w:pPr>
              <w:pStyle w:val="OMDV"/>
              <w:rPr>
                <w:lang w:eastAsia="ru-RU"/>
              </w:rPr>
              <w:pPrChange w:id="289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89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C6EA9A8" w14:textId="77777777" w:rsidR="00A66D76" w:rsidRDefault="00A66D76">
            <w:pPr>
              <w:pStyle w:val="OMDV"/>
              <w:rPr>
                <w:lang w:eastAsia="ru-RU"/>
              </w:rPr>
              <w:pPrChange w:id="289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89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C6F729D" w14:textId="77777777" w:rsidR="00A66D76" w:rsidRDefault="00A66D76">
            <w:pPr>
              <w:pStyle w:val="OMDV"/>
              <w:rPr>
                <w:lang w:eastAsia="ru-RU"/>
              </w:rPr>
              <w:pPrChange w:id="289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90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A8CD01F" w14:textId="77777777" w:rsidR="00A66D76" w:rsidRDefault="00A66D76">
            <w:pPr>
              <w:pStyle w:val="OMDV"/>
              <w:rPr>
                <w:lang w:eastAsia="ru-RU"/>
              </w:rPr>
              <w:pPrChange w:id="290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902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5718FC11" w14:textId="77777777" w:rsidR="00A66D76" w:rsidRDefault="00A66D76">
            <w:pPr>
              <w:pStyle w:val="OMDV"/>
              <w:rPr>
                <w:lang w:eastAsia="ru-RU"/>
              </w:rPr>
              <w:pPrChange w:id="290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904" w:author="D.Kambarov" w:date="2025-03-13T16:14:00Z">
              <w:tcPr>
                <w:tcW w:w="416" w:type="dxa"/>
                <w:vAlign w:val="center"/>
              </w:tcPr>
            </w:tcPrChange>
          </w:tcPr>
          <w:p w14:paraId="748B0AF7" w14:textId="77777777" w:rsidR="00A66D76" w:rsidRDefault="00A66D76">
            <w:pPr>
              <w:pStyle w:val="OMDV"/>
              <w:rPr>
                <w:lang w:eastAsia="ru-RU"/>
              </w:rPr>
              <w:pPrChange w:id="290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906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15308A10" w14:textId="77777777" w:rsidR="00A66D76" w:rsidRDefault="00A66D76">
            <w:pPr>
              <w:pStyle w:val="OMDV"/>
              <w:rPr>
                <w:lang w:eastAsia="ru-RU"/>
              </w:rPr>
              <w:pPrChange w:id="290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90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22D43AF" w14:textId="77777777" w:rsidR="00A66D76" w:rsidRDefault="00A66D76">
            <w:pPr>
              <w:pStyle w:val="OMDV"/>
              <w:rPr>
                <w:lang w:eastAsia="ru-RU"/>
              </w:rPr>
              <w:pPrChange w:id="290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91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D8A4913" w14:textId="77777777" w:rsidR="00A66D76" w:rsidRDefault="00A66D76">
            <w:pPr>
              <w:pStyle w:val="OMDV"/>
              <w:rPr>
                <w:lang w:val="en-US" w:eastAsia="ru-RU"/>
              </w:rPr>
              <w:pPrChange w:id="291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912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5D220FBB" w14:textId="77777777" w:rsidR="00A66D76" w:rsidRDefault="00A66D76">
            <w:pPr>
              <w:pStyle w:val="OMDV"/>
              <w:rPr>
                <w:lang w:eastAsia="ru-RU"/>
              </w:rPr>
              <w:pPrChange w:id="291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91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EC261C1" w14:textId="77777777" w:rsidR="00A66D76" w:rsidRDefault="00A66D76">
            <w:pPr>
              <w:pStyle w:val="OMDV"/>
              <w:rPr>
                <w:lang w:eastAsia="ru-RU"/>
              </w:rPr>
              <w:pPrChange w:id="291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916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022D2DBE" w14:textId="77777777" w:rsidR="00A66D76" w:rsidRDefault="00A66D76">
            <w:pPr>
              <w:pStyle w:val="OMDV"/>
              <w:rPr>
                <w:lang w:eastAsia="ru-RU"/>
              </w:rPr>
              <w:pPrChange w:id="291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918" w:author="D.Kambarov" w:date="2025-03-13T16:14:00Z">
              <w:tcPr>
                <w:tcW w:w="416" w:type="dxa"/>
                <w:vAlign w:val="center"/>
              </w:tcPr>
            </w:tcPrChange>
          </w:tcPr>
          <w:p w14:paraId="1A40729F" w14:textId="77777777" w:rsidR="00A66D76" w:rsidRDefault="00A66D76">
            <w:pPr>
              <w:pStyle w:val="OMDV"/>
              <w:rPr>
                <w:lang w:eastAsia="ru-RU"/>
              </w:rPr>
              <w:pPrChange w:id="291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92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579F1C4" w14:textId="77777777" w:rsidR="00A66D76" w:rsidRDefault="00A66D76">
            <w:pPr>
              <w:pStyle w:val="OMDV"/>
              <w:rPr>
                <w:lang w:eastAsia="ru-RU"/>
              </w:rPr>
              <w:pPrChange w:id="292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92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23CB8EF" w14:textId="77777777" w:rsidR="00A66D76" w:rsidRDefault="00C835C6">
            <w:pPr>
              <w:pStyle w:val="OMDV"/>
              <w:rPr>
                <w:lang w:eastAsia="ru-RU"/>
              </w:rPr>
              <w:pPrChange w:id="292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92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E8F5C4E" w14:textId="77777777" w:rsidR="00A66D76" w:rsidRDefault="00A66D76">
            <w:pPr>
              <w:pStyle w:val="OMDV"/>
              <w:rPr>
                <w:lang w:eastAsia="ru-RU"/>
              </w:rPr>
              <w:pPrChange w:id="292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92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CD4C7A5" w14:textId="77777777" w:rsidR="00A66D76" w:rsidRDefault="00C835C6">
            <w:pPr>
              <w:pStyle w:val="OMDV"/>
              <w:rPr>
                <w:lang w:eastAsia="ru-RU"/>
              </w:rPr>
              <w:pPrChange w:id="292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92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9FBDE54" w14:textId="77777777" w:rsidR="00A66D76" w:rsidRDefault="00C835C6">
            <w:pPr>
              <w:pStyle w:val="OMDV"/>
              <w:rPr>
                <w:lang w:eastAsia="ru-RU"/>
              </w:rPr>
              <w:pPrChange w:id="292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930" w:author="D.Kambarov" w:date="2025-03-13T16:14:00Z">
              <w:tcPr>
                <w:tcW w:w="416" w:type="dxa"/>
                <w:vAlign w:val="center"/>
              </w:tcPr>
            </w:tcPrChange>
          </w:tcPr>
          <w:p w14:paraId="4E8D311A" w14:textId="77777777" w:rsidR="00A66D76" w:rsidRDefault="00A66D76">
            <w:pPr>
              <w:pStyle w:val="OMDV"/>
              <w:rPr>
                <w:lang w:eastAsia="ru-RU"/>
              </w:rPr>
              <w:pPrChange w:id="2931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3454505A" w14:textId="77777777" w:rsidTr="00D5388D">
        <w:trPr>
          <w:trHeight w:val="312"/>
          <w:trPrChange w:id="2932" w:author="D.Kambarov" w:date="2025-03-13T16:14:00Z">
            <w:trPr>
              <w:gridAfter w:val="0"/>
              <w:trHeight w:val="312"/>
            </w:trPr>
          </w:trPrChange>
        </w:trPr>
        <w:tc>
          <w:tcPr>
            <w:tcW w:w="3256" w:type="dxa"/>
            <w:vAlign w:val="center"/>
            <w:tcPrChange w:id="2933" w:author="D.Kambarov" w:date="2025-03-13T16:14:00Z">
              <w:tcPr>
                <w:tcW w:w="3082" w:type="dxa"/>
                <w:vAlign w:val="center"/>
              </w:tcPr>
            </w:tcPrChange>
          </w:tcPr>
          <w:p w14:paraId="6932F44A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2934" w:author="D.Kambarov" w:date="2025-03-13T16:13:00Z">
                <w:pPr/>
              </w:pPrChange>
            </w:pPr>
            <w:r>
              <w:rPr>
                <w:lang w:eastAsia="ru-RU"/>
              </w:rPr>
              <w:t xml:space="preserve">Отделка цоколя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409" w:type="dxa"/>
            <w:vAlign w:val="center"/>
            <w:tcPrChange w:id="2935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62D29BC3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2936" w:author="D.Kambarov" w:date="2025-03-13T16:13:00Z">
                <w:pPr/>
              </w:pPrChange>
            </w:pPr>
            <w:r>
              <w:rPr>
                <w:i/>
                <w:lang w:eastAsia="ru-RU"/>
              </w:rPr>
              <w:t>Отделка наружная_Цоколь</w:t>
            </w:r>
          </w:p>
        </w:tc>
        <w:tc>
          <w:tcPr>
            <w:tcW w:w="445" w:type="dxa"/>
            <w:vAlign w:val="center"/>
            <w:tcPrChange w:id="2937" w:author="D.Kambarov" w:date="2025-03-13T16:14:00Z">
              <w:tcPr>
                <w:tcW w:w="415" w:type="dxa"/>
                <w:vAlign w:val="center"/>
              </w:tcPr>
            </w:tcPrChange>
          </w:tcPr>
          <w:p w14:paraId="44AE82B9" w14:textId="77777777" w:rsidR="00A66D76" w:rsidRDefault="00C835C6">
            <w:pPr>
              <w:pStyle w:val="OMDV"/>
              <w:rPr>
                <w:lang w:eastAsia="ru-RU"/>
              </w:rPr>
              <w:pPrChange w:id="293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939" w:author="D.Kambarov" w:date="2025-03-13T16:14:00Z">
              <w:tcPr>
                <w:tcW w:w="416" w:type="dxa"/>
                <w:vAlign w:val="center"/>
              </w:tcPr>
            </w:tcPrChange>
          </w:tcPr>
          <w:p w14:paraId="75D9C8D9" w14:textId="77777777" w:rsidR="00A66D76" w:rsidRDefault="00C835C6">
            <w:pPr>
              <w:pStyle w:val="OMDV"/>
              <w:rPr>
                <w:lang w:eastAsia="ru-RU"/>
              </w:rPr>
              <w:pPrChange w:id="294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941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3EFB1E46" w14:textId="77777777" w:rsidR="00A66D76" w:rsidRDefault="00C835C6">
            <w:pPr>
              <w:pStyle w:val="OMDV"/>
              <w:rPr>
                <w:lang w:eastAsia="ru-RU"/>
              </w:rPr>
              <w:pPrChange w:id="294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94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2C53D92" w14:textId="77777777" w:rsidR="00A66D76" w:rsidRDefault="00C835C6">
            <w:pPr>
              <w:pStyle w:val="OMDV"/>
              <w:rPr>
                <w:lang w:eastAsia="ru-RU"/>
              </w:rPr>
              <w:pPrChange w:id="294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94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3D7D139" w14:textId="77777777" w:rsidR="00A66D76" w:rsidRDefault="00A66D76">
            <w:pPr>
              <w:pStyle w:val="OMDV"/>
              <w:rPr>
                <w:lang w:eastAsia="ru-RU"/>
              </w:rPr>
              <w:pPrChange w:id="294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94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982409D" w14:textId="77777777" w:rsidR="00A66D76" w:rsidRDefault="00C835C6">
            <w:pPr>
              <w:pStyle w:val="OMDV"/>
              <w:rPr>
                <w:lang w:eastAsia="ru-RU"/>
              </w:rPr>
              <w:pPrChange w:id="294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949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04F596C3" w14:textId="77777777" w:rsidR="00A66D76" w:rsidRDefault="00A66D76">
            <w:pPr>
              <w:pStyle w:val="OMDV"/>
              <w:rPr>
                <w:lang w:eastAsia="ru-RU"/>
              </w:rPr>
              <w:pPrChange w:id="295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951" w:author="D.Kambarov" w:date="2025-03-13T16:14:00Z">
              <w:tcPr>
                <w:tcW w:w="416" w:type="dxa"/>
                <w:vAlign w:val="center"/>
              </w:tcPr>
            </w:tcPrChange>
          </w:tcPr>
          <w:p w14:paraId="5CA57481" w14:textId="77777777" w:rsidR="00A66D76" w:rsidRDefault="00A66D76">
            <w:pPr>
              <w:pStyle w:val="OMDV"/>
              <w:rPr>
                <w:lang w:eastAsia="ru-RU"/>
              </w:rPr>
              <w:pPrChange w:id="295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953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52736582" w14:textId="77777777" w:rsidR="00A66D76" w:rsidRDefault="00A66D76">
            <w:pPr>
              <w:pStyle w:val="OMDV"/>
              <w:rPr>
                <w:lang w:eastAsia="ru-RU"/>
              </w:rPr>
              <w:pPrChange w:id="295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95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00A149A" w14:textId="77777777" w:rsidR="00A66D76" w:rsidRDefault="00C835C6">
            <w:pPr>
              <w:pStyle w:val="OMDV"/>
              <w:rPr>
                <w:lang w:eastAsia="ru-RU"/>
              </w:rPr>
              <w:pPrChange w:id="295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95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DC532C3" w14:textId="77777777" w:rsidR="00A66D76" w:rsidRDefault="00C835C6">
            <w:pPr>
              <w:pStyle w:val="OMDV"/>
              <w:rPr>
                <w:lang w:val="en-US" w:eastAsia="ru-RU"/>
              </w:rPr>
              <w:pPrChange w:id="2958" w:author="D.Kambarov" w:date="2025-03-13T16:11:00Z">
                <w:pPr>
                  <w:jc w:val="center"/>
                </w:pPr>
              </w:pPrChange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81" w:type="dxa"/>
            <w:vAlign w:val="center"/>
            <w:tcPrChange w:id="2959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61391C02" w14:textId="77777777" w:rsidR="00A66D76" w:rsidRDefault="00C835C6">
            <w:pPr>
              <w:pStyle w:val="OMDV"/>
              <w:rPr>
                <w:lang w:eastAsia="ru-RU"/>
              </w:rPr>
              <w:pPrChange w:id="296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96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6F46944" w14:textId="77777777" w:rsidR="00A66D76" w:rsidRDefault="00A66D76">
            <w:pPr>
              <w:pStyle w:val="OMDV"/>
              <w:rPr>
                <w:lang w:eastAsia="ru-RU"/>
              </w:rPr>
              <w:pPrChange w:id="296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963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49774F29" w14:textId="77777777" w:rsidR="00A66D76" w:rsidRDefault="00C835C6">
            <w:pPr>
              <w:pStyle w:val="OMDV"/>
              <w:rPr>
                <w:lang w:eastAsia="ru-RU"/>
              </w:rPr>
              <w:pPrChange w:id="296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965" w:author="D.Kambarov" w:date="2025-03-13T16:14:00Z">
              <w:tcPr>
                <w:tcW w:w="416" w:type="dxa"/>
                <w:vAlign w:val="center"/>
              </w:tcPr>
            </w:tcPrChange>
          </w:tcPr>
          <w:p w14:paraId="0124C299" w14:textId="77777777" w:rsidR="00A66D76" w:rsidRDefault="00A66D76">
            <w:pPr>
              <w:pStyle w:val="OMDV"/>
              <w:rPr>
                <w:lang w:eastAsia="ru-RU"/>
              </w:rPr>
              <w:pPrChange w:id="296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96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A4A0DDE" w14:textId="77777777" w:rsidR="00A66D76" w:rsidRDefault="00C835C6">
            <w:pPr>
              <w:pStyle w:val="OMDV"/>
              <w:rPr>
                <w:lang w:eastAsia="ru-RU"/>
              </w:rPr>
              <w:pPrChange w:id="296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96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602F6E3" w14:textId="77777777" w:rsidR="00A66D76" w:rsidRDefault="00A66D76">
            <w:pPr>
              <w:pStyle w:val="OMDV"/>
              <w:rPr>
                <w:lang w:eastAsia="ru-RU"/>
              </w:rPr>
              <w:pPrChange w:id="297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97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AC61D6F" w14:textId="77777777" w:rsidR="00A66D76" w:rsidRDefault="00C835C6">
            <w:pPr>
              <w:pStyle w:val="OMDV"/>
              <w:rPr>
                <w:lang w:eastAsia="ru-RU"/>
              </w:rPr>
              <w:pPrChange w:id="297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97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D64034A" w14:textId="77777777" w:rsidR="00A66D76" w:rsidRDefault="00C835C6">
            <w:pPr>
              <w:pStyle w:val="OMDV"/>
              <w:rPr>
                <w:lang w:eastAsia="ru-RU"/>
              </w:rPr>
              <w:pPrChange w:id="297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97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0DF1129" w14:textId="77777777" w:rsidR="00A66D76" w:rsidRDefault="00C835C6">
            <w:pPr>
              <w:pStyle w:val="OMDV"/>
              <w:rPr>
                <w:lang w:eastAsia="ru-RU"/>
              </w:rPr>
              <w:pPrChange w:id="297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977" w:author="D.Kambarov" w:date="2025-03-13T16:14:00Z">
              <w:tcPr>
                <w:tcW w:w="416" w:type="dxa"/>
                <w:vAlign w:val="center"/>
              </w:tcPr>
            </w:tcPrChange>
          </w:tcPr>
          <w:p w14:paraId="68A24595" w14:textId="77777777" w:rsidR="00A66D76" w:rsidRDefault="00A66D76">
            <w:pPr>
              <w:pStyle w:val="OMDV"/>
              <w:rPr>
                <w:lang w:eastAsia="ru-RU"/>
              </w:rPr>
              <w:pPrChange w:id="2978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1507E9B3" w14:textId="77777777" w:rsidTr="00D5388D">
        <w:trPr>
          <w:trHeight w:val="312"/>
          <w:trPrChange w:id="2979" w:author="D.Kambarov" w:date="2025-03-13T16:14:00Z">
            <w:trPr>
              <w:gridAfter w:val="0"/>
              <w:trHeight w:val="312"/>
            </w:trPr>
          </w:trPrChange>
        </w:trPr>
        <w:tc>
          <w:tcPr>
            <w:tcW w:w="3256" w:type="dxa"/>
            <w:vAlign w:val="center"/>
            <w:tcPrChange w:id="2980" w:author="D.Kambarov" w:date="2025-03-13T16:14:00Z">
              <w:tcPr>
                <w:tcW w:w="3082" w:type="dxa"/>
                <w:vAlign w:val="center"/>
              </w:tcPr>
            </w:tcPrChange>
          </w:tcPr>
          <w:p w14:paraId="219B63C4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2981" w:author="D.Kambarov" w:date="2025-03-13T16:13:00Z">
                <w:pPr/>
              </w:pPrChange>
            </w:pPr>
            <w:r>
              <w:rPr>
                <w:lang w:eastAsia="ru-RU"/>
              </w:rPr>
              <w:t xml:space="preserve">Утеплитель наружный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409" w:type="dxa"/>
            <w:vAlign w:val="center"/>
            <w:tcPrChange w:id="2982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614F0C3A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2983" w:author="D.Kambarov" w:date="2025-03-13T16:13:00Z">
                <w:pPr/>
              </w:pPrChange>
            </w:pPr>
            <w:r>
              <w:rPr>
                <w:i/>
                <w:lang w:eastAsia="ru-RU"/>
              </w:rPr>
              <w:t>Утеплитель</w:t>
            </w:r>
          </w:p>
        </w:tc>
        <w:tc>
          <w:tcPr>
            <w:tcW w:w="445" w:type="dxa"/>
            <w:vAlign w:val="center"/>
            <w:tcPrChange w:id="2984" w:author="D.Kambarov" w:date="2025-03-13T16:14:00Z">
              <w:tcPr>
                <w:tcW w:w="415" w:type="dxa"/>
                <w:vAlign w:val="center"/>
              </w:tcPr>
            </w:tcPrChange>
          </w:tcPr>
          <w:p w14:paraId="3094E57D" w14:textId="77777777" w:rsidR="00A66D76" w:rsidRDefault="00C835C6">
            <w:pPr>
              <w:pStyle w:val="OMDV"/>
              <w:rPr>
                <w:lang w:eastAsia="ru-RU"/>
              </w:rPr>
              <w:pPrChange w:id="298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986" w:author="D.Kambarov" w:date="2025-03-13T16:14:00Z">
              <w:tcPr>
                <w:tcW w:w="416" w:type="dxa"/>
                <w:vAlign w:val="center"/>
              </w:tcPr>
            </w:tcPrChange>
          </w:tcPr>
          <w:p w14:paraId="5B34ACC6" w14:textId="77777777" w:rsidR="00A66D76" w:rsidRDefault="00C835C6">
            <w:pPr>
              <w:pStyle w:val="OMDV"/>
              <w:rPr>
                <w:lang w:eastAsia="ru-RU"/>
              </w:rPr>
              <w:pPrChange w:id="298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988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0ED502E5" w14:textId="77777777" w:rsidR="00A66D76" w:rsidRDefault="00C835C6">
            <w:pPr>
              <w:pStyle w:val="OMDV"/>
              <w:rPr>
                <w:lang w:eastAsia="ru-RU"/>
              </w:rPr>
              <w:pPrChange w:id="298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99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CDCD24D" w14:textId="77777777" w:rsidR="00A66D76" w:rsidRDefault="00C835C6">
            <w:pPr>
              <w:pStyle w:val="OMDV"/>
              <w:rPr>
                <w:lang w:eastAsia="ru-RU"/>
              </w:rPr>
              <w:pPrChange w:id="2991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99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E7C95E8" w14:textId="77777777" w:rsidR="00A66D76" w:rsidRDefault="00C835C6">
            <w:pPr>
              <w:pStyle w:val="OMDV"/>
              <w:rPr>
                <w:lang w:eastAsia="ru-RU"/>
              </w:rPr>
              <w:pPrChange w:id="299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299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C8FDF7D" w14:textId="77777777" w:rsidR="00A66D76" w:rsidRDefault="00A66D76">
            <w:pPr>
              <w:pStyle w:val="OMDV"/>
              <w:rPr>
                <w:lang w:eastAsia="ru-RU"/>
              </w:rPr>
              <w:pPrChange w:id="299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996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667DA210" w14:textId="77777777" w:rsidR="00A66D76" w:rsidRDefault="00A66D76">
            <w:pPr>
              <w:pStyle w:val="OMDV"/>
              <w:rPr>
                <w:lang w:eastAsia="ru-RU"/>
              </w:rPr>
              <w:pPrChange w:id="299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2998" w:author="D.Kambarov" w:date="2025-03-13T16:14:00Z">
              <w:tcPr>
                <w:tcW w:w="416" w:type="dxa"/>
                <w:vAlign w:val="center"/>
              </w:tcPr>
            </w:tcPrChange>
          </w:tcPr>
          <w:p w14:paraId="7CBF3020" w14:textId="77777777" w:rsidR="00A66D76" w:rsidRDefault="00A66D76">
            <w:pPr>
              <w:pStyle w:val="OMDV"/>
              <w:rPr>
                <w:lang w:eastAsia="ru-RU"/>
              </w:rPr>
              <w:pPrChange w:id="299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000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4DA6468B" w14:textId="77777777" w:rsidR="00A66D76" w:rsidRDefault="00A66D76">
            <w:pPr>
              <w:pStyle w:val="OMDV"/>
              <w:rPr>
                <w:lang w:eastAsia="ru-RU"/>
              </w:rPr>
              <w:pPrChange w:id="300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00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EED1357" w14:textId="77777777" w:rsidR="00A66D76" w:rsidRDefault="00C835C6">
            <w:pPr>
              <w:pStyle w:val="OMDV"/>
              <w:rPr>
                <w:lang w:eastAsia="ru-RU"/>
              </w:rPr>
              <w:pPrChange w:id="300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00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80BF06E" w14:textId="77777777" w:rsidR="00A66D76" w:rsidRDefault="00C835C6">
            <w:pPr>
              <w:pStyle w:val="OMDV"/>
              <w:rPr>
                <w:lang w:val="en-US" w:eastAsia="ru-RU"/>
              </w:rPr>
              <w:pPrChange w:id="3005" w:author="D.Kambarov" w:date="2025-03-13T16:11:00Z">
                <w:pPr>
                  <w:jc w:val="center"/>
                </w:pPr>
              </w:pPrChange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81" w:type="dxa"/>
            <w:vAlign w:val="center"/>
            <w:tcPrChange w:id="3006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2D13A7AB" w14:textId="77777777" w:rsidR="00A66D76" w:rsidRDefault="00C835C6">
            <w:pPr>
              <w:pStyle w:val="OMDV"/>
              <w:rPr>
                <w:lang w:eastAsia="ru-RU"/>
              </w:rPr>
              <w:pPrChange w:id="300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00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61420B0" w14:textId="77777777" w:rsidR="00A66D76" w:rsidRDefault="00A66D76">
            <w:pPr>
              <w:pStyle w:val="OMDV"/>
              <w:rPr>
                <w:lang w:eastAsia="ru-RU"/>
              </w:rPr>
              <w:pPrChange w:id="300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010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2D36EA69" w14:textId="77777777" w:rsidR="00A66D76" w:rsidRDefault="00C835C6">
            <w:pPr>
              <w:pStyle w:val="OMDV"/>
              <w:rPr>
                <w:lang w:eastAsia="ru-RU"/>
              </w:rPr>
              <w:pPrChange w:id="3011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012" w:author="D.Kambarov" w:date="2025-03-13T16:14:00Z">
              <w:tcPr>
                <w:tcW w:w="416" w:type="dxa"/>
                <w:vAlign w:val="center"/>
              </w:tcPr>
            </w:tcPrChange>
          </w:tcPr>
          <w:p w14:paraId="2ECB9C41" w14:textId="77777777" w:rsidR="00A66D76" w:rsidRDefault="00A66D76">
            <w:pPr>
              <w:pStyle w:val="OMDV"/>
              <w:rPr>
                <w:lang w:eastAsia="ru-RU"/>
              </w:rPr>
              <w:pPrChange w:id="301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01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43648D9" w14:textId="77777777" w:rsidR="00A66D76" w:rsidRDefault="00C835C6">
            <w:pPr>
              <w:pStyle w:val="OMDV"/>
              <w:rPr>
                <w:lang w:eastAsia="ru-RU"/>
              </w:rPr>
              <w:pPrChange w:id="301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01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1958180" w14:textId="77777777" w:rsidR="00A66D76" w:rsidRDefault="00A66D76">
            <w:pPr>
              <w:pStyle w:val="OMDV"/>
              <w:rPr>
                <w:lang w:eastAsia="ru-RU"/>
              </w:rPr>
              <w:pPrChange w:id="301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01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F95EF15" w14:textId="77777777" w:rsidR="00A66D76" w:rsidRDefault="00C835C6">
            <w:pPr>
              <w:pStyle w:val="OMDV"/>
              <w:rPr>
                <w:lang w:eastAsia="ru-RU"/>
              </w:rPr>
              <w:pPrChange w:id="301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02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601BB77" w14:textId="77777777" w:rsidR="00A66D76" w:rsidRDefault="00C835C6">
            <w:pPr>
              <w:pStyle w:val="OMDV"/>
              <w:rPr>
                <w:lang w:eastAsia="ru-RU"/>
              </w:rPr>
              <w:pPrChange w:id="3021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02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B819EF9" w14:textId="77777777" w:rsidR="00A66D76" w:rsidRDefault="00C835C6">
            <w:pPr>
              <w:pStyle w:val="OMDV"/>
              <w:rPr>
                <w:lang w:eastAsia="ru-RU"/>
              </w:rPr>
              <w:pPrChange w:id="302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024" w:author="D.Kambarov" w:date="2025-03-13T16:14:00Z">
              <w:tcPr>
                <w:tcW w:w="416" w:type="dxa"/>
                <w:vAlign w:val="center"/>
              </w:tcPr>
            </w:tcPrChange>
          </w:tcPr>
          <w:p w14:paraId="56BC68A8" w14:textId="77777777" w:rsidR="00A66D76" w:rsidRDefault="00A66D76">
            <w:pPr>
              <w:pStyle w:val="OMDV"/>
              <w:rPr>
                <w:lang w:eastAsia="ru-RU"/>
              </w:rPr>
              <w:pPrChange w:id="3025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553CD218" w14:textId="77777777" w:rsidTr="00D5388D">
        <w:trPr>
          <w:trHeight w:val="312"/>
          <w:trPrChange w:id="3026" w:author="D.Kambarov" w:date="2025-03-13T16:14:00Z">
            <w:trPr>
              <w:gridAfter w:val="0"/>
              <w:trHeight w:val="312"/>
            </w:trPr>
          </w:trPrChange>
        </w:trPr>
        <w:tc>
          <w:tcPr>
            <w:tcW w:w="3256" w:type="dxa"/>
            <w:vAlign w:val="center"/>
            <w:tcPrChange w:id="3027" w:author="D.Kambarov" w:date="2025-03-13T16:14:00Z">
              <w:tcPr>
                <w:tcW w:w="3082" w:type="dxa"/>
                <w:vAlign w:val="center"/>
              </w:tcPr>
            </w:tcPrChange>
          </w:tcPr>
          <w:p w14:paraId="6B9D2462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3028" w:author="D.Kambarov" w:date="2025-03-13T16:13:00Z">
                <w:pPr/>
              </w:pPrChange>
            </w:pPr>
            <w:r>
              <w:rPr>
                <w:lang w:eastAsia="ru-RU"/>
              </w:rPr>
              <w:t xml:space="preserve">Утеплитель лоджии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409" w:type="dxa"/>
            <w:vAlign w:val="center"/>
            <w:tcPrChange w:id="3029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0689B1D3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3030" w:author="D.Kambarov" w:date="2025-03-13T16:13:00Z">
                <w:pPr/>
              </w:pPrChange>
            </w:pPr>
            <w:r>
              <w:rPr>
                <w:i/>
                <w:lang w:eastAsia="ru-RU"/>
              </w:rPr>
              <w:t>Утеплитель_Лоджии</w:t>
            </w:r>
          </w:p>
        </w:tc>
        <w:tc>
          <w:tcPr>
            <w:tcW w:w="445" w:type="dxa"/>
            <w:vAlign w:val="center"/>
            <w:tcPrChange w:id="3031" w:author="D.Kambarov" w:date="2025-03-13T16:14:00Z">
              <w:tcPr>
                <w:tcW w:w="415" w:type="dxa"/>
                <w:vAlign w:val="center"/>
              </w:tcPr>
            </w:tcPrChange>
          </w:tcPr>
          <w:p w14:paraId="6B77A69E" w14:textId="77777777" w:rsidR="00A66D76" w:rsidRDefault="00C835C6">
            <w:pPr>
              <w:pStyle w:val="OMDV"/>
              <w:rPr>
                <w:lang w:eastAsia="ru-RU"/>
              </w:rPr>
              <w:pPrChange w:id="303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033" w:author="D.Kambarov" w:date="2025-03-13T16:14:00Z">
              <w:tcPr>
                <w:tcW w:w="416" w:type="dxa"/>
                <w:vAlign w:val="center"/>
              </w:tcPr>
            </w:tcPrChange>
          </w:tcPr>
          <w:p w14:paraId="683FF9BA" w14:textId="77777777" w:rsidR="00A66D76" w:rsidRDefault="00C835C6">
            <w:pPr>
              <w:pStyle w:val="OMDV"/>
              <w:rPr>
                <w:lang w:eastAsia="ru-RU"/>
              </w:rPr>
              <w:pPrChange w:id="303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035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795C37FF" w14:textId="77777777" w:rsidR="00A66D76" w:rsidRDefault="00C835C6">
            <w:pPr>
              <w:pStyle w:val="OMDV"/>
              <w:rPr>
                <w:lang w:eastAsia="ru-RU"/>
              </w:rPr>
              <w:pPrChange w:id="303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03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1DD3343" w14:textId="77777777" w:rsidR="00A66D76" w:rsidRDefault="00C835C6">
            <w:pPr>
              <w:pStyle w:val="OMDV"/>
              <w:rPr>
                <w:lang w:eastAsia="ru-RU"/>
              </w:rPr>
              <w:pPrChange w:id="303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03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E047477" w14:textId="77777777" w:rsidR="00A66D76" w:rsidRDefault="00C835C6">
            <w:pPr>
              <w:pStyle w:val="OMDV"/>
              <w:rPr>
                <w:lang w:eastAsia="ru-RU"/>
              </w:rPr>
              <w:pPrChange w:id="304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04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BF5055A" w14:textId="77777777" w:rsidR="00A66D76" w:rsidRDefault="00A66D76">
            <w:pPr>
              <w:pStyle w:val="OMDV"/>
              <w:rPr>
                <w:lang w:eastAsia="ru-RU"/>
              </w:rPr>
              <w:pPrChange w:id="304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043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51DAF495" w14:textId="77777777" w:rsidR="00A66D76" w:rsidRDefault="00A66D76">
            <w:pPr>
              <w:pStyle w:val="OMDV"/>
              <w:rPr>
                <w:lang w:eastAsia="ru-RU"/>
              </w:rPr>
              <w:pPrChange w:id="304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045" w:author="D.Kambarov" w:date="2025-03-13T16:14:00Z">
              <w:tcPr>
                <w:tcW w:w="416" w:type="dxa"/>
                <w:vAlign w:val="center"/>
              </w:tcPr>
            </w:tcPrChange>
          </w:tcPr>
          <w:p w14:paraId="57E5DC62" w14:textId="77777777" w:rsidR="00A66D76" w:rsidRDefault="00A66D76">
            <w:pPr>
              <w:pStyle w:val="OMDV"/>
              <w:rPr>
                <w:lang w:eastAsia="ru-RU"/>
              </w:rPr>
              <w:pPrChange w:id="304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047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284476CB" w14:textId="77777777" w:rsidR="00A66D76" w:rsidRDefault="00A66D76">
            <w:pPr>
              <w:pStyle w:val="OMDV"/>
              <w:rPr>
                <w:lang w:eastAsia="ru-RU"/>
              </w:rPr>
              <w:pPrChange w:id="304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04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58DFF65" w14:textId="77777777" w:rsidR="00A66D76" w:rsidRDefault="00C835C6">
            <w:pPr>
              <w:pStyle w:val="OMDV"/>
              <w:rPr>
                <w:lang w:eastAsia="ru-RU"/>
              </w:rPr>
              <w:pPrChange w:id="305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05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38BA1A2" w14:textId="77777777" w:rsidR="00A66D76" w:rsidRDefault="00C835C6">
            <w:pPr>
              <w:pStyle w:val="OMDV"/>
              <w:rPr>
                <w:lang w:val="en-US" w:eastAsia="ru-RU"/>
              </w:rPr>
              <w:pPrChange w:id="3052" w:author="D.Kambarov" w:date="2025-03-13T16:11:00Z">
                <w:pPr>
                  <w:jc w:val="center"/>
                </w:pPr>
              </w:pPrChange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81" w:type="dxa"/>
            <w:vAlign w:val="center"/>
            <w:tcPrChange w:id="3053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6EC47274" w14:textId="77777777" w:rsidR="00A66D76" w:rsidRDefault="00C835C6">
            <w:pPr>
              <w:pStyle w:val="OMDV"/>
              <w:rPr>
                <w:lang w:eastAsia="ru-RU"/>
              </w:rPr>
              <w:pPrChange w:id="305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05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167CB99" w14:textId="77777777" w:rsidR="00A66D76" w:rsidRDefault="00A66D76">
            <w:pPr>
              <w:pStyle w:val="OMDV"/>
              <w:rPr>
                <w:lang w:eastAsia="ru-RU"/>
              </w:rPr>
              <w:pPrChange w:id="305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057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05FA5F03" w14:textId="77777777" w:rsidR="00A66D76" w:rsidRDefault="00C835C6">
            <w:pPr>
              <w:pStyle w:val="OMDV"/>
              <w:rPr>
                <w:lang w:eastAsia="ru-RU"/>
              </w:rPr>
              <w:pPrChange w:id="305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059" w:author="D.Kambarov" w:date="2025-03-13T16:14:00Z">
              <w:tcPr>
                <w:tcW w:w="416" w:type="dxa"/>
                <w:vAlign w:val="center"/>
              </w:tcPr>
            </w:tcPrChange>
          </w:tcPr>
          <w:p w14:paraId="711BB2EE" w14:textId="77777777" w:rsidR="00A66D76" w:rsidRDefault="00C835C6">
            <w:pPr>
              <w:pStyle w:val="OMDV"/>
              <w:rPr>
                <w:lang w:eastAsia="ru-RU"/>
              </w:rPr>
              <w:pPrChange w:id="306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06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EAC4CAE" w14:textId="77777777" w:rsidR="00A66D76" w:rsidRDefault="00C835C6">
            <w:pPr>
              <w:pStyle w:val="OMDV"/>
              <w:rPr>
                <w:lang w:eastAsia="ru-RU"/>
              </w:rPr>
              <w:pPrChange w:id="306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06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3067F4F" w14:textId="77777777" w:rsidR="00A66D76" w:rsidRDefault="00A66D76">
            <w:pPr>
              <w:pStyle w:val="OMDV"/>
              <w:rPr>
                <w:lang w:eastAsia="ru-RU"/>
              </w:rPr>
              <w:pPrChange w:id="306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06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B4EDA34" w14:textId="77777777" w:rsidR="00A66D76" w:rsidRDefault="00C835C6">
            <w:pPr>
              <w:pStyle w:val="OMDV"/>
              <w:rPr>
                <w:lang w:eastAsia="ru-RU"/>
              </w:rPr>
              <w:pPrChange w:id="306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06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B15FB4B" w14:textId="77777777" w:rsidR="00A66D76" w:rsidRDefault="00C835C6">
            <w:pPr>
              <w:pStyle w:val="OMDV"/>
              <w:rPr>
                <w:lang w:eastAsia="ru-RU"/>
              </w:rPr>
              <w:pPrChange w:id="306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06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5565692" w14:textId="77777777" w:rsidR="00A66D76" w:rsidRDefault="00C835C6">
            <w:pPr>
              <w:pStyle w:val="OMDV"/>
              <w:rPr>
                <w:lang w:eastAsia="ru-RU"/>
              </w:rPr>
              <w:pPrChange w:id="307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071" w:author="D.Kambarov" w:date="2025-03-13T16:14:00Z">
              <w:tcPr>
                <w:tcW w:w="416" w:type="dxa"/>
                <w:vAlign w:val="center"/>
              </w:tcPr>
            </w:tcPrChange>
          </w:tcPr>
          <w:p w14:paraId="7C43EF35" w14:textId="77777777" w:rsidR="00A66D76" w:rsidRDefault="00A66D76">
            <w:pPr>
              <w:pStyle w:val="OMDV"/>
              <w:rPr>
                <w:lang w:eastAsia="ru-RU"/>
              </w:rPr>
              <w:pPrChange w:id="3072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516C04FF" w14:textId="77777777" w:rsidTr="00D5388D">
        <w:trPr>
          <w:trHeight w:val="312"/>
          <w:trPrChange w:id="3073" w:author="D.Kambarov" w:date="2025-03-13T16:14:00Z">
            <w:trPr>
              <w:gridAfter w:val="0"/>
              <w:trHeight w:val="312"/>
            </w:trPr>
          </w:trPrChange>
        </w:trPr>
        <w:tc>
          <w:tcPr>
            <w:tcW w:w="3256" w:type="dxa"/>
            <w:vAlign w:val="center"/>
            <w:tcPrChange w:id="3074" w:author="D.Kambarov" w:date="2025-03-13T16:14:00Z">
              <w:tcPr>
                <w:tcW w:w="3082" w:type="dxa"/>
                <w:vAlign w:val="center"/>
              </w:tcPr>
            </w:tcPrChange>
          </w:tcPr>
          <w:p w14:paraId="1954B6B7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3075" w:author="D.Kambarov" w:date="2025-03-13T16:13:00Z">
                <w:pPr/>
              </w:pPrChange>
            </w:pPr>
            <w:r>
              <w:rPr>
                <w:lang w:eastAsia="ru-RU"/>
              </w:rPr>
              <w:t xml:space="preserve">Фасадный материал с подсистемой </w:t>
            </w:r>
            <w:r>
              <w:rPr>
                <w:i/>
                <w:lang w:eastAsia="ru-RU"/>
              </w:rPr>
              <w:t>(Стена/Семейство: Обобщённая модель)</w:t>
            </w:r>
          </w:p>
        </w:tc>
        <w:tc>
          <w:tcPr>
            <w:tcW w:w="2409" w:type="dxa"/>
            <w:vAlign w:val="center"/>
            <w:tcPrChange w:id="3076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61F255B5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3077" w:author="D.Kambarov" w:date="2025-03-13T16:13:00Z">
                <w:pPr/>
              </w:pPrChange>
            </w:pPr>
            <w:r>
              <w:rPr>
                <w:i/>
                <w:lang w:eastAsia="ru-RU"/>
              </w:rPr>
              <w:t>Фасад</w:t>
            </w:r>
          </w:p>
        </w:tc>
        <w:tc>
          <w:tcPr>
            <w:tcW w:w="445" w:type="dxa"/>
            <w:vAlign w:val="center"/>
            <w:tcPrChange w:id="3078" w:author="D.Kambarov" w:date="2025-03-13T16:14:00Z">
              <w:tcPr>
                <w:tcW w:w="415" w:type="dxa"/>
                <w:vAlign w:val="center"/>
              </w:tcPr>
            </w:tcPrChange>
          </w:tcPr>
          <w:p w14:paraId="28CEE8AE" w14:textId="77777777" w:rsidR="00A66D76" w:rsidRDefault="00C835C6">
            <w:pPr>
              <w:pStyle w:val="OMDV"/>
              <w:rPr>
                <w:lang w:eastAsia="ru-RU"/>
              </w:rPr>
              <w:pPrChange w:id="307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080" w:author="D.Kambarov" w:date="2025-03-13T16:14:00Z">
              <w:tcPr>
                <w:tcW w:w="416" w:type="dxa"/>
                <w:vAlign w:val="center"/>
              </w:tcPr>
            </w:tcPrChange>
          </w:tcPr>
          <w:p w14:paraId="24C13294" w14:textId="77777777" w:rsidR="00A66D76" w:rsidRDefault="00C835C6">
            <w:pPr>
              <w:pStyle w:val="OMDV"/>
              <w:rPr>
                <w:lang w:eastAsia="ru-RU"/>
              </w:rPr>
              <w:pPrChange w:id="3081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082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22BE29AA" w14:textId="77777777" w:rsidR="00A66D76" w:rsidRDefault="00C835C6">
            <w:pPr>
              <w:pStyle w:val="OMDV"/>
              <w:rPr>
                <w:lang w:eastAsia="ru-RU"/>
              </w:rPr>
              <w:pPrChange w:id="308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08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45126B0" w14:textId="77777777" w:rsidR="00A66D76" w:rsidRDefault="00A66D76">
            <w:pPr>
              <w:pStyle w:val="OMDV"/>
              <w:rPr>
                <w:lang w:eastAsia="ru-RU"/>
              </w:rPr>
              <w:pPrChange w:id="308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08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8461629" w14:textId="77777777" w:rsidR="00A66D76" w:rsidRDefault="00C835C6">
            <w:pPr>
              <w:pStyle w:val="OMDV"/>
              <w:rPr>
                <w:lang w:eastAsia="ru-RU"/>
              </w:rPr>
              <w:pPrChange w:id="308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08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3CD1635" w14:textId="77777777" w:rsidR="00A66D76" w:rsidRDefault="00A66D76">
            <w:pPr>
              <w:pStyle w:val="OMDV"/>
              <w:rPr>
                <w:lang w:eastAsia="ru-RU"/>
              </w:rPr>
              <w:pPrChange w:id="308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090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4DD9DDFF" w14:textId="77777777" w:rsidR="00A66D76" w:rsidRDefault="00A66D76">
            <w:pPr>
              <w:pStyle w:val="OMDV"/>
              <w:rPr>
                <w:lang w:eastAsia="ru-RU"/>
              </w:rPr>
              <w:pPrChange w:id="309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092" w:author="D.Kambarov" w:date="2025-03-13T16:14:00Z">
              <w:tcPr>
                <w:tcW w:w="416" w:type="dxa"/>
                <w:vAlign w:val="center"/>
              </w:tcPr>
            </w:tcPrChange>
          </w:tcPr>
          <w:p w14:paraId="3A266B4F" w14:textId="77777777" w:rsidR="00A66D76" w:rsidRDefault="00A66D76">
            <w:pPr>
              <w:pStyle w:val="OMDV"/>
              <w:rPr>
                <w:lang w:eastAsia="ru-RU"/>
              </w:rPr>
              <w:pPrChange w:id="309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094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6EEF9036" w14:textId="77777777" w:rsidR="00A66D76" w:rsidRDefault="00A66D76">
            <w:pPr>
              <w:pStyle w:val="OMDV"/>
              <w:rPr>
                <w:lang w:eastAsia="ru-RU"/>
              </w:rPr>
              <w:pPrChange w:id="309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09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77C51A3" w14:textId="77777777" w:rsidR="00A66D76" w:rsidRDefault="00C835C6">
            <w:pPr>
              <w:pStyle w:val="OMDV"/>
              <w:rPr>
                <w:lang w:eastAsia="ru-RU"/>
              </w:rPr>
              <w:pPrChange w:id="309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09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754DB50" w14:textId="77777777" w:rsidR="00A66D76" w:rsidRDefault="00C835C6">
            <w:pPr>
              <w:pStyle w:val="OMDV"/>
              <w:rPr>
                <w:lang w:eastAsia="ru-RU"/>
              </w:rPr>
              <w:pPrChange w:id="309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100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0D6E8B12" w14:textId="77777777" w:rsidR="00A66D76" w:rsidRDefault="00C835C6">
            <w:pPr>
              <w:pStyle w:val="OMDV"/>
              <w:rPr>
                <w:lang w:eastAsia="ru-RU"/>
              </w:rPr>
              <w:pPrChange w:id="3101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10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4D9E084" w14:textId="77777777" w:rsidR="00A66D76" w:rsidRDefault="00A66D76">
            <w:pPr>
              <w:pStyle w:val="OMDV"/>
              <w:rPr>
                <w:lang w:eastAsia="ru-RU"/>
              </w:rPr>
              <w:pPrChange w:id="310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104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158723E3" w14:textId="77777777" w:rsidR="00A66D76" w:rsidRDefault="00C835C6">
            <w:pPr>
              <w:pStyle w:val="OMDV"/>
              <w:rPr>
                <w:lang w:eastAsia="ru-RU"/>
              </w:rPr>
              <w:pPrChange w:id="310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106" w:author="D.Kambarov" w:date="2025-03-13T16:14:00Z">
              <w:tcPr>
                <w:tcW w:w="416" w:type="dxa"/>
                <w:vAlign w:val="center"/>
              </w:tcPr>
            </w:tcPrChange>
          </w:tcPr>
          <w:p w14:paraId="7C787F92" w14:textId="77777777" w:rsidR="00A66D76" w:rsidRDefault="00A66D76">
            <w:pPr>
              <w:pStyle w:val="OMDV"/>
              <w:rPr>
                <w:lang w:eastAsia="ru-RU"/>
              </w:rPr>
              <w:pPrChange w:id="310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10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5C30883" w14:textId="77777777" w:rsidR="00A66D76" w:rsidRDefault="00C835C6">
            <w:pPr>
              <w:pStyle w:val="OMDV"/>
              <w:rPr>
                <w:lang w:eastAsia="ru-RU"/>
              </w:rPr>
              <w:pPrChange w:id="310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11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62A68D4" w14:textId="77777777" w:rsidR="00A66D76" w:rsidRDefault="00A66D76">
            <w:pPr>
              <w:pStyle w:val="OMDV"/>
              <w:rPr>
                <w:lang w:eastAsia="ru-RU"/>
              </w:rPr>
              <w:pPrChange w:id="311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11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4043B52" w14:textId="77777777" w:rsidR="00A66D76" w:rsidRDefault="00C835C6">
            <w:pPr>
              <w:pStyle w:val="OMDV"/>
              <w:rPr>
                <w:lang w:eastAsia="ru-RU"/>
              </w:rPr>
              <w:pPrChange w:id="311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11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1649C5E" w14:textId="77777777" w:rsidR="00A66D76" w:rsidRDefault="00C835C6">
            <w:pPr>
              <w:pStyle w:val="OMDV"/>
              <w:rPr>
                <w:lang w:eastAsia="ru-RU"/>
              </w:rPr>
              <w:pPrChange w:id="311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11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BCFAB6C" w14:textId="77777777" w:rsidR="00A66D76" w:rsidRDefault="00C835C6">
            <w:pPr>
              <w:pStyle w:val="OMDV"/>
              <w:rPr>
                <w:lang w:eastAsia="ru-RU"/>
              </w:rPr>
              <w:pPrChange w:id="311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118" w:author="D.Kambarov" w:date="2025-03-13T16:14:00Z">
              <w:tcPr>
                <w:tcW w:w="416" w:type="dxa"/>
                <w:vAlign w:val="center"/>
              </w:tcPr>
            </w:tcPrChange>
          </w:tcPr>
          <w:p w14:paraId="18F02FF2" w14:textId="77777777" w:rsidR="00A66D76" w:rsidRDefault="00A66D76">
            <w:pPr>
              <w:pStyle w:val="OMDV"/>
              <w:rPr>
                <w:lang w:eastAsia="ru-RU"/>
              </w:rPr>
              <w:pPrChange w:id="3119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24C09B16" w14:textId="77777777" w:rsidTr="00D5388D">
        <w:trPr>
          <w:trHeight w:val="312"/>
          <w:trPrChange w:id="3120" w:author="D.Kambarov" w:date="2025-03-13T16:14:00Z">
            <w:trPr>
              <w:gridAfter w:val="0"/>
              <w:trHeight w:val="312"/>
            </w:trPr>
          </w:trPrChange>
        </w:trPr>
        <w:tc>
          <w:tcPr>
            <w:tcW w:w="3256" w:type="dxa"/>
            <w:vAlign w:val="center"/>
            <w:tcPrChange w:id="3121" w:author="D.Kambarov" w:date="2025-03-13T16:14:00Z">
              <w:tcPr>
                <w:tcW w:w="3082" w:type="dxa"/>
                <w:vAlign w:val="center"/>
              </w:tcPr>
            </w:tcPrChange>
          </w:tcPr>
          <w:p w14:paraId="38087950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3122" w:author="D.Kambarov" w:date="2025-03-13T16:13:00Z">
                <w:pPr/>
              </w:pPrChange>
            </w:pPr>
            <w:r>
              <w:rPr>
                <w:lang w:eastAsia="ru-RU"/>
              </w:rPr>
              <w:t xml:space="preserve">Витражная система – наружное остекление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409" w:type="dxa"/>
            <w:vAlign w:val="center"/>
            <w:tcPrChange w:id="3123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3822C143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3124" w:author="D.Kambarov" w:date="2025-03-13T16:13:00Z">
                <w:pPr/>
              </w:pPrChange>
            </w:pPr>
            <w:r>
              <w:rPr>
                <w:i/>
                <w:lang w:eastAsia="ru-RU"/>
              </w:rPr>
              <w:t>Стена наружная_Остекление</w:t>
            </w:r>
          </w:p>
        </w:tc>
        <w:tc>
          <w:tcPr>
            <w:tcW w:w="445" w:type="dxa"/>
            <w:vAlign w:val="center"/>
            <w:tcPrChange w:id="3125" w:author="D.Kambarov" w:date="2025-03-13T16:14:00Z">
              <w:tcPr>
                <w:tcW w:w="415" w:type="dxa"/>
                <w:vAlign w:val="center"/>
              </w:tcPr>
            </w:tcPrChange>
          </w:tcPr>
          <w:p w14:paraId="285D00F5" w14:textId="77777777" w:rsidR="00A66D76" w:rsidRDefault="00C835C6">
            <w:pPr>
              <w:pStyle w:val="OMDV"/>
              <w:rPr>
                <w:lang w:eastAsia="ru-RU"/>
              </w:rPr>
              <w:pPrChange w:id="312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127" w:author="D.Kambarov" w:date="2025-03-13T16:14:00Z">
              <w:tcPr>
                <w:tcW w:w="416" w:type="dxa"/>
                <w:vAlign w:val="center"/>
              </w:tcPr>
            </w:tcPrChange>
          </w:tcPr>
          <w:p w14:paraId="12FA73C6" w14:textId="77777777" w:rsidR="00A66D76" w:rsidRDefault="00C835C6">
            <w:pPr>
              <w:pStyle w:val="OMDV"/>
              <w:rPr>
                <w:lang w:eastAsia="ru-RU"/>
              </w:rPr>
              <w:pPrChange w:id="312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129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2D383252" w14:textId="77777777" w:rsidR="00A66D76" w:rsidRDefault="00C835C6">
            <w:pPr>
              <w:pStyle w:val="OMDV"/>
              <w:rPr>
                <w:lang w:eastAsia="ru-RU"/>
              </w:rPr>
              <w:pPrChange w:id="313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13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FEF40E3" w14:textId="77777777" w:rsidR="00A66D76" w:rsidRDefault="00A66D76">
            <w:pPr>
              <w:pStyle w:val="OMDV"/>
              <w:rPr>
                <w:lang w:eastAsia="ru-RU"/>
              </w:rPr>
              <w:pPrChange w:id="313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13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8994124" w14:textId="77777777" w:rsidR="00A66D76" w:rsidRDefault="00C835C6">
            <w:pPr>
              <w:pStyle w:val="OMDV"/>
              <w:rPr>
                <w:lang w:eastAsia="ru-RU"/>
              </w:rPr>
              <w:pPrChange w:id="313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13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A650BDF" w14:textId="77777777" w:rsidR="00A66D76" w:rsidRDefault="00A66D76">
            <w:pPr>
              <w:pStyle w:val="OMDV"/>
              <w:rPr>
                <w:lang w:eastAsia="ru-RU"/>
              </w:rPr>
              <w:pPrChange w:id="313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137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0185455A" w14:textId="77777777" w:rsidR="00A66D76" w:rsidRDefault="00A66D76">
            <w:pPr>
              <w:pStyle w:val="OMDV"/>
              <w:rPr>
                <w:lang w:eastAsia="ru-RU"/>
              </w:rPr>
              <w:pPrChange w:id="313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139" w:author="D.Kambarov" w:date="2025-03-13T16:14:00Z">
              <w:tcPr>
                <w:tcW w:w="416" w:type="dxa"/>
                <w:vAlign w:val="center"/>
              </w:tcPr>
            </w:tcPrChange>
          </w:tcPr>
          <w:p w14:paraId="70C25147" w14:textId="77777777" w:rsidR="00A66D76" w:rsidRDefault="00A66D76">
            <w:pPr>
              <w:pStyle w:val="OMDV"/>
              <w:rPr>
                <w:lang w:eastAsia="ru-RU"/>
              </w:rPr>
              <w:pPrChange w:id="314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141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69B50ADA" w14:textId="77777777" w:rsidR="00A66D76" w:rsidRDefault="00A66D76">
            <w:pPr>
              <w:pStyle w:val="OMDV"/>
              <w:rPr>
                <w:lang w:eastAsia="ru-RU"/>
              </w:rPr>
              <w:pPrChange w:id="314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14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16E2E87" w14:textId="77777777" w:rsidR="00A66D76" w:rsidRDefault="00A66D76">
            <w:pPr>
              <w:pStyle w:val="OMDV"/>
              <w:rPr>
                <w:lang w:eastAsia="ru-RU"/>
              </w:rPr>
              <w:pPrChange w:id="314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14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AFBC902" w14:textId="77777777" w:rsidR="00A66D76" w:rsidRDefault="00C835C6">
            <w:pPr>
              <w:pStyle w:val="OMDV"/>
              <w:rPr>
                <w:lang w:eastAsia="ru-RU"/>
              </w:rPr>
              <w:pPrChange w:id="314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147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085B3503" w14:textId="77777777" w:rsidR="00A66D76" w:rsidRDefault="00C835C6">
            <w:pPr>
              <w:pStyle w:val="OMDV"/>
              <w:rPr>
                <w:lang w:eastAsia="ru-RU"/>
              </w:rPr>
              <w:pPrChange w:id="314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14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E0D5B0E" w14:textId="77777777" w:rsidR="00A66D76" w:rsidRDefault="00A66D76">
            <w:pPr>
              <w:pStyle w:val="OMDV"/>
              <w:rPr>
                <w:lang w:eastAsia="ru-RU"/>
              </w:rPr>
              <w:pPrChange w:id="315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151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516AECF2" w14:textId="77777777" w:rsidR="00A66D76" w:rsidRDefault="00A66D76">
            <w:pPr>
              <w:pStyle w:val="OMDV"/>
              <w:rPr>
                <w:lang w:eastAsia="ru-RU"/>
              </w:rPr>
              <w:pPrChange w:id="315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153" w:author="D.Kambarov" w:date="2025-03-13T16:14:00Z">
              <w:tcPr>
                <w:tcW w:w="416" w:type="dxa"/>
                <w:vAlign w:val="center"/>
              </w:tcPr>
            </w:tcPrChange>
          </w:tcPr>
          <w:p w14:paraId="0E10D6FC" w14:textId="77777777" w:rsidR="00A66D76" w:rsidRDefault="00C835C6">
            <w:pPr>
              <w:pStyle w:val="OMDV"/>
              <w:rPr>
                <w:lang w:eastAsia="ru-RU"/>
              </w:rPr>
              <w:pPrChange w:id="315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15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7143792" w14:textId="77777777" w:rsidR="00A66D76" w:rsidRDefault="00C835C6">
            <w:pPr>
              <w:pStyle w:val="OMDV"/>
              <w:rPr>
                <w:lang w:eastAsia="ru-RU"/>
              </w:rPr>
              <w:pPrChange w:id="315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15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DA4B475" w14:textId="77777777" w:rsidR="00A66D76" w:rsidRDefault="00A66D76">
            <w:pPr>
              <w:pStyle w:val="OMDV"/>
              <w:rPr>
                <w:lang w:eastAsia="ru-RU"/>
              </w:rPr>
              <w:pPrChange w:id="315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15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2ABACDE" w14:textId="77777777" w:rsidR="00A66D76" w:rsidRDefault="00A66D76">
            <w:pPr>
              <w:pStyle w:val="OMDV"/>
              <w:rPr>
                <w:lang w:eastAsia="ru-RU"/>
              </w:rPr>
              <w:pPrChange w:id="316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16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F139B9D" w14:textId="77777777" w:rsidR="00A66D76" w:rsidRDefault="00C835C6">
            <w:pPr>
              <w:pStyle w:val="OMDV"/>
              <w:rPr>
                <w:lang w:eastAsia="ru-RU"/>
              </w:rPr>
              <w:pPrChange w:id="316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16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E459D24" w14:textId="77777777" w:rsidR="00A66D76" w:rsidRDefault="00C835C6">
            <w:pPr>
              <w:pStyle w:val="OMDV"/>
              <w:rPr>
                <w:lang w:eastAsia="ru-RU"/>
              </w:rPr>
              <w:pPrChange w:id="316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165" w:author="D.Kambarov" w:date="2025-03-13T16:14:00Z">
              <w:tcPr>
                <w:tcW w:w="416" w:type="dxa"/>
                <w:vAlign w:val="center"/>
              </w:tcPr>
            </w:tcPrChange>
          </w:tcPr>
          <w:p w14:paraId="5FAA5660" w14:textId="77777777" w:rsidR="00A66D76" w:rsidRDefault="00A66D76">
            <w:pPr>
              <w:pStyle w:val="OMDV"/>
              <w:rPr>
                <w:lang w:eastAsia="ru-RU"/>
              </w:rPr>
              <w:pPrChange w:id="3166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5C7FB89E" w14:textId="77777777" w:rsidTr="00D5388D">
        <w:trPr>
          <w:trHeight w:val="312"/>
          <w:trPrChange w:id="3167" w:author="D.Kambarov" w:date="2025-03-13T16:14:00Z">
            <w:trPr>
              <w:gridAfter w:val="0"/>
              <w:trHeight w:val="312"/>
            </w:trPr>
          </w:trPrChange>
        </w:trPr>
        <w:tc>
          <w:tcPr>
            <w:tcW w:w="3256" w:type="dxa"/>
            <w:vAlign w:val="center"/>
            <w:tcPrChange w:id="3168" w:author="D.Kambarov" w:date="2025-03-13T16:14:00Z">
              <w:tcPr>
                <w:tcW w:w="3082" w:type="dxa"/>
                <w:vAlign w:val="center"/>
              </w:tcPr>
            </w:tcPrChange>
          </w:tcPr>
          <w:p w14:paraId="0C0A5849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3169" w:author="D.Kambarov" w:date="2025-03-13T16:13:00Z">
                <w:pPr/>
              </w:pPrChange>
            </w:pPr>
            <w:r>
              <w:rPr>
                <w:lang w:eastAsia="ru-RU"/>
              </w:rPr>
              <w:t xml:space="preserve">Витражная система – перегородка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409" w:type="dxa"/>
            <w:vAlign w:val="center"/>
            <w:tcPrChange w:id="3170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03E9B254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3171" w:author="D.Kambarov" w:date="2025-03-13T16:13:00Z">
                <w:pPr/>
              </w:pPrChange>
            </w:pPr>
            <w:r>
              <w:rPr>
                <w:i/>
                <w:lang w:eastAsia="ru-RU"/>
              </w:rPr>
              <w:t>Стена внутренняя_Витраж</w:t>
            </w:r>
          </w:p>
        </w:tc>
        <w:tc>
          <w:tcPr>
            <w:tcW w:w="445" w:type="dxa"/>
            <w:vAlign w:val="center"/>
            <w:tcPrChange w:id="3172" w:author="D.Kambarov" w:date="2025-03-13T16:14:00Z">
              <w:tcPr>
                <w:tcW w:w="415" w:type="dxa"/>
                <w:vAlign w:val="center"/>
              </w:tcPr>
            </w:tcPrChange>
          </w:tcPr>
          <w:p w14:paraId="376AF0C5" w14:textId="77777777" w:rsidR="00A66D76" w:rsidRDefault="00C835C6">
            <w:pPr>
              <w:pStyle w:val="OMDV"/>
              <w:rPr>
                <w:lang w:eastAsia="ru-RU"/>
              </w:rPr>
              <w:pPrChange w:id="317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174" w:author="D.Kambarov" w:date="2025-03-13T16:14:00Z">
              <w:tcPr>
                <w:tcW w:w="416" w:type="dxa"/>
                <w:vAlign w:val="center"/>
              </w:tcPr>
            </w:tcPrChange>
          </w:tcPr>
          <w:p w14:paraId="1CA38E82" w14:textId="77777777" w:rsidR="00A66D76" w:rsidRDefault="00C835C6">
            <w:pPr>
              <w:pStyle w:val="OMDV"/>
              <w:rPr>
                <w:lang w:eastAsia="ru-RU"/>
              </w:rPr>
              <w:pPrChange w:id="317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176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499EDC01" w14:textId="77777777" w:rsidR="00A66D76" w:rsidRDefault="00C835C6">
            <w:pPr>
              <w:pStyle w:val="OMDV"/>
              <w:rPr>
                <w:lang w:eastAsia="ru-RU"/>
              </w:rPr>
              <w:pPrChange w:id="317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17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E6AF6D7" w14:textId="77777777" w:rsidR="00A66D76" w:rsidRDefault="00A66D76">
            <w:pPr>
              <w:pStyle w:val="OMDV"/>
              <w:rPr>
                <w:lang w:eastAsia="ru-RU"/>
              </w:rPr>
              <w:pPrChange w:id="317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18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88C8633" w14:textId="77777777" w:rsidR="00A66D76" w:rsidRDefault="00C835C6">
            <w:pPr>
              <w:pStyle w:val="OMDV"/>
              <w:rPr>
                <w:lang w:eastAsia="ru-RU"/>
              </w:rPr>
              <w:pPrChange w:id="3181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18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205222D" w14:textId="77777777" w:rsidR="00A66D76" w:rsidRDefault="00A66D76">
            <w:pPr>
              <w:pStyle w:val="OMDV"/>
              <w:rPr>
                <w:lang w:eastAsia="ru-RU"/>
              </w:rPr>
              <w:pPrChange w:id="318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184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79FCF568" w14:textId="77777777" w:rsidR="00A66D76" w:rsidRDefault="00A66D76">
            <w:pPr>
              <w:pStyle w:val="OMDV"/>
              <w:rPr>
                <w:lang w:eastAsia="ru-RU"/>
              </w:rPr>
              <w:pPrChange w:id="318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186" w:author="D.Kambarov" w:date="2025-03-13T16:14:00Z">
              <w:tcPr>
                <w:tcW w:w="416" w:type="dxa"/>
                <w:vAlign w:val="center"/>
              </w:tcPr>
            </w:tcPrChange>
          </w:tcPr>
          <w:p w14:paraId="785F878C" w14:textId="77777777" w:rsidR="00A66D76" w:rsidRDefault="00A66D76">
            <w:pPr>
              <w:pStyle w:val="OMDV"/>
              <w:rPr>
                <w:lang w:eastAsia="ru-RU"/>
              </w:rPr>
              <w:pPrChange w:id="318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188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03DFEDF0" w14:textId="77777777" w:rsidR="00A66D76" w:rsidRDefault="00A66D76">
            <w:pPr>
              <w:pStyle w:val="OMDV"/>
              <w:rPr>
                <w:lang w:eastAsia="ru-RU"/>
              </w:rPr>
              <w:pPrChange w:id="318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19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0B7CF34" w14:textId="77777777" w:rsidR="00A66D76" w:rsidRDefault="00A66D76">
            <w:pPr>
              <w:pStyle w:val="OMDV"/>
              <w:rPr>
                <w:lang w:eastAsia="ru-RU"/>
              </w:rPr>
              <w:pPrChange w:id="319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19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694CE83" w14:textId="77777777" w:rsidR="00A66D76" w:rsidRDefault="00C835C6">
            <w:pPr>
              <w:pStyle w:val="OMDV"/>
              <w:rPr>
                <w:lang w:eastAsia="ru-RU"/>
              </w:rPr>
              <w:pPrChange w:id="319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194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75C36282" w14:textId="77777777" w:rsidR="00A66D76" w:rsidRDefault="00C835C6">
            <w:pPr>
              <w:pStyle w:val="OMDV"/>
              <w:rPr>
                <w:lang w:eastAsia="ru-RU"/>
              </w:rPr>
              <w:pPrChange w:id="319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19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3A71D25" w14:textId="77777777" w:rsidR="00A66D76" w:rsidRDefault="00A66D76">
            <w:pPr>
              <w:pStyle w:val="OMDV"/>
              <w:rPr>
                <w:lang w:eastAsia="ru-RU"/>
              </w:rPr>
              <w:pPrChange w:id="319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198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1D160177" w14:textId="77777777" w:rsidR="00A66D76" w:rsidRDefault="00A66D76">
            <w:pPr>
              <w:pStyle w:val="OMDV"/>
              <w:rPr>
                <w:lang w:eastAsia="ru-RU"/>
              </w:rPr>
              <w:pPrChange w:id="319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200" w:author="D.Kambarov" w:date="2025-03-13T16:14:00Z">
              <w:tcPr>
                <w:tcW w:w="416" w:type="dxa"/>
                <w:vAlign w:val="center"/>
              </w:tcPr>
            </w:tcPrChange>
          </w:tcPr>
          <w:p w14:paraId="7042F0B8" w14:textId="77777777" w:rsidR="00A66D76" w:rsidRDefault="00C835C6">
            <w:pPr>
              <w:pStyle w:val="OMDV"/>
              <w:rPr>
                <w:lang w:eastAsia="ru-RU"/>
              </w:rPr>
              <w:pPrChange w:id="3201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20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319AF6A" w14:textId="77777777" w:rsidR="00A66D76" w:rsidRDefault="00C835C6">
            <w:pPr>
              <w:pStyle w:val="OMDV"/>
              <w:rPr>
                <w:lang w:eastAsia="ru-RU"/>
              </w:rPr>
              <w:pPrChange w:id="320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20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B6B56FE" w14:textId="77777777" w:rsidR="00A66D76" w:rsidRDefault="00A66D76">
            <w:pPr>
              <w:pStyle w:val="OMDV"/>
              <w:rPr>
                <w:lang w:eastAsia="ru-RU"/>
              </w:rPr>
              <w:pPrChange w:id="320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20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FF50DCF" w14:textId="77777777" w:rsidR="00A66D76" w:rsidRDefault="00A66D76">
            <w:pPr>
              <w:pStyle w:val="OMDV"/>
              <w:rPr>
                <w:lang w:eastAsia="ru-RU"/>
              </w:rPr>
              <w:pPrChange w:id="320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20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71FBF99" w14:textId="77777777" w:rsidR="00A66D76" w:rsidRDefault="00C835C6">
            <w:pPr>
              <w:pStyle w:val="OMDV"/>
              <w:rPr>
                <w:lang w:eastAsia="ru-RU"/>
              </w:rPr>
              <w:pPrChange w:id="320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21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8064519" w14:textId="77777777" w:rsidR="00A66D76" w:rsidRDefault="00C835C6">
            <w:pPr>
              <w:pStyle w:val="OMDV"/>
              <w:rPr>
                <w:lang w:eastAsia="ru-RU"/>
              </w:rPr>
              <w:pPrChange w:id="3211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212" w:author="D.Kambarov" w:date="2025-03-13T16:14:00Z">
              <w:tcPr>
                <w:tcW w:w="416" w:type="dxa"/>
                <w:vAlign w:val="center"/>
              </w:tcPr>
            </w:tcPrChange>
          </w:tcPr>
          <w:p w14:paraId="439594F1" w14:textId="77777777" w:rsidR="00A66D76" w:rsidRDefault="00A66D76">
            <w:pPr>
              <w:pStyle w:val="OMDV"/>
              <w:rPr>
                <w:lang w:eastAsia="ru-RU"/>
              </w:rPr>
              <w:pPrChange w:id="3213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14166B6F" w14:textId="77777777" w:rsidTr="00D5388D">
        <w:trPr>
          <w:trHeight w:val="312"/>
          <w:trPrChange w:id="3214" w:author="D.Kambarov" w:date="2025-03-13T16:14:00Z">
            <w:trPr>
              <w:gridAfter w:val="0"/>
              <w:trHeight w:val="312"/>
            </w:trPr>
          </w:trPrChange>
        </w:trPr>
        <w:tc>
          <w:tcPr>
            <w:tcW w:w="3256" w:type="dxa"/>
            <w:vAlign w:val="center"/>
            <w:tcPrChange w:id="3215" w:author="D.Kambarov" w:date="2025-03-13T16:14:00Z">
              <w:tcPr>
                <w:tcW w:w="3082" w:type="dxa"/>
                <w:vAlign w:val="center"/>
              </w:tcPr>
            </w:tcPrChange>
          </w:tcPr>
          <w:p w14:paraId="2ADA61C9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3216" w:author="D.Kambarov" w:date="2025-03-13T16:13:00Z">
                <w:pPr/>
              </w:pPrChange>
            </w:pPr>
            <w:r>
              <w:rPr>
                <w:lang w:eastAsia="ru-RU"/>
              </w:rPr>
              <w:t xml:space="preserve">Пол </w:t>
            </w:r>
            <w:r>
              <w:rPr>
                <w:i/>
                <w:lang w:eastAsia="ru-RU"/>
              </w:rPr>
              <w:t>(Перекрытие)</w:t>
            </w:r>
          </w:p>
        </w:tc>
        <w:tc>
          <w:tcPr>
            <w:tcW w:w="2409" w:type="dxa"/>
            <w:vAlign w:val="center"/>
            <w:tcPrChange w:id="3217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16E63470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3218" w:author="D.Kambarov" w:date="2025-03-13T16:13:00Z">
                <w:pPr/>
              </w:pPrChange>
            </w:pPr>
            <w:r>
              <w:rPr>
                <w:i/>
                <w:lang w:eastAsia="ru-RU"/>
              </w:rPr>
              <w:t>Пол</w:t>
            </w:r>
          </w:p>
        </w:tc>
        <w:tc>
          <w:tcPr>
            <w:tcW w:w="445" w:type="dxa"/>
            <w:vAlign w:val="center"/>
            <w:tcPrChange w:id="3219" w:author="D.Kambarov" w:date="2025-03-13T16:14:00Z">
              <w:tcPr>
                <w:tcW w:w="415" w:type="dxa"/>
                <w:vAlign w:val="center"/>
              </w:tcPr>
            </w:tcPrChange>
          </w:tcPr>
          <w:p w14:paraId="18766D0E" w14:textId="77777777" w:rsidR="00A66D76" w:rsidRDefault="00C835C6">
            <w:pPr>
              <w:pStyle w:val="OMDV"/>
              <w:rPr>
                <w:lang w:eastAsia="ru-RU"/>
              </w:rPr>
              <w:pPrChange w:id="322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221" w:author="D.Kambarov" w:date="2025-03-13T16:14:00Z">
              <w:tcPr>
                <w:tcW w:w="416" w:type="dxa"/>
                <w:vAlign w:val="center"/>
              </w:tcPr>
            </w:tcPrChange>
          </w:tcPr>
          <w:p w14:paraId="124266B0" w14:textId="77777777" w:rsidR="00A66D76" w:rsidRDefault="00C835C6">
            <w:pPr>
              <w:pStyle w:val="OMDV"/>
              <w:rPr>
                <w:lang w:eastAsia="ru-RU"/>
              </w:rPr>
              <w:pPrChange w:id="322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223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186A350C" w14:textId="77777777" w:rsidR="00A66D76" w:rsidRDefault="00C835C6">
            <w:pPr>
              <w:pStyle w:val="OMDV"/>
              <w:rPr>
                <w:lang w:eastAsia="ru-RU"/>
              </w:rPr>
              <w:pPrChange w:id="322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22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D81CF4C" w14:textId="77777777" w:rsidR="00A66D76" w:rsidRDefault="00C835C6">
            <w:pPr>
              <w:pStyle w:val="OMDV"/>
              <w:rPr>
                <w:lang w:eastAsia="ru-RU"/>
              </w:rPr>
              <w:pPrChange w:id="322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22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7FA6A74" w14:textId="77777777" w:rsidR="00A66D76" w:rsidRDefault="00A66D76">
            <w:pPr>
              <w:pStyle w:val="OMDV"/>
              <w:rPr>
                <w:lang w:eastAsia="ru-RU"/>
              </w:rPr>
              <w:pPrChange w:id="322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22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CD2C7CC" w14:textId="77777777" w:rsidR="00A66D76" w:rsidRDefault="00C835C6">
            <w:pPr>
              <w:pStyle w:val="OMDV"/>
              <w:rPr>
                <w:lang w:eastAsia="ru-RU"/>
              </w:rPr>
              <w:pPrChange w:id="323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231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5D47A6EA" w14:textId="77777777" w:rsidR="00A66D76" w:rsidRDefault="00A66D76">
            <w:pPr>
              <w:pStyle w:val="OMDV"/>
              <w:rPr>
                <w:lang w:eastAsia="ru-RU"/>
              </w:rPr>
              <w:pPrChange w:id="323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233" w:author="D.Kambarov" w:date="2025-03-13T16:14:00Z">
              <w:tcPr>
                <w:tcW w:w="416" w:type="dxa"/>
                <w:vAlign w:val="center"/>
              </w:tcPr>
            </w:tcPrChange>
          </w:tcPr>
          <w:p w14:paraId="20DB35A1" w14:textId="77777777" w:rsidR="00A66D76" w:rsidRDefault="00C835C6">
            <w:pPr>
              <w:pStyle w:val="OMDV"/>
              <w:rPr>
                <w:lang w:eastAsia="ru-RU"/>
              </w:rPr>
              <w:pPrChange w:id="323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235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14A51411" w14:textId="77777777" w:rsidR="00A66D76" w:rsidRDefault="00A66D76">
            <w:pPr>
              <w:pStyle w:val="OMDV"/>
              <w:rPr>
                <w:lang w:eastAsia="ru-RU"/>
              </w:rPr>
              <w:pPrChange w:id="323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23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BFF9AF5" w14:textId="77777777" w:rsidR="00A66D76" w:rsidRDefault="00C835C6">
            <w:pPr>
              <w:pStyle w:val="OMDV"/>
              <w:rPr>
                <w:lang w:eastAsia="ru-RU"/>
              </w:rPr>
              <w:pPrChange w:id="323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23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7E8671F" w14:textId="77777777" w:rsidR="00A66D76" w:rsidRDefault="00C835C6">
            <w:pPr>
              <w:pStyle w:val="OMDV"/>
              <w:rPr>
                <w:lang w:val="en-US" w:eastAsia="ru-RU"/>
              </w:rPr>
              <w:pPrChange w:id="3240" w:author="D.Kambarov" w:date="2025-03-13T16:11:00Z">
                <w:pPr>
                  <w:jc w:val="center"/>
                </w:pPr>
              </w:pPrChange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81" w:type="dxa"/>
            <w:vAlign w:val="center"/>
            <w:tcPrChange w:id="3241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69C8D9FD" w14:textId="77777777" w:rsidR="00A66D76" w:rsidRDefault="00C835C6">
            <w:pPr>
              <w:pStyle w:val="OMDV"/>
              <w:rPr>
                <w:lang w:eastAsia="ru-RU"/>
              </w:rPr>
              <w:pPrChange w:id="324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24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95FB4EC" w14:textId="77777777" w:rsidR="00A66D76" w:rsidRDefault="00A66D76">
            <w:pPr>
              <w:pStyle w:val="OMDV"/>
              <w:rPr>
                <w:lang w:eastAsia="ru-RU"/>
              </w:rPr>
              <w:pPrChange w:id="324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245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47AC9ECC" w14:textId="77777777" w:rsidR="00A66D76" w:rsidRDefault="00C835C6">
            <w:pPr>
              <w:pStyle w:val="OMDV"/>
              <w:rPr>
                <w:lang w:eastAsia="ru-RU"/>
              </w:rPr>
              <w:pPrChange w:id="324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247" w:author="D.Kambarov" w:date="2025-03-13T16:14:00Z">
              <w:tcPr>
                <w:tcW w:w="416" w:type="dxa"/>
                <w:vAlign w:val="center"/>
              </w:tcPr>
            </w:tcPrChange>
          </w:tcPr>
          <w:p w14:paraId="4454C283" w14:textId="77777777" w:rsidR="00A66D76" w:rsidRDefault="00C835C6">
            <w:pPr>
              <w:pStyle w:val="OMDV"/>
              <w:rPr>
                <w:lang w:eastAsia="ru-RU"/>
              </w:rPr>
              <w:pPrChange w:id="324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24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2B70398" w14:textId="77777777" w:rsidR="00A66D76" w:rsidRDefault="00C835C6">
            <w:pPr>
              <w:pStyle w:val="OMDV"/>
              <w:rPr>
                <w:lang w:eastAsia="ru-RU"/>
              </w:rPr>
              <w:pPrChange w:id="325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25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2119631" w14:textId="77777777" w:rsidR="00A66D76" w:rsidRDefault="00A66D76">
            <w:pPr>
              <w:pStyle w:val="OMDV"/>
              <w:rPr>
                <w:lang w:eastAsia="ru-RU"/>
              </w:rPr>
              <w:pPrChange w:id="325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25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7BBA394" w14:textId="77777777" w:rsidR="00A66D76" w:rsidRDefault="00C835C6">
            <w:pPr>
              <w:pStyle w:val="OMDV"/>
              <w:rPr>
                <w:lang w:eastAsia="ru-RU"/>
              </w:rPr>
              <w:pPrChange w:id="325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25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47F4413" w14:textId="77777777" w:rsidR="00A66D76" w:rsidRDefault="00C835C6">
            <w:pPr>
              <w:pStyle w:val="OMDV"/>
              <w:rPr>
                <w:lang w:eastAsia="ru-RU"/>
              </w:rPr>
              <w:pPrChange w:id="325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25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163688B" w14:textId="77777777" w:rsidR="00A66D76" w:rsidRDefault="00C835C6">
            <w:pPr>
              <w:pStyle w:val="OMDV"/>
              <w:rPr>
                <w:lang w:eastAsia="ru-RU"/>
              </w:rPr>
              <w:pPrChange w:id="325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259" w:author="D.Kambarov" w:date="2025-03-13T16:14:00Z">
              <w:tcPr>
                <w:tcW w:w="416" w:type="dxa"/>
                <w:vAlign w:val="center"/>
              </w:tcPr>
            </w:tcPrChange>
          </w:tcPr>
          <w:p w14:paraId="2DAE5598" w14:textId="77777777" w:rsidR="00A66D76" w:rsidRDefault="00A66D76">
            <w:pPr>
              <w:pStyle w:val="OMDV"/>
              <w:rPr>
                <w:lang w:eastAsia="ru-RU"/>
              </w:rPr>
              <w:pPrChange w:id="3260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4958ADAC" w14:textId="77777777" w:rsidTr="00D5388D">
        <w:trPr>
          <w:trHeight w:val="312"/>
          <w:trPrChange w:id="3261" w:author="D.Kambarov" w:date="2025-03-13T16:14:00Z">
            <w:trPr>
              <w:gridAfter w:val="0"/>
              <w:trHeight w:val="312"/>
            </w:trPr>
          </w:trPrChange>
        </w:trPr>
        <w:tc>
          <w:tcPr>
            <w:tcW w:w="3256" w:type="dxa"/>
            <w:vAlign w:val="center"/>
            <w:tcPrChange w:id="3262" w:author="D.Kambarov" w:date="2025-03-13T16:14:00Z">
              <w:tcPr>
                <w:tcW w:w="3082" w:type="dxa"/>
                <w:vAlign w:val="center"/>
              </w:tcPr>
            </w:tcPrChange>
          </w:tcPr>
          <w:p w14:paraId="3B24322E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3263" w:author="D.Kambarov" w:date="2025-03-13T16:13:00Z">
                <w:pPr/>
              </w:pPrChange>
            </w:pPr>
            <w:r>
              <w:rPr>
                <w:lang w:eastAsia="ru-RU"/>
              </w:rPr>
              <w:t xml:space="preserve">Потолок </w:t>
            </w:r>
            <w:r>
              <w:rPr>
                <w:i/>
                <w:lang w:eastAsia="ru-RU"/>
              </w:rPr>
              <w:t>(Потолок)</w:t>
            </w:r>
          </w:p>
        </w:tc>
        <w:tc>
          <w:tcPr>
            <w:tcW w:w="2409" w:type="dxa"/>
            <w:vAlign w:val="center"/>
            <w:tcPrChange w:id="3264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76A5D2AB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3265" w:author="D.Kambarov" w:date="2025-03-13T16:13:00Z">
                <w:pPr/>
              </w:pPrChange>
            </w:pPr>
            <w:r>
              <w:rPr>
                <w:i/>
                <w:lang w:eastAsia="ru-RU"/>
              </w:rPr>
              <w:t>Потолок</w:t>
            </w:r>
          </w:p>
        </w:tc>
        <w:tc>
          <w:tcPr>
            <w:tcW w:w="445" w:type="dxa"/>
            <w:vAlign w:val="center"/>
            <w:tcPrChange w:id="3266" w:author="D.Kambarov" w:date="2025-03-13T16:14:00Z">
              <w:tcPr>
                <w:tcW w:w="415" w:type="dxa"/>
                <w:vAlign w:val="center"/>
              </w:tcPr>
            </w:tcPrChange>
          </w:tcPr>
          <w:p w14:paraId="528FE0A8" w14:textId="77777777" w:rsidR="00A66D76" w:rsidRDefault="00C835C6">
            <w:pPr>
              <w:pStyle w:val="OMDV"/>
              <w:rPr>
                <w:lang w:eastAsia="ru-RU"/>
              </w:rPr>
              <w:pPrChange w:id="326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268" w:author="D.Kambarov" w:date="2025-03-13T16:14:00Z">
              <w:tcPr>
                <w:tcW w:w="416" w:type="dxa"/>
                <w:vAlign w:val="center"/>
              </w:tcPr>
            </w:tcPrChange>
          </w:tcPr>
          <w:p w14:paraId="74AA74A7" w14:textId="77777777" w:rsidR="00A66D76" w:rsidRDefault="00C835C6">
            <w:pPr>
              <w:pStyle w:val="OMDV"/>
              <w:rPr>
                <w:lang w:eastAsia="ru-RU"/>
              </w:rPr>
              <w:pPrChange w:id="326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270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4A4A32E3" w14:textId="77777777" w:rsidR="00A66D76" w:rsidRDefault="00C835C6">
            <w:pPr>
              <w:pStyle w:val="OMDV"/>
              <w:rPr>
                <w:lang w:eastAsia="ru-RU"/>
              </w:rPr>
              <w:pPrChange w:id="3271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27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B8F1100" w14:textId="77777777" w:rsidR="00A66D76" w:rsidRDefault="00C835C6">
            <w:pPr>
              <w:pStyle w:val="OMDV"/>
              <w:rPr>
                <w:lang w:eastAsia="ru-RU"/>
              </w:rPr>
              <w:pPrChange w:id="327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27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A8BDB01" w14:textId="77777777" w:rsidR="00A66D76" w:rsidRDefault="00A66D76">
            <w:pPr>
              <w:pStyle w:val="OMDV"/>
              <w:rPr>
                <w:lang w:eastAsia="ru-RU"/>
              </w:rPr>
              <w:pPrChange w:id="327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27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25DA36F" w14:textId="77777777" w:rsidR="00A66D76" w:rsidRDefault="00C835C6">
            <w:pPr>
              <w:pStyle w:val="OMDV"/>
              <w:rPr>
                <w:lang w:eastAsia="ru-RU"/>
              </w:rPr>
              <w:pPrChange w:id="327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278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1D53ACA6" w14:textId="77777777" w:rsidR="00A66D76" w:rsidRDefault="00A66D76">
            <w:pPr>
              <w:pStyle w:val="OMDV"/>
              <w:rPr>
                <w:lang w:eastAsia="ru-RU"/>
              </w:rPr>
              <w:pPrChange w:id="327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280" w:author="D.Kambarov" w:date="2025-03-13T16:14:00Z">
              <w:tcPr>
                <w:tcW w:w="416" w:type="dxa"/>
                <w:vAlign w:val="center"/>
              </w:tcPr>
            </w:tcPrChange>
          </w:tcPr>
          <w:p w14:paraId="2E130F2F" w14:textId="77777777" w:rsidR="00A66D76" w:rsidRDefault="00A66D76">
            <w:pPr>
              <w:pStyle w:val="OMDV"/>
              <w:rPr>
                <w:lang w:eastAsia="ru-RU"/>
              </w:rPr>
              <w:pPrChange w:id="328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282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2C3A3E5D" w14:textId="77777777" w:rsidR="00A66D76" w:rsidRDefault="00A66D76">
            <w:pPr>
              <w:pStyle w:val="OMDV"/>
              <w:rPr>
                <w:lang w:eastAsia="ru-RU"/>
              </w:rPr>
              <w:pPrChange w:id="328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28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17749C7" w14:textId="77777777" w:rsidR="00A66D76" w:rsidRDefault="00C835C6">
            <w:pPr>
              <w:pStyle w:val="OMDV"/>
              <w:rPr>
                <w:lang w:eastAsia="ru-RU"/>
              </w:rPr>
              <w:pPrChange w:id="328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28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85648E2" w14:textId="77777777" w:rsidR="00A66D76" w:rsidRDefault="00C835C6">
            <w:pPr>
              <w:pStyle w:val="OMDV"/>
              <w:rPr>
                <w:lang w:val="en-US" w:eastAsia="ru-RU"/>
              </w:rPr>
              <w:pPrChange w:id="3287" w:author="D.Kambarov" w:date="2025-03-13T16:11:00Z">
                <w:pPr>
                  <w:jc w:val="center"/>
                </w:pPr>
              </w:pPrChange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81" w:type="dxa"/>
            <w:vAlign w:val="center"/>
            <w:tcPrChange w:id="3288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5136EE07" w14:textId="77777777" w:rsidR="00A66D76" w:rsidRDefault="00C835C6">
            <w:pPr>
              <w:pStyle w:val="OMDV"/>
              <w:rPr>
                <w:lang w:eastAsia="ru-RU"/>
              </w:rPr>
              <w:pPrChange w:id="328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29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35659E9" w14:textId="77777777" w:rsidR="00A66D76" w:rsidRDefault="00A66D76">
            <w:pPr>
              <w:pStyle w:val="OMDV"/>
              <w:rPr>
                <w:lang w:eastAsia="ru-RU"/>
              </w:rPr>
              <w:pPrChange w:id="329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292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62C4118A" w14:textId="77777777" w:rsidR="00A66D76" w:rsidRDefault="00C835C6">
            <w:pPr>
              <w:pStyle w:val="OMDV"/>
              <w:rPr>
                <w:lang w:eastAsia="ru-RU"/>
              </w:rPr>
              <w:pPrChange w:id="329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294" w:author="D.Kambarov" w:date="2025-03-13T16:14:00Z">
              <w:tcPr>
                <w:tcW w:w="416" w:type="dxa"/>
                <w:vAlign w:val="center"/>
              </w:tcPr>
            </w:tcPrChange>
          </w:tcPr>
          <w:p w14:paraId="16E1C96E" w14:textId="77777777" w:rsidR="00A66D76" w:rsidRDefault="00C835C6">
            <w:pPr>
              <w:pStyle w:val="OMDV"/>
              <w:rPr>
                <w:lang w:eastAsia="ru-RU"/>
              </w:rPr>
              <w:pPrChange w:id="329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29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EF942D2" w14:textId="77777777" w:rsidR="00A66D76" w:rsidRDefault="00C835C6">
            <w:pPr>
              <w:pStyle w:val="OMDV"/>
              <w:rPr>
                <w:lang w:eastAsia="ru-RU"/>
              </w:rPr>
              <w:pPrChange w:id="329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29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B856587" w14:textId="77777777" w:rsidR="00A66D76" w:rsidRDefault="00A66D76">
            <w:pPr>
              <w:pStyle w:val="OMDV"/>
              <w:rPr>
                <w:lang w:eastAsia="ru-RU"/>
              </w:rPr>
              <w:pPrChange w:id="329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30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794D3F7" w14:textId="77777777" w:rsidR="00A66D76" w:rsidRDefault="00C835C6">
            <w:pPr>
              <w:pStyle w:val="OMDV"/>
              <w:rPr>
                <w:lang w:eastAsia="ru-RU"/>
              </w:rPr>
              <w:pPrChange w:id="3301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30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394A88A" w14:textId="77777777" w:rsidR="00A66D76" w:rsidRDefault="00C835C6">
            <w:pPr>
              <w:pStyle w:val="OMDV"/>
              <w:rPr>
                <w:lang w:eastAsia="ru-RU"/>
              </w:rPr>
              <w:pPrChange w:id="330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30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91268B6" w14:textId="77777777" w:rsidR="00A66D76" w:rsidRDefault="00C835C6">
            <w:pPr>
              <w:pStyle w:val="OMDV"/>
              <w:rPr>
                <w:lang w:eastAsia="ru-RU"/>
              </w:rPr>
              <w:pPrChange w:id="330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306" w:author="D.Kambarov" w:date="2025-03-13T16:14:00Z">
              <w:tcPr>
                <w:tcW w:w="416" w:type="dxa"/>
                <w:vAlign w:val="center"/>
              </w:tcPr>
            </w:tcPrChange>
          </w:tcPr>
          <w:p w14:paraId="7247D8E5" w14:textId="77777777" w:rsidR="00A66D76" w:rsidRDefault="00A66D76">
            <w:pPr>
              <w:pStyle w:val="OMDV"/>
              <w:rPr>
                <w:lang w:eastAsia="ru-RU"/>
              </w:rPr>
              <w:pPrChange w:id="3307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7E62E272" w14:textId="77777777" w:rsidTr="00D5388D">
        <w:trPr>
          <w:trHeight w:val="312"/>
          <w:trPrChange w:id="3308" w:author="D.Kambarov" w:date="2025-03-13T16:14:00Z">
            <w:trPr>
              <w:gridAfter w:val="0"/>
              <w:trHeight w:val="312"/>
            </w:trPr>
          </w:trPrChange>
        </w:trPr>
        <w:tc>
          <w:tcPr>
            <w:tcW w:w="3256" w:type="dxa"/>
            <w:vAlign w:val="center"/>
            <w:tcPrChange w:id="3309" w:author="D.Kambarov" w:date="2025-03-13T16:14:00Z">
              <w:tcPr>
                <w:tcW w:w="3082" w:type="dxa"/>
                <w:vAlign w:val="center"/>
              </w:tcPr>
            </w:tcPrChange>
          </w:tcPr>
          <w:p w14:paraId="6A0B6949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3310" w:author="D.Kambarov" w:date="2025-03-13T16:13:00Z">
                <w:pPr/>
              </w:pPrChange>
            </w:pPr>
            <w:r>
              <w:rPr>
                <w:lang w:eastAsia="ru-RU"/>
              </w:rPr>
              <w:t xml:space="preserve">Покрытие кровли </w:t>
            </w:r>
            <w:r>
              <w:rPr>
                <w:i/>
                <w:lang w:eastAsia="ru-RU"/>
              </w:rPr>
              <w:t>(Перекрытие)</w:t>
            </w:r>
          </w:p>
        </w:tc>
        <w:tc>
          <w:tcPr>
            <w:tcW w:w="2409" w:type="dxa"/>
            <w:vAlign w:val="center"/>
            <w:tcPrChange w:id="3311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52D31280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3312" w:author="D.Kambarov" w:date="2025-03-13T16:13:00Z">
                <w:pPr/>
              </w:pPrChange>
            </w:pPr>
            <w:r>
              <w:rPr>
                <w:i/>
                <w:lang w:eastAsia="ru-RU"/>
              </w:rPr>
              <w:t>Кровля</w:t>
            </w:r>
          </w:p>
        </w:tc>
        <w:tc>
          <w:tcPr>
            <w:tcW w:w="445" w:type="dxa"/>
            <w:vAlign w:val="center"/>
            <w:tcPrChange w:id="3313" w:author="D.Kambarov" w:date="2025-03-13T16:14:00Z">
              <w:tcPr>
                <w:tcW w:w="415" w:type="dxa"/>
                <w:vAlign w:val="center"/>
              </w:tcPr>
            </w:tcPrChange>
          </w:tcPr>
          <w:p w14:paraId="06799172" w14:textId="77777777" w:rsidR="00A66D76" w:rsidRDefault="00C835C6">
            <w:pPr>
              <w:pStyle w:val="OMDV"/>
              <w:rPr>
                <w:lang w:eastAsia="ru-RU"/>
              </w:rPr>
              <w:pPrChange w:id="331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315" w:author="D.Kambarov" w:date="2025-03-13T16:14:00Z">
              <w:tcPr>
                <w:tcW w:w="416" w:type="dxa"/>
                <w:vAlign w:val="center"/>
              </w:tcPr>
            </w:tcPrChange>
          </w:tcPr>
          <w:p w14:paraId="00CD66D5" w14:textId="77777777" w:rsidR="00A66D76" w:rsidRDefault="00C835C6">
            <w:pPr>
              <w:pStyle w:val="OMDV"/>
              <w:rPr>
                <w:lang w:eastAsia="ru-RU"/>
              </w:rPr>
              <w:pPrChange w:id="331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317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62EEB77E" w14:textId="77777777" w:rsidR="00A66D76" w:rsidRDefault="00C835C6">
            <w:pPr>
              <w:pStyle w:val="OMDV"/>
              <w:rPr>
                <w:lang w:eastAsia="ru-RU"/>
              </w:rPr>
              <w:pPrChange w:id="331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31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B024CDD" w14:textId="77777777" w:rsidR="00A66D76" w:rsidRDefault="00C835C6">
            <w:pPr>
              <w:pStyle w:val="OMDV"/>
              <w:rPr>
                <w:lang w:eastAsia="ru-RU"/>
              </w:rPr>
              <w:pPrChange w:id="332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32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24BBBC3" w14:textId="77777777" w:rsidR="00A66D76" w:rsidRDefault="00A66D76">
            <w:pPr>
              <w:pStyle w:val="OMDV"/>
              <w:rPr>
                <w:lang w:eastAsia="ru-RU"/>
              </w:rPr>
              <w:pPrChange w:id="332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32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E6EFCE2" w14:textId="77777777" w:rsidR="00A66D76" w:rsidRDefault="00A66D76">
            <w:pPr>
              <w:pStyle w:val="OMDV"/>
              <w:rPr>
                <w:lang w:eastAsia="ru-RU"/>
              </w:rPr>
              <w:pPrChange w:id="332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325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12E84A2A" w14:textId="77777777" w:rsidR="00A66D76" w:rsidRDefault="00A66D76">
            <w:pPr>
              <w:pStyle w:val="OMDV"/>
              <w:rPr>
                <w:lang w:eastAsia="ru-RU"/>
              </w:rPr>
              <w:pPrChange w:id="332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327" w:author="D.Kambarov" w:date="2025-03-13T16:14:00Z">
              <w:tcPr>
                <w:tcW w:w="416" w:type="dxa"/>
                <w:vAlign w:val="center"/>
              </w:tcPr>
            </w:tcPrChange>
          </w:tcPr>
          <w:p w14:paraId="7471DB7C" w14:textId="77777777" w:rsidR="00A66D76" w:rsidRDefault="00C835C6">
            <w:pPr>
              <w:pStyle w:val="OMDV"/>
              <w:rPr>
                <w:lang w:eastAsia="ru-RU"/>
              </w:rPr>
              <w:pPrChange w:id="332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329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4EFE2705" w14:textId="77777777" w:rsidR="00A66D76" w:rsidRDefault="00A66D76">
            <w:pPr>
              <w:pStyle w:val="OMDV"/>
              <w:rPr>
                <w:lang w:eastAsia="ru-RU"/>
              </w:rPr>
              <w:pPrChange w:id="333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33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72BD824" w14:textId="77777777" w:rsidR="00A66D76" w:rsidRDefault="00C835C6">
            <w:pPr>
              <w:pStyle w:val="OMDV"/>
              <w:rPr>
                <w:lang w:eastAsia="ru-RU"/>
              </w:rPr>
              <w:pPrChange w:id="333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33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80F9114" w14:textId="77777777" w:rsidR="00A66D76" w:rsidRDefault="00C835C6">
            <w:pPr>
              <w:pStyle w:val="OMDV"/>
              <w:rPr>
                <w:lang w:val="en-US" w:eastAsia="ru-RU"/>
              </w:rPr>
              <w:pPrChange w:id="3334" w:author="D.Kambarov" w:date="2025-03-13T16:11:00Z">
                <w:pPr>
                  <w:jc w:val="center"/>
                </w:pPr>
              </w:pPrChange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81" w:type="dxa"/>
            <w:vAlign w:val="center"/>
            <w:tcPrChange w:id="3335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483D885A" w14:textId="77777777" w:rsidR="00A66D76" w:rsidRDefault="00C835C6">
            <w:pPr>
              <w:pStyle w:val="OMDV"/>
              <w:rPr>
                <w:lang w:eastAsia="ru-RU"/>
              </w:rPr>
              <w:pPrChange w:id="333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33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BA4C799" w14:textId="77777777" w:rsidR="00A66D76" w:rsidRDefault="00A66D76">
            <w:pPr>
              <w:pStyle w:val="OMDV"/>
              <w:rPr>
                <w:lang w:eastAsia="ru-RU"/>
              </w:rPr>
              <w:pPrChange w:id="333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339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7B8A2FCA" w14:textId="77777777" w:rsidR="00A66D76" w:rsidRDefault="00C835C6">
            <w:pPr>
              <w:pStyle w:val="OMDV"/>
              <w:rPr>
                <w:lang w:eastAsia="ru-RU"/>
              </w:rPr>
              <w:pPrChange w:id="334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341" w:author="D.Kambarov" w:date="2025-03-13T16:14:00Z">
              <w:tcPr>
                <w:tcW w:w="416" w:type="dxa"/>
                <w:vAlign w:val="center"/>
              </w:tcPr>
            </w:tcPrChange>
          </w:tcPr>
          <w:p w14:paraId="7F585848" w14:textId="77777777" w:rsidR="00A66D76" w:rsidRDefault="00A66D76">
            <w:pPr>
              <w:pStyle w:val="OMDV"/>
              <w:rPr>
                <w:lang w:eastAsia="ru-RU"/>
              </w:rPr>
              <w:pPrChange w:id="334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34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B3FC4C1" w14:textId="77777777" w:rsidR="00A66D76" w:rsidRDefault="00C835C6">
            <w:pPr>
              <w:pStyle w:val="OMDV"/>
              <w:rPr>
                <w:lang w:eastAsia="ru-RU"/>
              </w:rPr>
              <w:pPrChange w:id="334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34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86C1107" w14:textId="77777777" w:rsidR="00A66D76" w:rsidRDefault="00A66D76">
            <w:pPr>
              <w:pStyle w:val="OMDV"/>
              <w:rPr>
                <w:lang w:eastAsia="ru-RU"/>
              </w:rPr>
              <w:pPrChange w:id="334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34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4D62F8E" w14:textId="77777777" w:rsidR="00A66D76" w:rsidRDefault="00C835C6">
            <w:pPr>
              <w:pStyle w:val="OMDV"/>
              <w:rPr>
                <w:lang w:eastAsia="ru-RU"/>
              </w:rPr>
              <w:pPrChange w:id="334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34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7EB37A5" w14:textId="77777777" w:rsidR="00A66D76" w:rsidRDefault="00C835C6">
            <w:pPr>
              <w:pStyle w:val="OMDV"/>
              <w:rPr>
                <w:lang w:eastAsia="ru-RU"/>
              </w:rPr>
              <w:pPrChange w:id="335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35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5C2A5B5" w14:textId="77777777" w:rsidR="00A66D76" w:rsidRDefault="00C835C6">
            <w:pPr>
              <w:pStyle w:val="OMDV"/>
              <w:rPr>
                <w:lang w:eastAsia="ru-RU"/>
              </w:rPr>
              <w:pPrChange w:id="335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353" w:author="D.Kambarov" w:date="2025-03-13T16:14:00Z">
              <w:tcPr>
                <w:tcW w:w="416" w:type="dxa"/>
                <w:vAlign w:val="center"/>
              </w:tcPr>
            </w:tcPrChange>
          </w:tcPr>
          <w:p w14:paraId="575BF8C1" w14:textId="77777777" w:rsidR="00A66D76" w:rsidRDefault="00A66D76">
            <w:pPr>
              <w:pStyle w:val="OMDV"/>
              <w:rPr>
                <w:lang w:eastAsia="ru-RU"/>
              </w:rPr>
              <w:pPrChange w:id="3354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55B572CA" w14:textId="77777777" w:rsidTr="00D5388D">
        <w:trPr>
          <w:trHeight w:val="312"/>
          <w:trPrChange w:id="3355" w:author="D.Kambarov" w:date="2025-03-13T16:14:00Z">
            <w:trPr>
              <w:gridAfter w:val="0"/>
              <w:trHeight w:val="312"/>
            </w:trPr>
          </w:trPrChange>
        </w:trPr>
        <w:tc>
          <w:tcPr>
            <w:tcW w:w="3256" w:type="dxa"/>
            <w:vAlign w:val="center"/>
            <w:tcPrChange w:id="3356" w:author="D.Kambarov" w:date="2025-03-13T16:14:00Z">
              <w:tcPr>
                <w:tcW w:w="3082" w:type="dxa"/>
                <w:vAlign w:val="center"/>
              </w:tcPr>
            </w:tcPrChange>
          </w:tcPr>
          <w:p w14:paraId="3296238E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3357" w:author="D.Kambarov" w:date="2025-03-13T16:13:00Z">
                <w:pPr/>
              </w:pPrChange>
            </w:pPr>
            <w:r>
              <w:rPr>
                <w:lang w:eastAsia="ru-RU"/>
              </w:rPr>
              <w:t xml:space="preserve">Окно </w:t>
            </w:r>
            <w:r>
              <w:rPr>
                <w:i/>
                <w:lang w:eastAsia="ru-RU"/>
              </w:rPr>
              <w:t>(Окно)</w:t>
            </w:r>
          </w:p>
        </w:tc>
        <w:tc>
          <w:tcPr>
            <w:tcW w:w="2409" w:type="dxa"/>
            <w:vAlign w:val="center"/>
            <w:tcPrChange w:id="3358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44DEC70B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3359" w:author="D.Kambarov" w:date="2025-03-13T16:13:00Z">
                <w:pPr/>
              </w:pPrChange>
            </w:pPr>
            <w:r>
              <w:rPr>
                <w:i/>
                <w:lang w:eastAsia="ru-RU"/>
              </w:rPr>
              <w:t>Окно</w:t>
            </w:r>
          </w:p>
        </w:tc>
        <w:tc>
          <w:tcPr>
            <w:tcW w:w="445" w:type="dxa"/>
            <w:vAlign w:val="center"/>
            <w:tcPrChange w:id="3360" w:author="D.Kambarov" w:date="2025-03-13T16:14:00Z">
              <w:tcPr>
                <w:tcW w:w="415" w:type="dxa"/>
                <w:vAlign w:val="center"/>
              </w:tcPr>
            </w:tcPrChange>
          </w:tcPr>
          <w:p w14:paraId="3186BD46" w14:textId="77777777" w:rsidR="00A66D76" w:rsidRDefault="00C835C6">
            <w:pPr>
              <w:pStyle w:val="OMDV"/>
              <w:rPr>
                <w:lang w:eastAsia="ru-RU"/>
              </w:rPr>
              <w:pPrChange w:id="3361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362" w:author="D.Kambarov" w:date="2025-03-13T16:14:00Z">
              <w:tcPr>
                <w:tcW w:w="416" w:type="dxa"/>
                <w:vAlign w:val="center"/>
              </w:tcPr>
            </w:tcPrChange>
          </w:tcPr>
          <w:p w14:paraId="1917FCD3" w14:textId="77777777" w:rsidR="00A66D76" w:rsidRDefault="00C835C6">
            <w:pPr>
              <w:pStyle w:val="OMDV"/>
              <w:rPr>
                <w:lang w:eastAsia="ru-RU"/>
              </w:rPr>
              <w:pPrChange w:id="336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364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484AEEB0" w14:textId="77777777" w:rsidR="00A66D76" w:rsidRDefault="00C835C6">
            <w:pPr>
              <w:pStyle w:val="OMDV"/>
              <w:rPr>
                <w:lang w:eastAsia="ru-RU"/>
              </w:rPr>
              <w:pPrChange w:id="336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36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DB3AD13" w14:textId="77777777" w:rsidR="00A66D76" w:rsidRDefault="00A66D76">
            <w:pPr>
              <w:pStyle w:val="OMDV"/>
              <w:rPr>
                <w:lang w:eastAsia="ru-RU"/>
              </w:rPr>
              <w:pPrChange w:id="336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36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103BB9E" w14:textId="77777777" w:rsidR="00A66D76" w:rsidRDefault="00C835C6">
            <w:pPr>
              <w:pStyle w:val="OMDV"/>
              <w:rPr>
                <w:lang w:eastAsia="ru-RU"/>
              </w:rPr>
              <w:pPrChange w:id="336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37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7419735" w14:textId="77777777" w:rsidR="00A66D76" w:rsidRDefault="00A66D76">
            <w:pPr>
              <w:pStyle w:val="OMDV"/>
              <w:rPr>
                <w:lang w:eastAsia="ru-RU"/>
              </w:rPr>
              <w:pPrChange w:id="337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372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6A529B00" w14:textId="77777777" w:rsidR="00A66D76" w:rsidRDefault="00C835C6">
            <w:pPr>
              <w:pStyle w:val="OMDV"/>
              <w:rPr>
                <w:lang w:eastAsia="ru-RU"/>
              </w:rPr>
              <w:pPrChange w:id="337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374" w:author="D.Kambarov" w:date="2025-03-13T16:14:00Z">
              <w:tcPr>
                <w:tcW w:w="416" w:type="dxa"/>
                <w:vAlign w:val="center"/>
              </w:tcPr>
            </w:tcPrChange>
          </w:tcPr>
          <w:p w14:paraId="7E114B87" w14:textId="77777777" w:rsidR="00A66D76" w:rsidRDefault="00A66D76">
            <w:pPr>
              <w:pStyle w:val="OMDV"/>
              <w:rPr>
                <w:lang w:eastAsia="ru-RU"/>
              </w:rPr>
              <w:pPrChange w:id="337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376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788B75E5" w14:textId="77777777" w:rsidR="00A66D76" w:rsidRDefault="00A66D76">
            <w:pPr>
              <w:pStyle w:val="OMDV"/>
              <w:rPr>
                <w:lang w:eastAsia="ru-RU"/>
              </w:rPr>
              <w:pPrChange w:id="337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37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936DC23" w14:textId="77777777" w:rsidR="00A66D76" w:rsidRDefault="00A66D76">
            <w:pPr>
              <w:pStyle w:val="OMDV"/>
              <w:rPr>
                <w:lang w:eastAsia="ru-RU"/>
              </w:rPr>
              <w:pPrChange w:id="337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38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8A7EDA0" w14:textId="77777777" w:rsidR="00A66D76" w:rsidRDefault="00C835C6">
            <w:pPr>
              <w:pStyle w:val="OMDV"/>
              <w:rPr>
                <w:lang w:eastAsia="ru-RU"/>
              </w:rPr>
              <w:pPrChange w:id="3381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382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0D53F4D6" w14:textId="77777777" w:rsidR="00A66D76" w:rsidRDefault="00A66D76">
            <w:pPr>
              <w:pStyle w:val="OMDV"/>
              <w:rPr>
                <w:lang w:eastAsia="ru-RU"/>
              </w:rPr>
              <w:pPrChange w:id="338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38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8E463D2" w14:textId="77777777" w:rsidR="00A66D76" w:rsidRDefault="00A66D76">
            <w:pPr>
              <w:pStyle w:val="OMDV"/>
              <w:rPr>
                <w:lang w:eastAsia="ru-RU"/>
              </w:rPr>
              <w:pPrChange w:id="338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386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1CD66454" w14:textId="77777777" w:rsidR="00A66D76" w:rsidRDefault="00A66D76">
            <w:pPr>
              <w:pStyle w:val="OMDV"/>
              <w:rPr>
                <w:lang w:eastAsia="ru-RU"/>
              </w:rPr>
              <w:pPrChange w:id="338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388" w:author="D.Kambarov" w:date="2025-03-13T16:14:00Z">
              <w:tcPr>
                <w:tcW w:w="416" w:type="dxa"/>
                <w:vAlign w:val="center"/>
              </w:tcPr>
            </w:tcPrChange>
          </w:tcPr>
          <w:p w14:paraId="67D3B9B6" w14:textId="77777777" w:rsidR="00A66D76" w:rsidRDefault="00A66D76">
            <w:pPr>
              <w:pStyle w:val="OMDV"/>
              <w:rPr>
                <w:lang w:eastAsia="ru-RU"/>
              </w:rPr>
              <w:pPrChange w:id="338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39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0887B18" w14:textId="77777777" w:rsidR="00A66D76" w:rsidRDefault="00C835C6">
            <w:pPr>
              <w:pStyle w:val="OMDV"/>
              <w:rPr>
                <w:lang w:eastAsia="ru-RU"/>
              </w:rPr>
              <w:pPrChange w:id="3391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39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EE72AD9" w14:textId="77777777" w:rsidR="00A66D76" w:rsidRDefault="00A66D76">
            <w:pPr>
              <w:pStyle w:val="OMDV"/>
              <w:rPr>
                <w:lang w:eastAsia="ru-RU"/>
              </w:rPr>
              <w:pPrChange w:id="339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39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563AC96" w14:textId="77777777" w:rsidR="00A66D76" w:rsidRDefault="00A66D76">
            <w:pPr>
              <w:pStyle w:val="OMDV"/>
              <w:rPr>
                <w:lang w:eastAsia="ru-RU"/>
              </w:rPr>
              <w:pPrChange w:id="339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39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BE0C398" w14:textId="77777777" w:rsidR="00A66D76" w:rsidRDefault="00C835C6">
            <w:pPr>
              <w:pStyle w:val="OMDV"/>
              <w:rPr>
                <w:lang w:eastAsia="ru-RU"/>
              </w:rPr>
              <w:pPrChange w:id="339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39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8BC7489" w14:textId="77777777" w:rsidR="00A66D76" w:rsidRDefault="00C835C6">
            <w:pPr>
              <w:pStyle w:val="OMDV"/>
              <w:rPr>
                <w:lang w:eastAsia="ru-RU"/>
              </w:rPr>
              <w:pPrChange w:id="339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400" w:author="D.Kambarov" w:date="2025-03-13T16:14:00Z">
              <w:tcPr>
                <w:tcW w:w="416" w:type="dxa"/>
                <w:vAlign w:val="center"/>
              </w:tcPr>
            </w:tcPrChange>
          </w:tcPr>
          <w:p w14:paraId="20CF8F34" w14:textId="77777777" w:rsidR="00A66D76" w:rsidRDefault="00A66D76">
            <w:pPr>
              <w:pStyle w:val="OMDV"/>
              <w:rPr>
                <w:lang w:eastAsia="ru-RU"/>
              </w:rPr>
              <w:pPrChange w:id="3401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4F7150F5" w14:textId="77777777" w:rsidTr="00D5388D">
        <w:trPr>
          <w:trHeight w:val="312"/>
          <w:trPrChange w:id="3402" w:author="D.Kambarov" w:date="2025-03-13T16:14:00Z">
            <w:trPr>
              <w:gridAfter w:val="0"/>
              <w:trHeight w:val="312"/>
            </w:trPr>
          </w:trPrChange>
        </w:trPr>
        <w:tc>
          <w:tcPr>
            <w:tcW w:w="3256" w:type="dxa"/>
            <w:vAlign w:val="center"/>
            <w:tcPrChange w:id="3403" w:author="D.Kambarov" w:date="2025-03-13T16:14:00Z">
              <w:tcPr>
                <w:tcW w:w="3082" w:type="dxa"/>
                <w:vAlign w:val="center"/>
              </w:tcPr>
            </w:tcPrChange>
          </w:tcPr>
          <w:p w14:paraId="2D01925D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3404" w:author="D.Kambarov" w:date="2025-03-13T16:13:00Z">
                <w:pPr/>
              </w:pPrChange>
            </w:pPr>
            <w:r>
              <w:rPr>
                <w:lang w:eastAsia="ru-RU"/>
              </w:rPr>
              <w:t xml:space="preserve">Вентиляционные решётки </w:t>
            </w:r>
            <w:r>
              <w:rPr>
                <w:i/>
                <w:lang w:eastAsia="ru-RU"/>
              </w:rPr>
              <w:t>(Окно)</w:t>
            </w:r>
          </w:p>
        </w:tc>
        <w:tc>
          <w:tcPr>
            <w:tcW w:w="2409" w:type="dxa"/>
            <w:vAlign w:val="center"/>
            <w:tcPrChange w:id="3405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3058D19A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3406" w:author="D.Kambarov" w:date="2025-03-13T16:13:00Z">
                <w:pPr/>
              </w:pPrChange>
            </w:pPr>
            <w:r>
              <w:rPr>
                <w:i/>
                <w:lang w:eastAsia="ru-RU"/>
              </w:rPr>
              <w:t>Вентрешётка</w:t>
            </w:r>
          </w:p>
        </w:tc>
        <w:tc>
          <w:tcPr>
            <w:tcW w:w="445" w:type="dxa"/>
            <w:vAlign w:val="center"/>
            <w:tcPrChange w:id="3407" w:author="D.Kambarov" w:date="2025-03-13T16:14:00Z">
              <w:tcPr>
                <w:tcW w:w="415" w:type="dxa"/>
                <w:vAlign w:val="center"/>
              </w:tcPr>
            </w:tcPrChange>
          </w:tcPr>
          <w:p w14:paraId="5A6DD64A" w14:textId="77777777" w:rsidR="00A66D76" w:rsidRDefault="00C835C6">
            <w:pPr>
              <w:pStyle w:val="OMDV"/>
              <w:rPr>
                <w:lang w:eastAsia="ru-RU"/>
              </w:rPr>
              <w:pPrChange w:id="340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409" w:author="D.Kambarov" w:date="2025-03-13T16:14:00Z">
              <w:tcPr>
                <w:tcW w:w="416" w:type="dxa"/>
                <w:vAlign w:val="center"/>
              </w:tcPr>
            </w:tcPrChange>
          </w:tcPr>
          <w:p w14:paraId="42C2AA73" w14:textId="77777777" w:rsidR="00A66D76" w:rsidRDefault="00C835C6">
            <w:pPr>
              <w:pStyle w:val="OMDV"/>
              <w:rPr>
                <w:lang w:eastAsia="ru-RU"/>
              </w:rPr>
              <w:pPrChange w:id="341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411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4111E840" w14:textId="77777777" w:rsidR="00A66D76" w:rsidRDefault="00C835C6">
            <w:pPr>
              <w:pStyle w:val="OMDV"/>
              <w:rPr>
                <w:lang w:eastAsia="ru-RU"/>
              </w:rPr>
              <w:pPrChange w:id="341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41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707BD5C" w14:textId="77777777" w:rsidR="00A66D76" w:rsidRDefault="00A66D76">
            <w:pPr>
              <w:pStyle w:val="OMDV"/>
              <w:rPr>
                <w:lang w:eastAsia="ru-RU"/>
              </w:rPr>
              <w:pPrChange w:id="341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41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EF851A8" w14:textId="77777777" w:rsidR="00A66D76" w:rsidRDefault="00A66D76">
            <w:pPr>
              <w:pStyle w:val="OMDV"/>
              <w:rPr>
                <w:lang w:eastAsia="ru-RU"/>
              </w:rPr>
              <w:pPrChange w:id="341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41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7616EB4" w14:textId="77777777" w:rsidR="00A66D76" w:rsidRDefault="00A66D76">
            <w:pPr>
              <w:pStyle w:val="OMDV"/>
              <w:rPr>
                <w:lang w:eastAsia="ru-RU"/>
              </w:rPr>
              <w:pPrChange w:id="341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419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3FE0AC9B" w14:textId="77777777" w:rsidR="00A66D76" w:rsidRDefault="00A66D76">
            <w:pPr>
              <w:pStyle w:val="OMDV"/>
              <w:rPr>
                <w:lang w:eastAsia="ru-RU"/>
              </w:rPr>
              <w:pPrChange w:id="342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421" w:author="D.Kambarov" w:date="2025-03-13T16:14:00Z">
              <w:tcPr>
                <w:tcW w:w="416" w:type="dxa"/>
                <w:vAlign w:val="center"/>
              </w:tcPr>
            </w:tcPrChange>
          </w:tcPr>
          <w:p w14:paraId="294A9F82" w14:textId="77777777" w:rsidR="00A66D76" w:rsidRDefault="00A66D76">
            <w:pPr>
              <w:pStyle w:val="OMDV"/>
              <w:rPr>
                <w:lang w:eastAsia="ru-RU"/>
              </w:rPr>
              <w:pPrChange w:id="342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423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2ED618F7" w14:textId="77777777" w:rsidR="00A66D76" w:rsidRDefault="00A66D76">
            <w:pPr>
              <w:pStyle w:val="OMDV"/>
              <w:rPr>
                <w:lang w:eastAsia="ru-RU"/>
              </w:rPr>
              <w:pPrChange w:id="342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42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688944B" w14:textId="77777777" w:rsidR="00A66D76" w:rsidRDefault="00A66D76">
            <w:pPr>
              <w:pStyle w:val="OMDV"/>
              <w:rPr>
                <w:lang w:eastAsia="ru-RU"/>
              </w:rPr>
              <w:pPrChange w:id="342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42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0ADF5E9" w14:textId="77777777" w:rsidR="00A66D76" w:rsidRDefault="00C835C6">
            <w:pPr>
              <w:pStyle w:val="OMDV"/>
              <w:rPr>
                <w:lang w:eastAsia="ru-RU"/>
              </w:rPr>
              <w:pPrChange w:id="342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429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4CBFBE5D" w14:textId="77777777" w:rsidR="00A66D76" w:rsidRDefault="00A66D76">
            <w:pPr>
              <w:pStyle w:val="OMDV"/>
              <w:rPr>
                <w:lang w:eastAsia="ru-RU"/>
              </w:rPr>
              <w:pPrChange w:id="343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43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2F6E400" w14:textId="77777777" w:rsidR="00A66D76" w:rsidRDefault="00A66D76">
            <w:pPr>
              <w:pStyle w:val="OMDV"/>
              <w:rPr>
                <w:lang w:eastAsia="ru-RU"/>
              </w:rPr>
              <w:pPrChange w:id="343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433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0495DBA0" w14:textId="77777777" w:rsidR="00A66D76" w:rsidRDefault="00A66D76">
            <w:pPr>
              <w:pStyle w:val="OMDV"/>
              <w:rPr>
                <w:lang w:eastAsia="ru-RU"/>
              </w:rPr>
              <w:pPrChange w:id="343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435" w:author="D.Kambarov" w:date="2025-03-13T16:14:00Z">
              <w:tcPr>
                <w:tcW w:w="416" w:type="dxa"/>
                <w:vAlign w:val="center"/>
              </w:tcPr>
            </w:tcPrChange>
          </w:tcPr>
          <w:p w14:paraId="041733EA" w14:textId="77777777" w:rsidR="00A66D76" w:rsidRDefault="00A66D76">
            <w:pPr>
              <w:pStyle w:val="OMDV"/>
              <w:rPr>
                <w:lang w:eastAsia="ru-RU"/>
              </w:rPr>
              <w:pPrChange w:id="343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43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92F409F" w14:textId="77777777" w:rsidR="00A66D76" w:rsidRDefault="00C835C6">
            <w:pPr>
              <w:pStyle w:val="OMDV"/>
              <w:rPr>
                <w:lang w:eastAsia="ru-RU"/>
              </w:rPr>
              <w:pPrChange w:id="343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43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4CED878" w14:textId="77777777" w:rsidR="00A66D76" w:rsidRDefault="00A66D76">
            <w:pPr>
              <w:pStyle w:val="OMDV"/>
              <w:rPr>
                <w:lang w:eastAsia="ru-RU"/>
              </w:rPr>
              <w:pPrChange w:id="344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44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E536316" w14:textId="77777777" w:rsidR="00A66D76" w:rsidRDefault="00A66D76">
            <w:pPr>
              <w:pStyle w:val="OMDV"/>
              <w:rPr>
                <w:lang w:eastAsia="ru-RU"/>
              </w:rPr>
              <w:pPrChange w:id="344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44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00D27A0" w14:textId="77777777" w:rsidR="00A66D76" w:rsidRDefault="00C835C6">
            <w:pPr>
              <w:pStyle w:val="OMDV"/>
              <w:rPr>
                <w:lang w:eastAsia="ru-RU"/>
              </w:rPr>
              <w:pPrChange w:id="344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44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3B5D66E" w14:textId="77777777" w:rsidR="00A66D76" w:rsidRDefault="00C835C6">
            <w:pPr>
              <w:pStyle w:val="OMDV"/>
              <w:rPr>
                <w:lang w:eastAsia="ru-RU"/>
              </w:rPr>
              <w:pPrChange w:id="344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447" w:author="D.Kambarov" w:date="2025-03-13T16:14:00Z">
              <w:tcPr>
                <w:tcW w:w="416" w:type="dxa"/>
                <w:vAlign w:val="center"/>
              </w:tcPr>
            </w:tcPrChange>
          </w:tcPr>
          <w:p w14:paraId="61F0015E" w14:textId="77777777" w:rsidR="00A66D76" w:rsidRDefault="00A66D76">
            <w:pPr>
              <w:pStyle w:val="OMDV"/>
              <w:rPr>
                <w:lang w:eastAsia="ru-RU"/>
              </w:rPr>
              <w:pPrChange w:id="3448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498D5E82" w14:textId="77777777" w:rsidTr="00D5388D">
        <w:trPr>
          <w:trHeight w:val="312"/>
          <w:trPrChange w:id="3449" w:author="D.Kambarov" w:date="2025-03-13T16:14:00Z">
            <w:trPr>
              <w:gridAfter w:val="0"/>
              <w:trHeight w:val="312"/>
            </w:trPr>
          </w:trPrChange>
        </w:trPr>
        <w:tc>
          <w:tcPr>
            <w:tcW w:w="3256" w:type="dxa"/>
            <w:vAlign w:val="center"/>
            <w:tcPrChange w:id="3450" w:author="D.Kambarov" w:date="2025-03-13T16:14:00Z">
              <w:tcPr>
                <w:tcW w:w="3082" w:type="dxa"/>
                <w:vAlign w:val="center"/>
              </w:tcPr>
            </w:tcPrChange>
          </w:tcPr>
          <w:p w14:paraId="493BB0BA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3451" w:author="D.Kambarov" w:date="2025-03-13T16:13:00Z">
                <w:pPr/>
              </w:pPrChange>
            </w:pPr>
            <w:r>
              <w:rPr>
                <w:lang w:eastAsia="ru-RU"/>
              </w:rPr>
              <w:t xml:space="preserve">Дверь </w:t>
            </w:r>
            <w:r>
              <w:rPr>
                <w:i/>
                <w:lang w:eastAsia="ru-RU"/>
              </w:rPr>
              <w:t>(Дверь)</w:t>
            </w:r>
          </w:p>
        </w:tc>
        <w:tc>
          <w:tcPr>
            <w:tcW w:w="2409" w:type="dxa"/>
            <w:vAlign w:val="center"/>
            <w:tcPrChange w:id="3452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11F7B4BA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3453" w:author="D.Kambarov" w:date="2025-03-13T16:13:00Z">
                <w:pPr/>
              </w:pPrChange>
            </w:pPr>
            <w:r>
              <w:rPr>
                <w:i/>
                <w:lang w:eastAsia="ru-RU"/>
              </w:rPr>
              <w:t>Дверь</w:t>
            </w:r>
          </w:p>
        </w:tc>
        <w:tc>
          <w:tcPr>
            <w:tcW w:w="445" w:type="dxa"/>
            <w:vAlign w:val="center"/>
            <w:tcPrChange w:id="3454" w:author="D.Kambarov" w:date="2025-03-13T16:14:00Z">
              <w:tcPr>
                <w:tcW w:w="415" w:type="dxa"/>
                <w:vAlign w:val="center"/>
              </w:tcPr>
            </w:tcPrChange>
          </w:tcPr>
          <w:p w14:paraId="66DCFF49" w14:textId="77777777" w:rsidR="00A66D76" w:rsidRDefault="00C835C6">
            <w:pPr>
              <w:pStyle w:val="OMDV"/>
              <w:rPr>
                <w:lang w:eastAsia="ru-RU"/>
              </w:rPr>
              <w:pPrChange w:id="345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456" w:author="D.Kambarov" w:date="2025-03-13T16:14:00Z">
              <w:tcPr>
                <w:tcW w:w="416" w:type="dxa"/>
                <w:vAlign w:val="center"/>
              </w:tcPr>
            </w:tcPrChange>
          </w:tcPr>
          <w:p w14:paraId="473A8ACE" w14:textId="77777777" w:rsidR="00A66D76" w:rsidRDefault="00C835C6">
            <w:pPr>
              <w:pStyle w:val="OMDV"/>
              <w:rPr>
                <w:lang w:eastAsia="ru-RU"/>
              </w:rPr>
              <w:pPrChange w:id="345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458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2BEBE145" w14:textId="77777777" w:rsidR="00A66D76" w:rsidRDefault="00C835C6">
            <w:pPr>
              <w:pStyle w:val="OMDV"/>
              <w:rPr>
                <w:lang w:eastAsia="ru-RU"/>
              </w:rPr>
              <w:pPrChange w:id="345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46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32DE524" w14:textId="77777777" w:rsidR="00A66D76" w:rsidRDefault="00A66D76">
            <w:pPr>
              <w:pStyle w:val="OMDV"/>
              <w:rPr>
                <w:lang w:eastAsia="ru-RU"/>
              </w:rPr>
              <w:pPrChange w:id="346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46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2BC5E15" w14:textId="77777777" w:rsidR="00A66D76" w:rsidRDefault="00C835C6">
            <w:pPr>
              <w:pStyle w:val="OMDV"/>
              <w:rPr>
                <w:lang w:eastAsia="ru-RU"/>
              </w:rPr>
              <w:pPrChange w:id="346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46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F723AD2" w14:textId="77777777" w:rsidR="00A66D76" w:rsidRDefault="00A66D76">
            <w:pPr>
              <w:pStyle w:val="OMDV"/>
              <w:rPr>
                <w:lang w:eastAsia="ru-RU"/>
              </w:rPr>
              <w:pPrChange w:id="346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466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0C477969" w14:textId="77777777" w:rsidR="00A66D76" w:rsidRDefault="00C835C6">
            <w:pPr>
              <w:pStyle w:val="OMDV"/>
              <w:rPr>
                <w:lang w:eastAsia="ru-RU"/>
              </w:rPr>
              <w:pPrChange w:id="346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468" w:author="D.Kambarov" w:date="2025-03-13T16:14:00Z">
              <w:tcPr>
                <w:tcW w:w="416" w:type="dxa"/>
                <w:vAlign w:val="center"/>
              </w:tcPr>
            </w:tcPrChange>
          </w:tcPr>
          <w:p w14:paraId="2D097302" w14:textId="77777777" w:rsidR="00A66D76" w:rsidRDefault="00A66D76">
            <w:pPr>
              <w:pStyle w:val="OMDV"/>
              <w:rPr>
                <w:lang w:eastAsia="ru-RU"/>
              </w:rPr>
              <w:pPrChange w:id="346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470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5E8DE09A" w14:textId="77777777" w:rsidR="00A66D76" w:rsidRDefault="00C835C6">
            <w:pPr>
              <w:pStyle w:val="OMDV"/>
              <w:rPr>
                <w:lang w:eastAsia="ru-RU"/>
              </w:rPr>
              <w:pPrChange w:id="3471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47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3EE5BBA" w14:textId="77777777" w:rsidR="00A66D76" w:rsidRDefault="00A66D76">
            <w:pPr>
              <w:pStyle w:val="OMDV"/>
              <w:rPr>
                <w:lang w:eastAsia="ru-RU"/>
              </w:rPr>
              <w:pPrChange w:id="347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47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A4191A2" w14:textId="77777777" w:rsidR="00A66D76" w:rsidRDefault="00C835C6">
            <w:pPr>
              <w:pStyle w:val="OMDV"/>
              <w:rPr>
                <w:lang w:eastAsia="ru-RU"/>
              </w:rPr>
              <w:pPrChange w:id="347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476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707CF45A" w14:textId="77777777" w:rsidR="00A66D76" w:rsidRDefault="00A66D76">
            <w:pPr>
              <w:pStyle w:val="OMDV"/>
              <w:rPr>
                <w:lang w:eastAsia="ru-RU"/>
              </w:rPr>
              <w:pPrChange w:id="347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47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4B70E3F" w14:textId="77777777" w:rsidR="00A66D76" w:rsidRDefault="00C835C6">
            <w:pPr>
              <w:pStyle w:val="OMDV"/>
              <w:rPr>
                <w:lang w:eastAsia="ru-RU"/>
              </w:rPr>
              <w:pPrChange w:id="347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480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7DAA2993" w14:textId="77777777" w:rsidR="00A66D76" w:rsidRDefault="00A66D76">
            <w:pPr>
              <w:pStyle w:val="OMDV"/>
              <w:rPr>
                <w:lang w:eastAsia="ru-RU"/>
              </w:rPr>
              <w:pPrChange w:id="348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482" w:author="D.Kambarov" w:date="2025-03-13T16:14:00Z">
              <w:tcPr>
                <w:tcW w:w="416" w:type="dxa"/>
                <w:vAlign w:val="center"/>
              </w:tcPr>
            </w:tcPrChange>
          </w:tcPr>
          <w:p w14:paraId="0409F06E" w14:textId="77777777" w:rsidR="00A66D76" w:rsidRDefault="00A66D76">
            <w:pPr>
              <w:pStyle w:val="OMDV"/>
              <w:rPr>
                <w:lang w:eastAsia="ru-RU"/>
              </w:rPr>
              <w:pPrChange w:id="348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48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C59618A" w14:textId="77777777" w:rsidR="00A66D76" w:rsidRDefault="00C835C6">
            <w:pPr>
              <w:pStyle w:val="OMDV"/>
              <w:rPr>
                <w:lang w:eastAsia="ru-RU"/>
              </w:rPr>
              <w:pPrChange w:id="348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48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BFF99BD" w14:textId="77777777" w:rsidR="00A66D76" w:rsidRDefault="00A66D76">
            <w:pPr>
              <w:pStyle w:val="OMDV"/>
              <w:rPr>
                <w:lang w:eastAsia="ru-RU"/>
              </w:rPr>
              <w:pPrChange w:id="348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48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7B9C0BF" w14:textId="77777777" w:rsidR="00A66D76" w:rsidRDefault="00A66D76">
            <w:pPr>
              <w:pStyle w:val="OMDV"/>
              <w:rPr>
                <w:lang w:eastAsia="ru-RU"/>
              </w:rPr>
              <w:pPrChange w:id="348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49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C245E77" w14:textId="77777777" w:rsidR="00A66D76" w:rsidRDefault="00C835C6">
            <w:pPr>
              <w:pStyle w:val="OMDV"/>
              <w:rPr>
                <w:lang w:eastAsia="ru-RU"/>
              </w:rPr>
              <w:pPrChange w:id="3491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49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A48D779" w14:textId="77777777" w:rsidR="00A66D76" w:rsidRDefault="00C835C6">
            <w:pPr>
              <w:pStyle w:val="OMDV"/>
              <w:rPr>
                <w:lang w:eastAsia="ru-RU"/>
              </w:rPr>
              <w:pPrChange w:id="349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494" w:author="D.Kambarov" w:date="2025-03-13T16:14:00Z">
              <w:tcPr>
                <w:tcW w:w="416" w:type="dxa"/>
                <w:vAlign w:val="center"/>
              </w:tcPr>
            </w:tcPrChange>
          </w:tcPr>
          <w:p w14:paraId="277EE113" w14:textId="77777777" w:rsidR="00A66D76" w:rsidRDefault="00A66D76">
            <w:pPr>
              <w:pStyle w:val="OMDV"/>
              <w:rPr>
                <w:lang w:eastAsia="ru-RU"/>
              </w:rPr>
              <w:pPrChange w:id="3495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52FB9AB6" w14:textId="77777777" w:rsidTr="00D5388D">
        <w:trPr>
          <w:trHeight w:val="312"/>
          <w:trPrChange w:id="3496" w:author="D.Kambarov" w:date="2025-03-13T16:14:00Z">
            <w:trPr>
              <w:gridAfter w:val="0"/>
              <w:trHeight w:val="312"/>
            </w:trPr>
          </w:trPrChange>
        </w:trPr>
        <w:tc>
          <w:tcPr>
            <w:tcW w:w="3256" w:type="dxa"/>
            <w:vAlign w:val="center"/>
            <w:tcPrChange w:id="3497" w:author="D.Kambarov" w:date="2025-03-13T16:14:00Z">
              <w:tcPr>
                <w:tcW w:w="3082" w:type="dxa"/>
                <w:vAlign w:val="center"/>
              </w:tcPr>
            </w:tcPrChange>
          </w:tcPr>
          <w:p w14:paraId="4F6F7B71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3498" w:author="D.Kambarov" w:date="2025-03-13T16:13:00Z">
                <w:pPr/>
              </w:pPrChange>
            </w:pPr>
            <w:r>
              <w:rPr>
                <w:lang w:eastAsia="ru-RU"/>
              </w:rPr>
              <w:t xml:space="preserve">Дверь входная </w:t>
            </w:r>
            <w:r>
              <w:rPr>
                <w:i/>
                <w:lang w:eastAsia="ru-RU"/>
              </w:rPr>
              <w:t>(Дверь)</w:t>
            </w:r>
          </w:p>
        </w:tc>
        <w:tc>
          <w:tcPr>
            <w:tcW w:w="2409" w:type="dxa"/>
            <w:vAlign w:val="center"/>
            <w:tcPrChange w:id="3499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02DF6C34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3500" w:author="D.Kambarov" w:date="2025-03-13T16:13:00Z">
                <w:pPr/>
              </w:pPrChange>
            </w:pPr>
            <w:r>
              <w:rPr>
                <w:i/>
                <w:lang w:eastAsia="ru-RU"/>
              </w:rPr>
              <w:t>Дверь_Входная</w:t>
            </w:r>
          </w:p>
        </w:tc>
        <w:tc>
          <w:tcPr>
            <w:tcW w:w="445" w:type="dxa"/>
            <w:vAlign w:val="center"/>
            <w:tcPrChange w:id="3501" w:author="D.Kambarov" w:date="2025-03-13T16:14:00Z">
              <w:tcPr>
                <w:tcW w:w="415" w:type="dxa"/>
                <w:vAlign w:val="center"/>
              </w:tcPr>
            </w:tcPrChange>
          </w:tcPr>
          <w:p w14:paraId="5046CBAD" w14:textId="77777777" w:rsidR="00A66D76" w:rsidRDefault="00C835C6">
            <w:pPr>
              <w:pStyle w:val="OMDV"/>
              <w:rPr>
                <w:lang w:eastAsia="ru-RU"/>
              </w:rPr>
              <w:pPrChange w:id="350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503" w:author="D.Kambarov" w:date="2025-03-13T16:14:00Z">
              <w:tcPr>
                <w:tcW w:w="416" w:type="dxa"/>
                <w:vAlign w:val="center"/>
              </w:tcPr>
            </w:tcPrChange>
          </w:tcPr>
          <w:p w14:paraId="47007BF3" w14:textId="77777777" w:rsidR="00A66D76" w:rsidRDefault="00C835C6">
            <w:pPr>
              <w:pStyle w:val="OMDV"/>
              <w:rPr>
                <w:lang w:eastAsia="ru-RU"/>
              </w:rPr>
              <w:pPrChange w:id="350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505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789FEA6C" w14:textId="77777777" w:rsidR="00A66D76" w:rsidRDefault="00C835C6">
            <w:pPr>
              <w:pStyle w:val="OMDV"/>
              <w:rPr>
                <w:lang w:eastAsia="ru-RU"/>
              </w:rPr>
              <w:pPrChange w:id="350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50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9F12693" w14:textId="77777777" w:rsidR="00A66D76" w:rsidRDefault="00A66D76">
            <w:pPr>
              <w:pStyle w:val="OMDV"/>
              <w:rPr>
                <w:lang w:eastAsia="ru-RU"/>
              </w:rPr>
              <w:pPrChange w:id="350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50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3619A43" w14:textId="77777777" w:rsidR="00A66D76" w:rsidRDefault="00C835C6">
            <w:pPr>
              <w:pStyle w:val="OMDV"/>
              <w:rPr>
                <w:lang w:eastAsia="ru-RU"/>
              </w:rPr>
              <w:pPrChange w:id="351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51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267D367" w14:textId="77777777" w:rsidR="00A66D76" w:rsidRDefault="00A66D76">
            <w:pPr>
              <w:pStyle w:val="OMDV"/>
              <w:rPr>
                <w:lang w:eastAsia="ru-RU"/>
              </w:rPr>
              <w:pPrChange w:id="351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513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1426192C" w14:textId="77777777" w:rsidR="00A66D76" w:rsidRDefault="00C835C6">
            <w:pPr>
              <w:pStyle w:val="OMDV"/>
              <w:rPr>
                <w:lang w:eastAsia="ru-RU"/>
              </w:rPr>
              <w:pPrChange w:id="351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515" w:author="D.Kambarov" w:date="2025-03-13T16:14:00Z">
              <w:tcPr>
                <w:tcW w:w="416" w:type="dxa"/>
                <w:vAlign w:val="center"/>
              </w:tcPr>
            </w:tcPrChange>
          </w:tcPr>
          <w:p w14:paraId="14A05F1D" w14:textId="77777777" w:rsidR="00A66D76" w:rsidRDefault="00A66D76">
            <w:pPr>
              <w:pStyle w:val="OMDV"/>
              <w:rPr>
                <w:lang w:eastAsia="ru-RU"/>
              </w:rPr>
              <w:pPrChange w:id="351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517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676DA2DD" w14:textId="77777777" w:rsidR="00A66D76" w:rsidRDefault="00C835C6">
            <w:pPr>
              <w:pStyle w:val="OMDV"/>
              <w:rPr>
                <w:lang w:eastAsia="ru-RU"/>
              </w:rPr>
              <w:pPrChange w:id="351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51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40DF57D" w14:textId="77777777" w:rsidR="00A66D76" w:rsidRDefault="00A66D76">
            <w:pPr>
              <w:pStyle w:val="OMDV"/>
              <w:rPr>
                <w:lang w:eastAsia="ru-RU"/>
              </w:rPr>
              <w:pPrChange w:id="352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52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68FAA41" w14:textId="77777777" w:rsidR="00A66D76" w:rsidRDefault="00C835C6">
            <w:pPr>
              <w:pStyle w:val="OMDV"/>
              <w:rPr>
                <w:lang w:eastAsia="ru-RU"/>
              </w:rPr>
              <w:pPrChange w:id="352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523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6083648A" w14:textId="77777777" w:rsidR="00A66D76" w:rsidRDefault="00A66D76">
            <w:pPr>
              <w:pStyle w:val="OMDV"/>
              <w:rPr>
                <w:lang w:eastAsia="ru-RU"/>
              </w:rPr>
              <w:pPrChange w:id="352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52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BB4F5AC" w14:textId="77777777" w:rsidR="00A66D76" w:rsidRDefault="00C835C6">
            <w:pPr>
              <w:pStyle w:val="OMDV"/>
              <w:rPr>
                <w:lang w:eastAsia="ru-RU"/>
              </w:rPr>
              <w:pPrChange w:id="352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527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5841A4C5" w14:textId="77777777" w:rsidR="00A66D76" w:rsidRDefault="00A66D76">
            <w:pPr>
              <w:pStyle w:val="OMDV"/>
              <w:rPr>
                <w:lang w:eastAsia="ru-RU"/>
              </w:rPr>
              <w:pPrChange w:id="352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529" w:author="D.Kambarov" w:date="2025-03-13T16:14:00Z">
              <w:tcPr>
                <w:tcW w:w="416" w:type="dxa"/>
                <w:vAlign w:val="center"/>
              </w:tcPr>
            </w:tcPrChange>
          </w:tcPr>
          <w:p w14:paraId="695AF8DF" w14:textId="77777777" w:rsidR="00A66D76" w:rsidRDefault="00A66D76">
            <w:pPr>
              <w:pStyle w:val="OMDV"/>
              <w:rPr>
                <w:lang w:eastAsia="ru-RU"/>
              </w:rPr>
              <w:pPrChange w:id="353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53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20A8503" w14:textId="77777777" w:rsidR="00A66D76" w:rsidRDefault="00C835C6">
            <w:pPr>
              <w:pStyle w:val="OMDV"/>
              <w:rPr>
                <w:lang w:eastAsia="ru-RU"/>
              </w:rPr>
              <w:pPrChange w:id="353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53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89DA38C" w14:textId="77777777" w:rsidR="00A66D76" w:rsidRDefault="00A66D76">
            <w:pPr>
              <w:pStyle w:val="OMDV"/>
              <w:rPr>
                <w:lang w:eastAsia="ru-RU"/>
              </w:rPr>
              <w:pPrChange w:id="353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53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2981B6E" w14:textId="77777777" w:rsidR="00A66D76" w:rsidRDefault="00A66D76">
            <w:pPr>
              <w:pStyle w:val="OMDV"/>
              <w:rPr>
                <w:lang w:eastAsia="ru-RU"/>
              </w:rPr>
              <w:pPrChange w:id="353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53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061488C" w14:textId="77777777" w:rsidR="00A66D76" w:rsidRDefault="00C835C6">
            <w:pPr>
              <w:pStyle w:val="OMDV"/>
              <w:rPr>
                <w:lang w:eastAsia="ru-RU"/>
              </w:rPr>
              <w:pPrChange w:id="353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53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F28C075" w14:textId="77777777" w:rsidR="00A66D76" w:rsidRDefault="00C835C6">
            <w:pPr>
              <w:pStyle w:val="OMDV"/>
              <w:rPr>
                <w:lang w:eastAsia="ru-RU"/>
              </w:rPr>
              <w:pPrChange w:id="354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541" w:author="D.Kambarov" w:date="2025-03-13T16:14:00Z">
              <w:tcPr>
                <w:tcW w:w="416" w:type="dxa"/>
                <w:vAlign w:val="center"/>
              </w:tcPr>
            </w:tcPrChange>
          </w:tcPr>
          <w:p w14:paraId="496C18AE" w14:textId="77777777" w:rsidR="00A66D76" w:rsidRDefault="00A66D76">
            <w:pPr>
              <w:pStyle w:val="OMDV"/>
              <w:rPr>
                <w:lang w:eastAsia="ru-RU"/>
              </w:rPr>
              <w:pPrChange w:id="3542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4AD37F42" w14:textId="77777777" w:rsidTr="00D5388D">
        <w:trPr>
          <w:trHeight w:val="312"/>
          <w:trPrChange w:id="3543" w:author="D.Kambarov" w:date="2025-03-13T16:14:00Z">
            <w:trPr>
              <w:gridAfter w:val="0"/>
              <w:trHeight w:val="312"/>
            </w:trPr>
          </w:trPrChange>
        </w:trPr>
        <w:tc>
          <w:tcPr>
            <w:tcW w:w="3256" w:type="dxa"/>
            <w:vAlign w:val="center"/>
            <w:tcPrChange w:id="3544" w:author="D.Kambarov" w:date="2025-03-13T16:14:00Z">
              <w:tcPr>
                <w:tcW w:w="3082" w:type="dxa"/>
                <w:vAlign w:val="center"/>
              </w:tcPr>
            </w:tcPrChange>
          </w:tcPr>
          <w:p w14:paraId="196B073F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3545" w:author="D.Kambarov" w:date="2025-03-13T16:13:00Z">
                <w:pPr/>
              </w:pPrChange>
            </w:pPr>
            <w:r>
              <w:rPr>
                <w:lang w:eastAsia="ru-RU"/>
              </w:rPr>
              <w:t>Дверь противопожарная</w:t>
            </w:r>
            <w:r>
              <w:rPr>
                <w:i/>
                <w:lang w:eastAsia="ru-RU"/>
              </w:rPr>
              <w:t>(Дверь)</w:t>
            </w:r>
          </w:p>
        </w:tc>
        <w:tc>
          <w:tcPr>
            <w:tcW w:w="2409" w:type="dxa"/>
            <w:vAlign w:val="center"/>
            <w:tcPrChange w:id="3546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3A01A82C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3547" w:author="D.Kambarov" w:date="2025-03-13T16:13:00Z">
                <w:pPr/>
              </w:pPrChange>
            </w:pPr>
            <w:r>
              <w:rPr>
                <w:i/>
                <w:lang w:eastAsia="ru-RU"/>
              </w:rPr>
              <w:t>Дверь_Противопожарная</w:t>
            </w:r>
          </w:p>
        </w:tc>
        <w:tc>
          <w:tcPr>
            <w:tcW w:w="445" w:type="dxa"/>
            <w:vAlign w:val="center"/>
            <w:tcPrChange w:id="3548" w:author="D.Kambarov" w:date="2025-03-13T16:14:00Z">
              <w:tcPr>
                <w:tcW w:w="415" w:type="dxa"/>
                <w:vAlign w:val="center"/>
              </w:tcPr>
            </w:tcPrChange>
          </w:tcPr>
          <w:p w14:paraId="6C9D60DF" w14:textId="77777777" w:rsidR="00A66D76" w:rsidRDefault="00C835C6">
            <w:pPr>
              <w:pStyle w:val="OMDV"/>
              <w:rPr>
                <w:lang w:eastAsia="ru-RU"/>
              </w:rPr>
              <w:pPrChange w:id="354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550" w:author="D.Kambarov" w:date="2025-03-13T16:14:00Z">
              <w:tcPr>
                <w:tcW w:w="416" w:type="dxa"/>
                <w:vAlign w:val="center"/>
              </w:tcPr>
            </w:tcPrChange>
          </w:tcPr>
          <w:p w14:paraId="6C9A3063" w14:textId="77777777" w:rsidR="00A66D76" w:rsidRDefault="00C835C6">
            <w:pPr>
              <w:pStyle w:val="OMDV"/>
              <w:rPr>
                <w:lang w:eastAsia="ru-RU"/>
              </w:rPr>
              <w:pPrChange w:id="3551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552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723F3D06" w14:textId="77777777" w:rsidR="00A66D76" w:rsidRDefault="00C835C6">
            <w:pPr>
              <w:pStyle w:val="OMDV"/>
              <w:rPr>
                <w:lang w:eastAsia="ru-RU"/>
              </w:rPr>
              <w:pPrChange w:id="355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55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F150124" w14:textId="77777777" w:rsidR="00A66D76" w:rsidRDefault="00A66D76">
            <w:pPr>
              <w:pStyle w:val="OMDV"/>
              <w:rPr>
                <w:lang w:eastAsia="ru-RU"/>
              </w:rPr>
              <w:pPrChange w:id="355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55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3D9CCEB" w14:textId="77777777" w:rsidR="00A66D76" w:rsidRDefault="00C835C6">
            <w:pPr>
              <w:pStyle w:val="OMDV"/>
              <w:rPr>
                <w:lang w:eastAsia="ru-RU"/>
              </w:rPr>
              <w:pPrChange w:id="355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55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597438A" w14:textId="77777777" w:rsidR="00A66D76" w:rsidRDefault="00A66D76">
            <w:pPr>
              <w:pStyle w:val="OMDV"/>
              <w:rPr>
                <w:lang w:eastAsia="ru-RU"/>
              </w:rPr>
              <w:pPrChange w:id="355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560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0706DBC1" w14:textId="77777777" w:rsidR="00A66D76" w:rsidRDefault="00C835C6">
            <w:pPr>
              <w:pStyle w:val="OMDV"/>
              <w:rPr>
                <w:lang w:eastAsia="ru-RU"/>
              </w:rPr>
              <w:pPrChange w:id="3561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562" w:author="D.Kambarov" w:date="2025-03-13T16:14:00Z">
              <w:tcPr>
                <w:tcW w:w="416" w:type="dxa"/>
                <w:vAlign w:val="center"/>
              </w:tcPr>
            </w:tcPrChange>
          </w:tcPr>
          <w:p w14:paraId="2D292DB1" w14:textId="77777777" w:rsidR="00A66D76" w:rsidRDefault="00A66D76">
            <w:pPr>
              <w:pStyle w:val="OMDV"/>
              <w:rPr>
                <w:lang w:eastAsia="ru-RU"/>
              </w:rPr>
              <w:pPrChange w:id="356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564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1FCAAA15" w14:textId="77777777" w:rsidR="00A66D76" w:rsidRDefault="00C835C6">
            <w:pPr>
              <w:pStyle w:val="OMDV"/>
              <w:rPr>
                <w:lang w:eastAsia="ru-RU"/>
              </w:rPr>
              <w:pPrChange w:id="356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56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CEBA5BF" w14:textId="77777777" w:rsidR="00A66D76" w:rsidRDefault="00A66D76">
            <w:pPr>
              <w:pStyle w:val="OMDV"/>
              <w:rPr>
                <w:lang w:eastAsia="ru-RU"/>
              </w:rPr>
              <w:pPrChange w:id="356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56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7425A1E" w14:textId="77777777" w:rsidR="00A66D76" w:rsidRDefault="00C835C6">
            <w:pPr>
              <w:pStyle w:val="OMDV"/>
              <w:rPr>
                <w:lang w:eastAsia="ru-RU"/>
              </w:rPr>
              <w:pPrChange w:id="356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570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0788008D" w14:textId="77777777" w:rsidR="00A66D76" w:rsidRDefault="00A66D76">
            <w:pPr>
              <w:pStyle w:val="OMDV"/>
              <w:rPr>
                <w:lang w:eastAsia="ru-RU"/>
              </w:rPr>
              <w:pPrChange w:id="357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57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789D7ED" w14:textId="77777777" w:rsidR="00A66D76" w:rsidRDefault="00C835C6">
            <w:pPr>
              <w:pStyle w:val="OMDV"/>
              <w:rPr>
                <w:lang w:eastAsia="ru-RU"/>
              </w:rPr>
              <w:pPrChange w:id="357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574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4E2D4323" w14:textId="77777777" w:rsidR="00A66D76" w:rsidRDefault="00A66D76">
            <w:pPr>
              <w:pStyle w:val="OMDV"/>
              <w:rPr>
                <w:lang w:eastAsia="ru-RU"/>
              </w:rPr>
              <w:pPrChange w:id="357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576" w:author="D.Kambarov" w:date="2025-03-13T16:14:00Z">
              <w:tcPr>
                <w:tcW w:w="416" w:type="dxa"/>
                <w:vAlign w:val="center"/>
              </w:tcPr>
            </w:tcPrChange>
          </w:tcPr>
          <w:p w14:paraId="39757DB7" w14:textId="77777777" w:rsidR="00A66D76" w:rsidRDefault="00A66D76">
            <w:pPr>
              <w:pStyle w:val="OMDV"/>
              <w:rPr>
                <w:lang w:eastAsia="ru-RU"/>
              </w:rPr>
              <w:pPrChange w:id="357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57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B64B3D0" w14:textId="77777777" w:rsidR="00A66D76" w:rsidRDefault="00C835C6">
            <w:pPr>
              <w:pStyle w:val="OMDV"/>
              <w:rPr>
                <w:lang w:eastAsia="ru-RU"/>
              </w:rPr>
              <w:pPrChange w:id="357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58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15326B4" w14:textId="77777777" w:rsidR="00A66D76" w:rsidRDefault="00A66D76">
            <w:pPr>
              <w:pStyle w:val="OMDV"/>
              <w:rPr>
                <w:lang w:eastAsia="ru-RU"/>
              </w:rPr>
              <w:pPrChange w:id="358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58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E008FD9" w14:textId="77777777" w:rsidR="00A66D76" w:rsidRDefault="00A66D76">
            <w:pPr>
              <w:pStyle w:val="OMDV"/>
              <w:rPr>
                <w:lang w:eastAsia="ru-RU"/>
              </w:rPr>
              <w:pPrChange w:id="358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58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69B441C" w14:textId="77777777" w:rsidR="00A66D76" w:rsidRDefault="00C835C6">
            <w:pPr>
              <w:pStyle w:val="OMDV"/>
              <w:rPr>
                <w:lang w:eastAsia="ru-RU"/>
              </w:rPr>
              <w:pPrChange w:id="358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58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D90BC90" w14:textId="77777777" w:rsidR="00A66D76" w:rsidRDefault="00C835C6">
            <w:pPr>
              <w:pStyle w:val="OMDV"/>
              <w:rPr>
                <w:lang w:eastAsia="ru-RU"/>
              </w:rPr>
              <w:pPrChange w:id="358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588" w:author="D.Kambarov" w:date="2025-03-13T16:14:00Z">
              <w:tcPr>
                <w:tcW w:w="416" w:type="dxa"/>
                <w:vAlign w:val="center"/>
              </w:tcPr>
            </w:tcPrChange>
          </w:tcPr>
          <w:p w14:paraId="349ECAB6" w14:textId="77777777" w:rsidR="00A66D76" w:rsidRDefault="00A66D76">
            <w:pPr>
              <w:pStyle w:val="OMDV"/>
              <w:rPr>
                <w:lang w:eastAsia="ru-RU"/>
              </w:rPr>
              <w:pPrChange w:id="3589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5AB018BF" w14:textId="77777777" w:rsidTr="00D5388D">
        <w:trPr>
          <w:trHeight w:val="312"/>
          <w:trPrChange w:id="3590" w:author="D.Kambarov" w:date="2025-03-13T16:14:00Z">
            <w:trPr>
              <w:gridAfter w:val="0"/>
              <w:trHeight w:val="312"/>
            </w:trPr>
          </w:trPrChange>
        </w:trPr>
        <w:tc>
          <w:tcPr>
            <w:tcW w:w="3256" w:type="dxa"/>
            <w:vAlign w:val="center"/>
            <w:tcPrChange w:id="3591" w:author="D.Kambarov" w:date="2025-03-13T16:14:00Z">
              <w:tcPr>
                <w:tcW w:w="3082" w:type="dxa"/>
                <w:vAlign w:val="center"/>
              </w:tcPr>
            </w:tcPrChange>
          </w:tcPr>
          <w:p w14:paraId="2EC5EA55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3592" w:author="D.Kambarov" w:date="2025-03-13T16:13:00Z">
                <w:pPr/>
              </w:pPrChange>
            </w:pPr>
            <w:r>
              <w:rPr>
                <w:lang w:eastAsia="ru-RU"/>
              </w:rPr>
              <w:t xml:space="preserve">Люк </w:t>
            </w:r>
            <w:r>
              <w:rPr>
                <w:i/>
                <w:lang w:eastAsia="ru-RU"/>
              </w:rPr>
              <w:t>(Дверь)</w:t>
            </w:r>
          </w:p>
        </w:tc>
        <w:tc>
          <w:tcPr>
            <w:tcW w:w="2409" w:type="dxa"/>
            <w:vAlign w:val="center"/>
            <w:tcPrChange w:id="3593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79BB932C" w14:textId="77777777" w:rsidR="00A66D76" w:rsidRPr="00D5388D" w:rsidRDefault="00C835C6">
            <w:pPr>
              <w:pStyle w:val="OMDV"/>
              <w:jc w:val="left"/>
              <w:rPr>
                <w:i/>
                <w:lang w:eastAsia="ru-RU"/>
                <w:rPrChange w:id="3594" w:author="D.Kambarov" w:date="2025-03-13T16:14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3595" w:author="D.Kambarov" w:date="2025-03-13T16:13:00Z">
                <w:pPr/>
              </w:pPrChange>
            </w:pPr>
            <w:r w:rsidRPr="00D5388D">
              <w:rPr>
                <w:i/>
                <w:lang w:eastAsia="ru-RU"/>
                <w:rPrChange w:id="3596" w:author="D.Kambarov" w:date="2025-03-13T16:14:00Z">
                  <w:rPr>
                    <w:rFonts w:eastAsia="Times New Roman"/>
                    <w:i/>
                    <w:lang w:eastAsia="ru-RU"/>
                  </w:rPr>
                </w:rPrChange>
              </w:rPr>
              <w:t>Люк</w:t>
            </w:r>
          </w:p>
        </w:tc>
        <w:tc>
          <w:tcPr>
            <w:tcW w:w="445" w:type="dxa"/>
            <w:vAlign w:val="center"/>
            <w:tcPrChange w:id="3597" w:author="D.Kambarov" w:date="2025-03-13T16:14:00Z">
              <w:tcPr>
                <w:tcW w:w="415" w:type="dxa"/>
                <w:vAlign w:val="center"/>
              </w:tcPr>
            </w:tcPrChange>
          </w:tcPr>
          <w:p w14:paraId="2C09E616" w14:textId="77777777" w:rsidR="00A66D76" w:rsidRDefault="00C835C6">
            <w:pPr>
              <w:pStyle w:val="OMDV"/>
              <w:rPr>
                <w:lang w:eastAsia="ru-RU"/>
              </w:rPr>
              <w:pPrChange w:id="359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599" w:author="D.Kambarov" w:date="2025-03-13T16:14:00Z">
              <w:tcPr>
                <w:tcW w:w="416" w:type="dxa"/>
                <w:vAlign w:val="center"/>
              </w:tcPr>
            </w:tcPrChange>
          </w:tcPr>
          <w:p w14:paraId="12CCB170" w14:textId="77777777" w:rsidR="00A66D76" w:rsidRDefault="00C835C6">
            <w:pPr>
              <w:pStyle w:val="OMDV"/>
              <w:rPr>
                <w:lang w:eastAsia="ru-RU"/>
              </w:rPr>
              <w:pPrChange w:id="360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601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51BFC830" w14:textId="77777777" w:rsidR="00A66D76" w:rsidRDefault="00C835C6">
            <w:pPr>
              <w:pStyle w:val="OMDV"/>
              <w:rPr>
                <w:lang w:eastAsia="ru-RU"/>
              </w:rPr>
              <w:pPrChange w:id="360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60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56FC39C" w14:textId="77777777" w:rsidR="00A66D76" w:rsidRDefault="00A66D76">
            <w:pPr>
              <w:pStyle w:val="OMDV"/>
              <w:rPr>
                <w:lang w:eastAsia="ru-RU"/>
              </w:rPr>
              <w:pPrChange w:id="360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60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BB02045" w14:textId="77777777" w:rsidR="00A66D76" w:rsidRDefault="00C835C6">
            <w:pPr>
              <w:pStyle w:val="OMDV"/>
              <w:rPr>
                <w:lang w:eastAsia="ru-RU"/>
              </w:rPr>
              <w:pPrChange w:id="360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60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ED2E6C8" w14:textId="77777777" w:rsidR="00A66D76" w:rsidRDefault="00A66D76">
            <w:pPr>
              <w:pStyle w:val="OMDV"/>
              <w:rPr>
                <w:lang w:eastAsia="ru-RU"/>
              </w:rPr>
              <w:pPrChange w:id="360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609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5BEC8043" w14:textId="77777777" w:rsidR="00A66D76" w:rsidRDefault="00C835C6">
            <w:pPr>
              <w:pStyle w:val="OMDV"/>
              <w:rPr>
                <w:lang w:eastAsia="ru-RU"/>
              </w:rPr>
              <w:pPrChange w:id="361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611" w:author="D.Kambarov" w:date="2025-03-13T16:14:00Z">
              <w:tcPr>
                <w:tcW w:w="416" w:type="dxa"/>
                <w:vAlign w:val="center"/>
              </w:tcPr>
            </w:tcPrChange>
          </w:tcPr>
          <w:p w14:paraId="1B0182FA" w14:textId="77777777" w:rsidR="00A66D76" w:rsidRDefault="00A66D76">
            <w:pPr>
              <w:pStyle w:val="OMDV"/>
              <w:rPr>
                <w:lang w:eastAsia="ru-RU"/>
              </w:rPr>
              <w:pPrChange w:id="361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613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240A753B" w14:textId="77777777" w:rsidR="00A66D76" w:rsidRDefault="00C835C6">
            <w:pPr>
              <w:pStyle w:val="OMDV"/>
              <w:rPr>
                <w:lang w:eastAsia="ru-RU"/>
              </w:rPr>
              <w:pPrChange w:id="361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61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0402C0E" w14:textId="77777777" w:rsidR="00A66D76" w:rsidRDefault="00A66D76">
            <w:pPr>
              <w:pStyle w:val="OMDV"/>
              <w:rPr>
                <w:lang w:eastAsia="ru-RU"/>
              </w:rPr>
              <w:pPrChange w:id="361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61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8E6E3D5" w14:textId="77777777" w:rsidR="00A66D76" w:rsidRDefault="00C835C6">
            <w:pPr>
              <w:pStyle w:val="OMDV"/>
              <w:rPr>
                <w:lang w:eastAsia="ru-RU"/>
              </w:rPr>
              <w:pPrChange w:id="361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619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4CBF5EE9" w14:textId="77777777" w:rsidR="00A66D76" w:rsidRDefault="00A66D76">
            <w:pPr>
              <w:pStyle w:val="OMDV"/>
              <w:rPr>
                <w:lang w:eastAsia="ru-RU"/>
              </w:rPr>
              <w:pPrChange w:id="362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62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4A8E649" w14:textId="77777777" w:rsidR="00A66D76" w:rsidRDefault="00C835C6">
            <w:pPr>
              <w:pStyle w:val="OMDV"/>
              <w:rPr>
                <w:lang w:eastAsia="ru-RU"/>
              </w:rPr>
              <w:pPrChange w:id="362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623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3E976FF6" w14:textId="77777777" w:rsidR="00A66D76" w:rsidRDefault="00A66D76">
            <w:pPr>
              <w:pStyle w:val="OMDV"/>
              <w:rPr>
                <w:lang w:eastAsia="ru-RU"/>
              </w:rPr>
              <w:pPrChange w:id="362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625" w:author="D.Kambarov" w:date="2025-03-13T16:14:00Z">
              <w:tcPr>
                <w:tcW w:w="416" w:type="dxa"/>
                <w:vAlign w:val="center"/>
              </w:tcPr>
            </w:tcPrChange>
          </w:tcPr>
          <w:p w14:paraId="52AF0A5B" w14:textId="77777777" w:rsidR="00A66D76" w:rsidRDefault="00A66D76">
            <w:pPr>
              <w:pStyle w:val="OMDV"/>
              <w:rPr>
                <w:lang w:eastAsia="ru-RU"/>
              </w:rPr>
              <w:pPrChange w:id="362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62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02D24AB" w14:textId="77777777" w:rsidR="00A66D76" w:rsidRDefault="00C835C6">
            <w:pPr>
              <w:pStyle w:val="OMDV"/>
              <w:rPr>
                <w:lang w:eastAsia="ru-RU"/>
              </w:rPr>
              <w:pPrChange w:id="362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62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EE48544" w14:textId="77777777" w:rsidR="00A66D76" w:rsidRDefault="00A66D76">
            <w:pPr>
              <w:pStyle w:val="OMDV"/>
              <w:rPr>
                <w:lang w:eastAsia="ru-RU"/>
              </w:rPr>
              <w:pPrChange w:id="363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63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FD9770B" w14:textId="77777777" w:rsidR="00A66D76" w:rsidRDefault="00A66D76">
            <w:pPr>
              <w:pStyle w:val="OMDV"/>
              <w:rPr>
                <w:lang w:eastAsia="ru-RU"/>
              </w:rPr>
              <w:pPrChange w:id="363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63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4B8A5DA" w14:textId="77777777" w:rsidR="00A66D76" w:rsidRDefault="00C835C6">
            <w:pPr>
              <w:pStyle w:val="OMDV"/>
              <w:rPr>
                <w:lang w:eastAsia="ru-RU"/>
              </w:rPr>
              <w:pPrChange w:id="363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63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ABF999F" w14:textId="77777777" w:rsidR="00A66D76" w:rsidRDefault="00C835C6">
            <w:pPr>
              <w:pStyle w:val="OMDV"/>
              <w:rPr>
                <w:lang w:eastAsia="ru-RU"/>
              </w:rPr>
              <w:pPrChange w:id="363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637" w:author="D.Kambarov" w:date="2025-03-13T16:14:00Z">
              <w:tcPr>
                <w:tcW w:w="416" w:type="dxa"/>
                <w:vAlign w:val="center"/>
              </w:tcPr>
            </w:tcPrChange>
          </w:tcPr>
          <w:p w14:paraId="53756BA9" w14:textId="77777777" w:rsidR="00A66D76" w:rsidRDefault="00A66D76">
            <w:pPr>
              <w:pStyle w:val="OMDV"/>
              <w:rPr>
                <w:lang w:eastAsia="ru-RU"/>
              </w:rPr>
              <w:pPrChange w:id="3638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292899CE" w14:textId="77777777" w:rsidTr="00D5388D">
        <w:trPr>
          <w:trHeight w:val="312"/>
          <w:trPrChange w:id="3639" w:author="D.Kambarov" w:date="2025-03-13T16:14:00Z">
            <w:trPr>
              <w:gridAfter w:val="0"/>
              <w:trHeight w:val="312"/>
            </w:trPr>
          </w:trPrChange>
        </w:trPr>
        <w:tc>
          <w:tcPr>
            <w:tcW w:w="3256" w:type="dxa"/>
            <w:vAlign w:val="center"/>
            <w:tcPrChange w:id="3640" w:author="D.Kambarov" w:date="2025-03-13T16:14:00Z">
              <w:tcPr>
                <w:tcW w:w="3082" w:type="dxa"/>
                <w:vAlign w:val="center"/>
              </w:tcPr>
            </w:tcPrChange>
          </w:tcPr>
          <w:p w14:paraId="30B235DF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3641" w:author="D.Kambarov" w:date="2025-03-13T16:13:00Z">
                <w:pPr/>
              </w:pPrChange>
            </w:pPr>
            <w:r>
              <w:rPr>
                <w:lang w:eastAsia="ru-RU"/>
              </w:rPr>
              <w:t xml:space="preserve">Перемычки </w:t>
            </w:r>
            <w:r>
              <w:rPr>
                <w:i/>
                <w:lang w:eastAsia="ru-RU"/>
              </w:rPr>
              <w:t>(Загружаемое семейство: каркас несущий)</w:t>
            </w:r>
          </w:p>
        </w:tc>
        <w:tc>
          <w:tcPr>
            <w:tcW w:w="2409" w:type="dxa"/>
            <w:vAlign w:val="center"/>
            <w:tcPrChange w:id="3642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3FC987B9" w14:textId="77777777" w:rsidR="00A66D76" w:rsidRPr="00D5388D" w:rsidRDefault="00C835C6">
            <w:pPr>
              <w:pStyle w:val="OMDV"/>
              <w:jc w:val="left"/>
              <w:rPr>
                <w:i/>
                <w:lang w:eastAsia="ru-RU"/>
                <w:rPrChange w:id="3643" w:author="D.Kambarov" w:date="2025-03-13T16:14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3644" w:author="D.Kambarov" w:date="2025-03-13T16:13:00Z">
                <w:pPr/>
              </w:pPrChange>
            </w:pPr>
            <w:r w:rsidRPr="00D5388D">
              <w:rPr>
                <w:i/>
                <w:lang w:eastAsia="ru-RU"/>
                <w:rPrChange w:id="3645" w:author="D.Kambarov" w:date="2025-03-13T16:14:00Z">
                  <w:rPr>
                    <w:rFonts w:eastAsia="Times New Roman"/>
                    <w:i/>
                    <w:lang w:eastAsia="ru-RU"/>
                  </w:rPr>
                </w:rPrChange>
              </w:rPr>
              <w:t>Перемычка</w:t>
            </w:r>
          </w:p>
        </w:tc>
        <w:tc>
          <w:tcPr>
            <w:tcW w:w="445" w:type="dxa"/>
            <w:vAlign w:val="center"/>
            <w:tcPrChange w:id="3646" w:author="D.Kambarov" w:date="2025-03-13T16:14:00Z">
              <w:tcPr>
                <w:tcW w:w="415" w:type="dxa"/>
                <w:vAlign w:val="center"/>
              </w:tcPr>
            </w:tcPrChange>
          </w:tcPr>
          <w:p w14:paraId="3168AAA3" w14:textId="77777777" w:rsidR="00A66D76" w:rsidRDefault="00C835C6">
            <w:pPr>
              <w:pStyle w:val="OMDV"/>
              <w:rPr>
                <w:lang w:eastAsia="ru-RU"/>
              </w:rPr>
              <w:pPrChange w:id="364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648" w:author="D.Kambarov" w:date="2025-03-13T16:14:00Z">
              <w:tcPr>
                <w:tcW w:w="416" w:type="dxa"/>
                <w:vAlign w:val="center"/>
              </w:tcPr>
            </w:tcPrChange>
          </w:tcPr>
          <w:p w14:paraId="1766EE4F" w14:textId="77777777" w:rsidR="00A66D76" w:rsidRDefault="00C835C6">
            <w:pPr>
              <w:pStyle w:val="OMDV"/>
              <w:rPr>
                <w:lang w:eastAsia="ru-RU"/>
              </w:rPr>
              <w:pPrChange w:id="364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650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62D0FDED" w14:textId="77777777" w:rsidR="00A66D76" w:rsidRDefault="00C835C6">
            <w:pPr>
              <w:pStyle w:val="OMDV"/>
              <w:rPr>
                <w:lang w:eastAsia="ru-RU"/>
              </w:rPr>
              <w:pPrChange w:id="3651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65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6AA53E7" w14:textId="77777777" w:rsidR="00A66D76" w:rsidRDefault="00C835C6">
            <w:pPr>
              <w:pStyle w:val="OMDV"/>
              <w:rPr>
                <w:lang w:eastAsia="ru-RU"/>
              </w:rPr>
              <w:pPrChange w:id="365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65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F61807C" w14:textId="77777777" w:rsidR="00A66D76" w:rsidRDefault="00A66D76">
            <w:pPr>
              <w:pStyle w:val="OMDV"/>
              <w:rPr>
                <w:lang w:eastAsia="ru-RU"/>
              </w:rPr>
              <w:pPrChange w:id="365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65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A8AFE65" w14:textId="77777777" w:rsidR="00A66D76" w:rsidRDefault="00A66D76">
            <w:pPr>
              <w:pStyle w:val="OMDV"/>
              <w:rPr>
                <w:lang w:eastAsia="ru-RU"/>
              </w:rPr>
              <w:pPrChange w:id="365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658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714E515D" w14:textId="77777777" w:rsidR="00A66D76" w:rsidRDefault="00C835C6">
            <w:pPr>
              <w:pStyle w:val="OMDV"/>
              <w:rPr>
                <w:lang w:eastAsia="ru-RU"/>
              </w:rPr>
              <w:pPrChange w:id="365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660" w:author="D.Kambarov" w:date="2025-03-13T16:14:00Z">
              <w:tcPr>
                <w:tcW w:w="416" w:type="dxa"/>
                <w:vAlign w:val="center"/>
              </w:tcPr>
            </w:tcPrChange>
          </w:tcPr>
          <w:p w14:paraId="64945378" w14:textId="77777777" w:rsidR="00A66D76" w:rsidRDefault="00A66D76">
            <w:pPr>
              <w:pStyle w:val="OMDV"/>
              <w:rPr>
                <w:lang w:eastAsia="ru-RU"/>
              </w:rPr>
              <w:pPrChange w:id="366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662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29531802" w14:textId="77777777" w:rsidR="00A66D76" w:rsidRDefault="00A66D76">
            <w:pPr>
              <w:pStyle w:val="OMDV"/>
              <w:rPr>
                <w:lang w:eastAsia="ru-RU"/>
              </w:rPr>
              <w:pPrChange w:id="366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66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3CCD067" w14:textId="77777777" w:rsidR="00A66D76" w:rsidRDefault="00A66D76">
            <w:pPr>
              <w:pStyle w:val="OMDV"/>
              <w:rPr>
                <w:lang w:eastAsia="ru-RU"/>
              </w:rPr>
              <w:pPrChange w:id="366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66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363EACB" w14:textId="77777777" w:rsidR="00A66D76" w:rsidRDefault="00A66D76">
            <w:pPr>
              <w:pStyle w:val="OMDV"/>
              <w:rPr>
                <w:lang w:eastAsia="ru-RU"/>
              </w:rPr>
              <w:pPrChange w:id="366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668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7B332C75" w14:textId="77777777" w:rsidR="00A66D76" w:rsidRDefault="00A66D76">
            <w:pPr>
              <w:pStyle w:val="OMDV"/>
              <w:rPr>
                <w:lang w:eastAsia="ru-RU"/>
              </w:rPr>
              <w:pPrChange w:id="366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67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53D85FA" w14:textId="77777777" w:rsidR="00A66D76" w:rsidRDefault="00A66D76">
            <w:pPr>
              <w:pStyle w:val="OMDV"/>
              <w:rPr>
                <w:lang w:eastAsia="ru-RU"/>
              </w:rPr>
              <w:pPrChange w:id="367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672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5449C33A" w14:textId="77777777" w:rsidR="00A66D76" w:rsidRDefault="00C835C6">
            <w:pPr>
              <w:pStyle w:val="OMDV"/>
              <w:rPr>
                <w:lang w:eastAsia="ru-RU"/>
              </w:rPr>
              <w:pPrChange w:id="367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674" w:author="D.Kambarov" w:date="2025-03-13T16:14:00Z">
              <w:tcPr>
                <w:tcW w:w="416" w:type="dxa"/>
                <w:vAlign w:val="center"/>
              </w:tcPr>
            </w:tcPrChange>
          </w:tcPr>
          <w:p w14:paraId="2CD36834" w14:textId="77777777" w:rsidR="00A66D76" w:rsidRDefault="00A66D76">
            <w:pPr>
              <w:pStyle w:val="OMDV"/>
              <w:rPr>
                <w:lang w:eastAsia="ru-RU"/>
              </w:rPr>
              <w:pPrChange w:id="367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67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5516E74" w14:textId="77777777" w:rsidR="00A66D76" w:rsidRDefault="00C835C6">
            <w:pPr>
              <w:pStyle w:val="OMDV"/>
              <w:rPr>
                <w:lang w:eastAsia="ru-RU"/>
              </w:rPr>
              <w:pPrChange w:id="367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67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00730A1" w14:textId="77777777" w:rsidR="00A66D76" w:rsidRDefault="00A66D76">
            <w:pPr>
              <w:pStyle w:val="OMDV"/>
              <w:rPr>
                <w:lang w:eastAsia="ru-RU"/>
              </w:rPr>
              <w:pPrChange w:id="367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68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EE17E30" w14:textId="77777777" w:rsidR="00A66D76" w:rsidRDefault="00A66D76">
            <w:pPr>
              <w:pStyle w:val="OMDV"/>
              <w:rPr>
                <w:lang w:eastAsia="ru-RU"/>
              </w:rPr>
              <w:pPrChange w:id="368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68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BB2A7EA" w14:textId="77777777" w:rsidR="00A66D76" w:rsidRDefault="00C835C6">
            <w:pPr>
              <w:pStyle w:val="OMDV"/>
              <w:rPr>
                <w:lang w:eastAsia="ru-RU"/>
              </w:rPr>
              <w:pPrChange w:id="368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68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FE0A9DB" w14:textId="77777777" w:rsidR="00A66D76" w:rsidRDefault="00C835C6">
            <w:pPr>
              <w:pStyle w:val="OMDV"/>
              <w:rPr>
                <w:lang w:eastAsia="ru-RU"/>
              </w:rPr>
              <w:pPrChange w:id="368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686" w:author="D.Kambarov" w:date="2025-03-13T16:14:00Z">
              <w:tcPr>
                <w:tcW w:w="416" w:type="dxa"/>
                <w:vAlign w:val="center"/>
              </w:tcPr>
            </w:tcPrChange>
          </w:tcPr>
          <w:p w14:paraId="38E0F520" w14:textId="77777777" w:rsidR="00A66D76" w:rsidRDefault="00A66D76">
            <w:pPr>
              <w:pStyle w:val="OMDV"/>
              <w:rPr>
                <w:lang w:eastAsia="ru-RU"/>
              </w:rPr>
              <w:pPrChange w:id="3687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4AAE36EC" w14:textId="77777777" w:rsidTr="00D5388D">
        <w:trPr>
          <w:trHeight w:val="312"/>
          <w:trPrChange w:id="3688" w:author="D.Kambarov" w:date="2025-03-13T16:14:00Z">
            <w:trPr>
              <w:gridAfter w:val="0"/>
              <w:trHeight w:val="312"/>
            </w:trPr>
          </w:trPrChange>
        </w:trPr>
        <w:tc>
          <w:tcPr>
            <w:tcW w:w="3256" w:type="dxa"/>
            <w:vAlign w:val="center"/>
            <w:tcPrChange w:id="3689" w:author="D.Kambarov" w:date="2025-03-13T16:14:00Z">
              <w:tcPr>
                <w:tcW w:w="3082" w:type="dxa"/>
                <w:vAlign w:val="center"/>
              </w:tcPr>
            </w:tcPrChange>
          </w:tcPr>
          <w:p w14:paraId="15A12AC3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3690" w:author="D.Kambarov" w:date="2025-03-13T16:13:00Z">
                <w:pPr/>
              </w:pPrChange>
            </w:pPr>
            <w:r>
              <w:rPr>
                <w:lang w:eastAsia="ru-RU"/>
              </w:rPr>
              <w:t>Ограждение (</w:t>
            </w:r>
            <w:r>
              <w:rPr>
                <w:i/>
                <w:lang w:eastAsia="ru-RU"/>
              </w:rPr>
              <w:t>Ограждение</w:t>
            </w:r>
            <w:r>
              <w:rPr>
                <w:lang w:eastAsia="ru-RU"/>
              </w:rPr>
              <w:t>)</w:t>
            </w:r>
          </w:p>
        </w:tc>
        <w:tc>
          <w:tcPr>
            <w:tcW w:w="2409" w:type="dxa"/>
            <w:vAlign w:val="center"/>
            <w:tcPrChange w:id="3691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62F233C9" w14:textId="77777777" w:rsidR="00A66D76" w:rsidRPr="00D5388D" w:rsidRDefault="00C835C6">
            <w:pPr>
              <w:pStyle w:val="OMDV"/>
              <w:jc w:val="left"/>
              <w:rPr>
                <w:i/>
                <w:lang w:eastAsia="ru-RU"/>
                <w:rPrChange w:id="3692" w:author="D.Kambarov" w:date="2025-03-13T16:14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3693" w:author="D.Kambarov" w:date="2025-03-13T16:13:00Z">
                <w:pPr/>
              </w:pPrChange>
            </w:pPr>
            <w:r w:rsidRPr="00D5388D">
              <w:rPr>
                <w:i/>
                <w:lang w:eastAsia="ru-RU"/>
                <w:rPrChange w:id="3694" w:author="D.Kambarov" w:date="2025-03-13T16:14:00Z">
                  <w:rPr>
                    <w:rFonts w:eastAsia="Times New Roman"/>
                    <w:i/>
                    <w:lang w:eastAsia="ru-RU"/>
                  </w:rPr>
                </w:rPrChange>
              </w:rPr>
              <w:t>Ограждение</w:t>
            </w:r>
          </w:p>
        </w:tc>
        <w:tc>
          <w:tcPr>
            <w:tcW w:w="445" w:type="dxa"/>
            <w:vAlign w:val="center"/>
            <w:tcPrChange w:id="3695" w:author="D.Kambarov" w:date="2025-03-13T16:14:00Z">
              <w:tcPr>
                <w:tcW w:w="415" w:type="dxa"/>
                <w:vAlign w:val="center"/>
              </w:tcPr>
            </w:tcPrChange>
          </w:tcPr>
          <w:p w14:paraId="00B981A9" w14:textId="77777777" w:rsidR="00A66D76" w:rsidRDefault="00C835C6">
            <w:pPr>
              <w:pStyle w:val="OMDV"/>
              <w:rPr>
                <w:lang w:eastAsia="ru-RU"/>
              </w:rPr>
              <w:pPrChange w:id="369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697" w:author="D.Kambarov" w:date="2025-03-13T16:14:00Z">
              <w:tcPr>
                <w:tcW w:w="416" w:type="dxa"/>
                <w:vAlign w:val="center"/>
              </w:tcPr>
            </w:tcPrChange>
          </w:tcPr>
          <w:p w14:paraId="67AFE97D" w14:textId="77777777" w:rsidR="00A66D76" w:rsidRDefault="00C835C6">
            <w:pPr>
              <w:pStyle w:val="OMDV"/>
              <w:rPr>
                <w:lang w:eastAsia="ru-RU"/>
              </w:rPr>
              <w:pPrChange w:id="369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699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629D49FC" w14:textId="77777777" w:rsidR="00A66D76" w:rsidRDefault="00C835C6">
            <w:pPr>
              <w:pStyle w:val="OMDV"/>
              <w:rPr>
                <w:lang w:eastAsia="ru-RU"/>
              </w:rPr>
              <w:pPrChange w:id="370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70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72C2B3A" w14:textId="77777777" w:rsidR="00A66D76" w:rsidRDefault="00A66D76">
            <w:pPr>
              <w:pStyle w:val="OMDV"/>
              <w:rPr>
                <w:lang w:eastAsia="ru-RU"/>
              </w:rPr>
              <w:pPrChange w:id="370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70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4833261" w14:textId="77777777" w:rsidR="00A66D76" w:rsidRDefault="00A66D76">
            <w:pPr>
              <w:pStyle w:val="OMDV"/>
              <w:rPr>
                <w:lang w:eastAsia="ru-RU"/>
              </w:rPr>
              <w:pPrChange w:id="370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70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83072B4" w14:textId="77777777" w:rsidR="00A66D76" w:rsidRDefault="00A66D76">
            <w:pPr>
              <w:pStyle w:val="OMDV"/>
              <w:rPr>
                <w:lang w:eastAsia="ru-RU"/>
              </w:rPr>
              <w:pPrChange w:id="370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707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35AD3776" w14:textId="77777777" w:rsidR="00A66D76" w:rsidRDefault="00A66D76">
            <w:pPr>
              <w:pStyle w:val="OMDV"/>
              <w:rPr>
                <w:lang w:eastAsia="ru-RU"/>
              </w:rPr>
              <w:pPrChange w:id="370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709" w:author="D.Kambarov" w:date="2025-03-13T16:14:00Z">
              <w:tcPr>
                <w:tcW w:w="416" w:type="dxa"/>
                <w:vAlign w:val="center"/>
              </w:tcPr>
            </w:tcPrChange>
          </w:tcPr>
          <w:p w14:paraId="51357C10" w14:textId="77777777" w:rsidR="00A66D76" w:rsidRDefault="00A66D76">
            <w:pPr>
              <w:pStyle w:val="OMDV"/>
              <w:rPr>
                <w:lang w:eastAsia="ru-RU"/>
              </w:rPr>
              <w:pPrChange w:id="371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711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0BE5559F" w14:textId="77777777" w:rsidR="00A66D76" w:rsidRDefault="00A66D76">
            <w:pPr>
              <w:pStyle w:val="OMDV"/>
              <w:rPr>
                <w:lang w:eastAsia="ru-RU"/>
              </w:rPr>
              <w:pPrChange w:id="371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71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8126623" w14:textId="77777777" w:rsidR="00A66D76" w:rsidRDefault="00A66D76">
            <w:pPr>
              <w:pStyle w:val="OMDV"/>
              <w:rPr>
                <w:lang w:eastAsia="ru-RU"/>
              </w:rPr>
              <w:pPrChange w:id="371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71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4E54173" w14:textId="77777777" w:rsidR="00A66D76" w:rsidRDefault="00A66D76">
            <w:pPr>
              <w:pStyle w:val="OMDV"/>
              <w:rPr>
                <w:lang w:eastAsia="ru-RU"/>
              </w:rPr>
              <w:pPrChange w:id="371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717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1A0CD8FB" w14:textId="77777777" w:rsidR="00A66D76" w:rsidRDefault="00C835C6">
            <w:pPr>
              <w:pStyle w:val="OMDV"/>
              <w:rPr>
                <w:lang w:eastAsia="ru-RU"/>
              </w:rPr>
              <w:pPrChange w:id="371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71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9ECE6ED" w14:textId="77777777" w:rsidR="00A66D76" w:rsidRDefault="00A66D76">
            <w:pPr>
              <w:pStyle w:val="OMDV"/>
              <w:rPr>
                <w:lang w:eastAsia="ru-RU"/>
              </w:rPr>
              <w:pPrChange w:id="372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721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106418D2" w14:textId="77777777" w:rsidR="00A66D76" w:rsidRDefault="00C835C6">
            <w:pPr>
              <w:pStyle w:val="OMDV"/>
              <w:rPr>
                <w:lang w:eastAsia="ru-RU"/>
              </w:rPr>
              <w:pPrChange w:id="372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723" w:author="D.Kambarov" w:date="2025-03-13T16:14:00Z">
              <w:tcPr>
                <w:tcW w:w="416" w:type="dxa"/>
                <w:vAlign w:val="center"/>
              </w:tcPr>
            </w:tcPrChange>
          </w:tcPr>
          <w:p w14:paraId="6B18FA8A" w14:textId="77777777" w:rsidR="00A66D76" w:rsidRDefault="00A66D76">
            <w:pPr>
              <w:pStyle w:val="OMDV"/>
              <w:rPr>
                <w:lang w:eastAsia="ru-RU"/>
              </w:rPr>
              <w:pPrChange w:id="372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72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8508090" w14:textId="77777777" w:rsidR="00A66D76" w:rsidRDefault="00C835C6">
            <w:pPr>
              <w:pStyle w:val="OMDV"/>
              <w:rPr>
                <w:lang w:eastAsia="ru-RU"/>
              </w:rPr>
              <w:pPrChange w:id="372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72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360D4AE" w14:textId="77777777" w:rsidR="00A66D76" w:rsidRDefault="00A66D76">
            <w:pPr>
              <w:pStyle w:val="OMDV"/>
              <w:rPr>
                <w:lang w:eastAsia="ru-RU"/>
              </w:rPr>
              <w:pPrChange w:id="372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72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4CBCBD0" w14:textId="77777777" w:rsidR="00A66D76" w:rsidRDefault="00A66D76">
            <w:pPr>
              <w:pStyle w:val="OMDV"/>
              <w:rPr>
                <w:lang w:eastAsia="ru-RU"/>
              </w:rPr>
              <w:pPrChange w:id="373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73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956B1AC" w14:textId="77777777" w:rsidR="00A66D76" w:rsidRDefault="00C835C6">
            <w:pPr>
              <w:pStyle w:val="OMDV"/>
              <w:rPr>
                <w:lang w:eastAsia="ru-RU"/>
              </w:rPr>
              <w:pPrChange w:id="373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73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DEAD56B" w14:textId="77777777" w:rsidR="00A66D76" w:rsidRDefault="00C835C6">
            <w:pPr>
              <w:pStyle w:val="OMDV"/>
              <w:rPr>
                <w:lang w:eastAsia="ru-RU"/>
              </w:rPr>
              <w:pPrChange w:id="373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735" w:author="D.Kambarov" w:date="2025-03-13T16:14:00Z">
              <w:tcPr>
                <w:tcW w:w="416" w:type="dxa"/>
                <w:vAlign w:val="center"/>
              </w:tcPr>
            </w:tcPrChange>
          </w:tcPr>
          <w:p w14:paraId="150A6415" w14:textId="77777777" w:rsidR="00A66D76" w:rsidRDefault="00A66D76">
            <w:pPr>
              <w:pStyle w:val="OMDV"/>
              <w:rPr>
                <w:lang w:eastAsia="ru-RU"/>
              </w:rPr>
              <w:pPrChange w:id="3736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32385333" w14:textId="77777777" w:rsidTr="00D5388D">
        <w:trPr>
          <w:trHeight w:val="312"/>
          <w:trPrChange w:id="3737" w:author="D.Kambarov" w:date="2025-03-13T16:14:00Z">
            <w:trPr>
              <w:gridAfter w:val="0"/>
              <w:trHeight w:val="312"/>
            </w:trPr>
          </w:trPrChange>
        </w:trPr>
        <w:tc>
          <w:tcPr>
            <w:tcW w:w="3256" w:type="dxa"/>
            <w:vAlign w:val="center"/>
            <w:tcPrChange w:id="3738" w:author="D.Kambarov" w:date="2025-03-13T16:14:00Z">
              <w:tcPr>
                <w:tcW w:w="3082" w:type="dxa"/>
                <w:vAlign w:val="center"/>
              </w:tcPr>
            </w:tcPrChange>
          </w:tcPr>
          <w:p w14:paraId="187DC58B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3739" w:author="D.Kambarov" w:date="2025-03-13T16:13:00Z">
                <w:pPr/>
              </w:pPrChange>
            </w:pPr>
            <w:r>
              <w:rPr>
                <w:lang w:eastAsia="ru-RU"/>
              </w:rPr>
              <w:t>Панель витража</w:t>
            </w:r>
          </w:p>
        </w:tc>
        <w:tc>
          <w:tcPr>
            <w:tcW w:w="2409" w:type="dxa"/>
            <w:vAlign w:val="center"/>
            <w:tcPrChange w:id="3740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2C1015C0" w14:textId="77777777" w:rsidR="00A66D76" w:rsidRPr="00D5388D" w:rsidRDefault="00C835C6">
            <w:pPr>
              <w:pStyle w:val="OMDV"/>
              <w:jc w:val="left"/>
              <w:rPr>
                <w:i/>
                <w:lang w:eastAsia="ru-RU"/>
                <w:rPrChange w:id="3741" w:author="D.Kambarov" w:date="2025-03-13T16:14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3742" w:author="D.Kambarov" w:date="2025-03-13T16:13:00Z">
                <w:pPr/>
              </w:pPrChange>
            </w:pPr>
            <w:r w:rsidRPr="00D5388D">
              <w:rPr>
                <w:i/>
                <w:lang w:eastAsia="ru-RU"/>
                <w:rPrChange w:id="3743" w:author="D.Kambarov" w:date="2025-03-13T16:14:00Z">
                  <w:rPr>
                    <w:rFonts w:eastAsia="Times New Roman"/>
                    <w:i/>
                    <w:lang w:eastAsia="ru-RU"/>
                  </w:rPr>
                </w:rPrChange>
              </w:rPr>
              <w:t>Панель витража</w:t>
            </w:r>
          </w:p>
        </w:tc>
        <w:tc>
          <w:tcPr>
            <w:tcW w:w="445" w:type="dxa"/>
            <w:vAlign w:val="center"/>
            <w:tcPrChange w:id="3744" w:author="D.Kambarov" w:date="2025-03-13T16:14:00Z">
              <w:tcPr>
                <w:tcW w:w="415" w:type="dxa"/>
                <w:vAlign w:val="center"/>
              </w:tcPr>
            </w:tcPrChange>
          </w:tcPr>
          <w:p w14:paraId="001F3FB2" w14:textId="77777777" w:rsidR="00A66D76" w:rsidRDefault="00C835C6">
            <w:pPr>
              <w:pStyle w:val="OMDV"/>
              <w:rPr>
                <w:lang w:eastAsia="ru-RU"/>
              </w:rPr>
              <w:pPrChange w:id="374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746" w:author="D.Kambarov" w:date="2025-03-13T16:14:00Z">
              <w:tcPr>
                <w:tcW w:w="416" w:type="dxa"/>
                <w:vAlign w:val="center"/>
              </w:tcPr>
            </w:tcPrChange>
          </w:tcPr>
          <w:p w14:paraId="49DB3414" w14:textId="77777777" w:rsidR="00A66D76" w:rsidRDefault="00C835C6">
            <w:pPr>
              <w:pStyle w:val="OMDV"/>
              <w:rPr>
                <w:lang w:eastAsia="ru-RU"/>
              </w:rPr>
              <w:pPrChange w:id="374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748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7969C7BE" w14:textId="77777777" w:rsidR="00A66D76" w:rsidRDefault="00C835C6">
            <w:pPr>
              <w:pStyle w:val="OMDV"/>
              <w:rPr>
                <w:lang w:eastAsia="ru-RU"/>
              </w:rPr>
              <w:pPrChange w:id="374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75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A20C280" w14:textId="77777777" w:rsidR="00A66D76" w:rsidRDefault="00A66D76">
            <w:pPr>
              <w:pStyle w:val="OMDV"/>
              <w:rPr>
                <w:lang w:eastAsia="ru-RU"/>
              </w:rPr>
              <w:pPrChange w:id="375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75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5D299B8" w14:textId="77777777" w:rsidR="00A66D76" w:rsidRDefault="00C835C6">
            <w:pPr>
              <w:pStyle w:val="OMDV"/>
              <w:rPr>
                <w:lang w:eastAsia="ru-RU"/>
              </w:rPr>
              <w:pPrChange w:id="375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75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B5FECED" w14:textId="77777777" w:rsidR="00A66D76" w:rsidRDefault="00A66D76">
            <w:pPr>
              <w:pStyle w:val="OMDV"/>
              <w:rPr>
                <w:lang w:val="en-US" w:eastAsia="ru-RU"/>
              </w:rPr>
              <w:pPrChange w:id="375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756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2A112C12" w14:textId="77777777" w:rsidR="00A66D76" w:rsidRDefault="00A66D76">
            <w:pPr>
              <w:pStyle w:val="OMDV"/>
              <w:rPr>
                <w:lang w:eastAsia="ru-RU"/>
              </w:rPr>
              <w:pPrChange w:id="375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758" w:author="D.Kambarov" w:date="2025-03-13T16:14:00Z">
              <w:tcPr>
                <w:tcW w:w="416" w:type="dxa"/>
                <w:vAlign w:val="center"/>
              </w:tcPr>
            </w:tcPrChange>
          </w:tcPr>
          <w:p w14:paraId="6FD47EA3" w14:textId="77777777" w:rsidR="00A66D76" w:rsidRDefault="00A66D76">
            <w:pPr>
              <w:pStyle w:val="OMDV"/>
              <w:rPr>
                <w:lang w:eastAsia="ru-RU"/>
              </w:rPr>
              <w:pPrChange w:id="375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760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460B13B9" w14:textId="77777777" w:rsidR="00A66D76" w:rsidRDefault="00A66D76">
            <w:pPr>
              <w:pStyle w:val="OMDV"/>
              <w:rPr>
                <w:lang w:eastAsia="ru-RU"/>
              </w:rPr>
              <w:pPrChange w:id="376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76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2007840" w14:textId="77777777" w:rsidR="00A66D76" w:rsidRDefault="00A66D76">
            <w:pPr>
              <w:pStyle w:val="OMDV"/>
              <w:rPr>
                <w:lang w:eastAsia="ru-RU"/>
              </w:rPr>
              <w:pPrChange w:id="376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76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711F322" w14:textId="77777777" w:rsidR="00A66D76" w:rsidRDefault="00A66D76">
            <w:pPr>
              <w:pStyle w:val="OMDV"/>
              <w:rPr>
                <w:lang w:eastAsia="ru-RU"/>
              </w:rPr>
              <w:pPrChange w:id="376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766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66A94EEB" w14:textId="77777777" w:rsidR="00A66D76" w:rsidRDefault="00A66D76">
            <w:pPr>
              <w:pStyle w:val="OMDV"/>
              <w:rPr>
                <w:lang w:eastAsia="ru-RU"/>
              </w:rPr>
              <w:pPrChange w:id="376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76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84578F9" w14:textId="77777777" w:rsidR="00A66D76" w:rsidRDefault="00A66D76">
            <w:pPr>
              <w:pStyle w:val="OMDV"/>
              <w:rPr>
                <w:lang w:eastAsia="ru-RU"/>
              </w:rPr>
              <w:pPrChange w:id="376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770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6C3E95A3" w14:textId="77777777" w:rsidR="00A66D76" w:rsidRDefault="00C835C6">
            <w:pPr>
              <w:pStyle w:val="OMDV"/>
              <w:rPr>
                <w:lang w:eastAsia="ru-RU"/>
              </w:rPr>
              <w:pPrChange w:id="3771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772" w:author="D.Kambarov" w:date="2025-03-13T16:14:00Z">
              <w:tcPr>
                <w:tcW w:w="416" w:type="dxa"/>
                <w:vAlign w:val="center"/>
              </w:tcPr>
            </w:tcPrChange>
          </w:tcPr>
          <w:p w14:paraId="37FF7C5C" w14:textId="77777777" w:rsidR="00A66D76" w:rsidRDefault="00A66D76">
            <w:pPr>
              <w:pStyle w:val="OMDV"/>
              <w:rPr>
                <w:lang w:eastAsia="ru-RU"/>
              </w:rPr>
              <w:pPrChange w:id="377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77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F52AFDC" w14:textId="77777777" w:rsidR="00A66D76" w:rsidRDefault="00C835C6">
            <w:pPr>
              <w:pStyle w:val="OMDV"/>
              <w:rPr>
                <w:lang w:eastAsia="ru-RU"/>
              </w:rPr>
              <w:pPrChange w:id="377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77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2316DFB" w14:textId="77777777" w:rsidR="00A66D76" w:rsidRDefault="00A66D76">
            <w:pPr>
              <w:pStyle w:val="OMDV"/>
              <w:rPr>
                <w:lang w:eastAsia="ru-RU"/>
              </w:rPr>
              <w:pPrChange w:id="377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77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D54EE9B" w14:textId="77777777" w:rsidR="00A66D76" w:rsidRDefault="00C835C6">
            <w:pPr>
              <w:pStyle w:val="OMDV"/>
              <w:rPr>
                <w:lang w:eastAsia="ru-RU"/>
              </w:rPr>
              <w:pPrChange w:id="377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78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E528188" w14:textId="77777777" w:rsidR="00A66D76" w:rsidRDefault="00C835C6">
            <w:pPr>
              <w:pStyle w:val="OMDV"/>
              <w:rPr>
                <w:lang w:eastAsia="ru-RU"/>
              </w:rPr>
              <w:pPrChange w:id="3781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78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E402B5A" w14:textId="77777777" w:rsidR="00A66D76" w:rsidRDefault="00C835C6">
            <w:pPr>
              <w:pStyle w:val="OMDV"/>
              <w:rPr>
                <w:lang w:eastAsia="ru-RU"/>
              </w:rPr>
              <w:pPrChange w:id="378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784" w:author="D.Kambarov" w:date="2025-03-13T16:14:00Z">
              <w:tcPr>
                <w:tcW w:w="416" w:type="dxa"/>
                <w:vAlign w:val="center"/>
              </w:tcPr>
            </w:tcPrChange>
          </w:tcPr>
          <w:p w14:paraId="3ECBF9BB" w14:textId="77777777" w:rsidR="00A66D76" w:rsidRDefault="00A66D76">
            <w:pPr>
              <w:pStyle w:val="OMDV"/>
              <w:rPr>
                <w:lang w:eastAsia="ru-RU"/>
              </w:rPr>
              <w:pPrChange w:id="3785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4BAF414C" w14:textId="77777777" w:rsidTr="00D5388D">
        <w:trPr>
          <w:trHeight w:val="312"/>
          <w:trPrChange w:id="3786" w:author="D.Kambarov" w:date="2025-03-13T16:14:00Z">
            <w:trPr>
              <w:gridAfter w:val="0"/>
              <w:trHeight w:val="312"/>
            </w:trPr>
          </w:trPrChange>
        </w:trPr>
        <w:tc>
          <w:tcPr>
            <w:tcW w:w="3256" w:type="dxa"/>
            <w:vAlign w:val="center"/>
            <w:tcPrChange w:id="3787" w:author="D.Kambarov" w:date="2025-03-13T16:14:00Z">
              <w:tcPr>
                <w:tcW w:w="3082" w:type="dxa"/>
                <w:vAlign w:val="center"/>
              </w:tcPr>
            </w:tcPrChange>
          </w:tcPr>
          <w:p w14:paraId="35DCA451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3788" w:author="D.Kambarov" w:date="2025-03-13T16:13:00Z">
                <w:pPr/>
              </w:pPrChange>
            </w:pPr>
            <w:r>
              <w:rPr>
                <w:lang w:eastAsia="ru-RU"/>
              </w:rPr>
              <w:t>Импосты</w:t>
            </w:r>
          </w:p>
        </w:tc>
        <w:tc>
          <w:tcPr>
            <w:tcW w:w="2409" w:type="dxa"/>
            <w:vAlign w:val="center"/>
            <w:tcPrChange w:id="3789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6C989AA1" w14:textId="77777777" w:rsidR="00A66D76" w:rsidRPr="00D5388D" w:rsidRDefault="00C835C6">
            <w:pPr>
              <w:pStyle w:val="OMDV"/>
              <w:jc w:val="left"/>
              <w:rPr>
                <w:i/>
                <w:lang w:eastAsia="ru-RU"/>
                <w:rPrChange w:id="3790" w:author="D.Kambarov" w:date="2025-03-13T16:14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3791" w:author="D.Kambarov" w:date="2025-03-13T16:13:00Z">
                <w:pPr/>
              </w:pPrChange>
            </w:pPr>
            <w:r w:rsidRPr="00D5388D">
              <w:rPr>
                <w:i/>
                <w:lang w:eastAsia="ru-RU"/>
                <w:rPrChange w:id="3792" w:author="D.Kambarov" w:date="2025-03-13T16:14:00Z">
                  <w:rPr>
                    <w:rFonts w:eastAsia="Times New Roman"/>
                    <w:i/>
                    <w:lang w:eastAsia="ru-RU"/>
                  </w:rPr>
                </w:rPrChange>
              </w:rPr>
              <w:t>Импост</w:t>
            </w:r>
          </w:p>
        </w:tc>
        <w:tc>
          <w:tcPr>
            <w:tcW w:w="445" w:type="dxa"/>
            <w:vAlign w:val="center"/>
            <w:tcPrChange w:id="3793" w:author="D.Kambarov" w:date="2025-03-13T16:14:00Z">
              <w:tcPr>
                <w:tcW w:w="415" w:type="dxa"/>
                <w:vAlign w:val="center"/>
              </w:tcPr>
            </w:tcPrChange>
          </w:tcPr>
          <w:p w14:paraId="3570FF36" w14:textId="77777777" w:rsidR="00A66D76" w:rsidRDefault="00C835C6">
            <w:pPr>
              <w:pStyle w:val="OMDV"/>
              <w:rPr>
                <w:lang w:eastAsia="ru-RU"/>
              </w:rPr>
              <w:pPrChange w:id="379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795" w:author="D.Kambarov" w:date="2025-03-13T16:14:00Z">
              <w:tcPr>
                <w:tcW w:w="416" w:type="dxa"/>
                <w:vAlign w:val="center"/>
              </w:tcPr>
            </w:tcPrChange>
          </w:tcPr>
          <w:p w14:paraId="4AFB83AC" w14:textId="77777777" w:rsidR="00A66D76" w:rsidRDefault="00C835C6">
            <w:pPr>
              <w:pStyle w:val="OMDV"/>
              <w:rPr>
                <w:lang w:eastAsia="ru-RU"/>
              </w:rPr>
              <w:pPrChange w:id="379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797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2DF73B25" w14:textId="77777777" w:rsidR="00A66D76" w:rsidRDefault="00C835C6">
            <w:pPr>
              <w:pStyle w:val="OMDV"/>
              <w:rPr>
                <w:lang w:eastAsia="ru-RU"/>
              </w:rPr>
              <w:pPrChange w:id="379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79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0A4D63C" w14:textId="77777777" w:rsidR="00A66D76" w:rsidRDefault="00A66D76">
            <w:pPr>
              <w:pStyle w:val="OMDV"/>
              <w:rPr>
                <w:lang w:eastAsia="ru-RU"/>
              </w:rPr>
              <w:pPrChange w:id="380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80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EBB5C77" w14:textId="77777777" w:rsidR="00A66D76" w:rsidRDefault="00A66D76">
            <w:pPr>
              <w:pStyle w:val="OMDV"/>
              <w:rPr>
                <w:lang w:val="en-US" w:eastAsia="ru-RU"/>
              </w:rPr>
              <w:pPrChange w:id="380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80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4D72291" w14:textId="77777777" w:rsidR="00A66D76" w:rsidRDefault="00A66D76">
            <w:pPr>
              <w:pStyle w:val="OMDV"/>
              <w:rPr>
                <w:lang w:val="en-US" w:eastAsia="ru-RU"/>
              </w:rPr>
              <w:pPrChange w:id="380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805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4C55D1BE" w14:textId="77777777" w:rsidR="00A66D76" w:rsidRDefault="00A66D76">
            <w:pPr>
              <w:pStyle w:val="OMDV"/>
              <w:rPr>
                <w:lang w:eastAsia="ru-RU"/>
              </w:rPr>
              <w:pPrChange w:id="380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807" w:author="D.Kambarov" w:date="2025-03-13T16:14:00Z">
              <w:tcPr>
                <w:tcW w:w="416" w:type="dxa"/>
                <w:vAlign w:val="center"/>
              </w:tcPr>
            </w:tcPrChange>
          </w:tcPr>
          <w:p w14:paraId="135C414A" w14:textId="77777777" w:rsidR="00A66D76" w:rsidRDefault="00A66D76">
            <w:pPr>
              <w:pStyle w:val="OMDV"/>
              <w:rPr>
                <w:lang w:eastAsia="ru-RU"/>
              </w:rPr>
              <w:pPrChange w:id="380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809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55417080" w14:textId="77777777" w:rsidR="00A66D76" w:rsidRDefault="00A66D76">
            <w:pPr>
              <w:pStyle w:val="OMDV"/>
              <w:rPr>
                <w:lang w:eastAsia="ru-RU"/>
              </w:rPr>
              <w:pPrChange w:id="381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81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A85B651" w14:textId="77777777" w:rsidR="00A66D76" w:rsidRDefault="00A66D76">
            <w:pPr>
              <w:pStyle w:val="OMDV"/>
              <w:rPr>
                <w:lang w:eastAsia="ru-RU"/>
              </w:rPr>
              <w:pPrChange w:id="381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81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6B016C6" w14:textId="77777777" w:rsidR="00A66D76" w:rsidRDefault="00A66D76">
            <w:pPr>
              <w:pStyle w:val="OMDV"/>
              <w:rPr>
                <w:lang w:eastAsia="ru-RU"/>
              </w:rPr>
              <w:pPrChange w:id="381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815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2C665923" w14:textId="77777777" w:rsidR="00A66D76" w:rsidRDefault="00A66D76">
            <w:pPr>
              <w:pStyle w:val="OMDV"/>
              <w:rPr>
                <w:lang w:eastAsia="ru-RU"/>
              </w:rPr>
              <w:pPrChange w:id="381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81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D7657D2" w14:textId="77777777" w:rsidR="00A66D76" w:rsidRDefault="00A66D76">
            <w:pPr>
              <w:pStyle w:val="OMDV"/>
              <w:rPr>
                <w:lang w:eastAsia="ru-RU"/>
              </w:rPr>
              <w:pPrChange w:id="381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819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701417C2" w14:textId="77777777" w:rsidR="00A66D76" w:rsidRDefault="00C835C6">
            <w:pPr>
              <w:pStyle w:val="OMDV"/>
              <w:rPr>
                <w:lang w:eastAsia="ru-RU"/>
              </w:rPr>
              <w:pPrChange w:id="382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821" w:author="D.Kambarov" w:date="2025-03-13T16:14:00Z">
              <w:tcPr>
                <w:tcW w:w="416" w:type="dxa"/>
                <w:vAlign w:val="center"/>
              </w:tcPr>
            </w:tcPrChange>
          </w:tcPr>
          <w:p w14:paraId="4DE07313" w14:textId="77777777" w:rsidR="00A66D76" w:rsidRDefault="00A66D76">
            <w:pPr>
              <w:pStyle w:val="OMDV"/>
              <w:rPr>
                <w:lang w:eastAsia="ru-RU"/>
              </w:rPr>
              <w:pPrChange w:id="382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82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6AB74A6" w14:textId="77777777" w:rsidR="00A66D76" w:rsidRDefault="00C835C6">
            <w:pPr>
              <w:pStyle w:val="OMDV"/>
              <w:rPr>
                <w:lang w:eastAsia="ru-RU"/>
              </w:rPr>
              <w:pPrChange w:id="382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82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AA6C87D" w14:textId="77777777" w:rsidR="00A66D76" w:rsidRDefault="00A66D76">
            <w:pPr>
              <w:pStyle w:val="OMDV"/>
              <w:rPr>
                <w:lang w:eastAsia="ru-RU"/>
              </w:rPr>
              <w:pPrChange w:id="382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82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B66487E" w14:textId="77777777" w:rsidR="00A66D76" w:rsidRDefault="00C835C6">
            <w:pPr>
              <w:pStyle w:val="OMDV"/>
              <w:rPr>
                <w:lang w:eastAsia="ru-RU"/>
              </w:rPr>
              <w:pPrChange w:id="382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82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DF7BE86" w14:textId="77777777" w:rsidR="00A66D76" w:rsidRDefault="00C835C6">
            <w:pPr>
              <w:pStyle w:val="OMDV"/>
              <w:rPr>
                <w:lang w:eastAsia="ru-RU"/>
              </w:rPr>
              <w:pPrChange w:id="383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83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454EFB9" w14:textId="77777777" w:rsidR="00A66D76" w:rsidRDefault="00C835C6">
            <w:pPr>
              <w:pStyle w:val="OMDV"/>
              <w:rPr>
                <w:lang w:eastAsia="ru-RU"/>
              </w:rPr>
              <w:pPrChange w:id="383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833" w:author="D.Kambarov" w:date="2025-03-13T16:14:00Z">
              <w:tcPr>
                <w:tcW w:w="416" w:type="dxa"/>
                <w:vAlign w:val="center"/>
              </w:tcPr>
            </w:tcPrChange>
          </w:tcPr>
          <w:p w14:paraId="297D6C44" w14:textId="77777777" w:rsidR="00A66D76" w:rsidRDefault="00A66D76">
            <w:pPr>
              <w:pStyle w:val="OMDV"/>
              <w:rPr>
                <w:lang w:eastAsia="ru-RU"/>
              </w:rPr>
              <w:pPrChange w:id="3834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66B24950" w14:textId="77777777" w:rsidTr="00D5388D">
        <w:trPr>
          <w:trHeight w:val="312"/>
          <w:trPrChange w:id="3835" w:author="D.Kambarov" w:date="2025-03-13T16:14:00Z">
            <w:trPr>
              <w:gridAfter w:val="0"/>
              <w:trHeight w:val="312"/>
            </w:trPr>
          </w:trPrChange>
        </w:trPr>
        <w:tc>
          <w:tcPr>
            <w:tcW w:w="3256" w:type="dxa"/>
            <w:vAlign w:val="center"/>
            <w:tcPrChange w:id="3836" w:author="D.Kambarov" w:date="2025-03-13T16:14:00Z">
              <w:tcPr>
                <w:tcW w:w="3082" w:type="dxa"/>
                <w:vAlign w:val="center"/>
              </w:tcPr>
            </w:tcPrChange>
          </w:tcPr>
          <w:p w14:paraId="1D68DD39" w14:textId="77777777" w:rsidR="00A66D76" w:rsidRDefault="00C835C6">
            <w:pPr>
              <w:pStyle w:val="OMDV"/>
              <w:jc w:val="left"/>
              <w:rPr>
                <w:highlight w:val="yellow"/>
                <w:lang w:eastAsia="ru-RU"/>
              </w:rPr>
              <w:pPrChange w:id="3837" w:author="D.Kambarov" w:date="2025-03-13T16:13:00Z">
                <w:pPr/>
              </w:pPrChange>
            </w:pPr>
            <w:r>
              <w:rPr>
                <w:lang w:eastAsia="ru-RU"/>
              </w:rPr>
              <w:t>Доковое оборудование</w:t>
            </w:r>
          </w:p>
        </w:tc>
        <w:tc>
          <w:tcPr>
            <w:tcW w:w="2409" w:type="dxa"/>
            <w:vAlign w:val="center"/>
            <w:tcPrChange w:id="3838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5AFB9AAA" w14:textId="77777777" w:rsidR="00A66D76" w:rsidRPr="00D5388D" w:rsidRDefault="00A66D76">
            <w:pPr>
              <w:pStyle w:val="OMDV"/>
              <w:jc w:val="left"/>
              <w:rPr>
                <w:i/>
                <w:lang w:eastAsia="ru-RU"/>
                <w:rPrChange w:id="3839" w:author="D.Kambarov" w:date="2025-03-13T16:14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3840" w:author="D.Kambarov" w:date="2025-03-13T16:13:00Z">
                <w:pPr/>
              </w:pPrChange>
            </w:pPr>
          </w:p>
        </w:tc>
        <w:tc>
          <w:tcPr>
            <w:tcW w:w="445" w:type="dxa"/>
            <w:vAlign w:val="center"/>
            <w:tcPrChange w:id="3841" w:author="D.Kambarov" w:date="2025-03-13T16:14:00Z">
              <w:tcPr>
                <w:tcW w:w="415" w:type="dxa"/>
                <w:vAlign w:val="center"/>
              </w:tcPr>
            </w:tcPrChange>
          </w:tcPr>
          <w:p w14:paraId="01694620" w14:textId="77777777" w:rsidR="00A66D76" w:rsidRDefault="00C835C6">
            <w:pPr>
              <w:pStyle w:val="OMDV"/>
              <w:rPr>
                <w:lang w:eastAsia="ru-RU"/>
              </w:rPr>
              <w:pPrChange w:id="384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843" w:author="D.Kambarov" w:date="2025-03-13T16:14:00Z">
              <w:tcPr>
                <w:tcW w:w="416" w:type="dxa"/>
                <w:vAlign w:val="center"/>
              </w:tcPr>
            </w:tcPrChange>
          </w:tcPr>
          <w:p w14:paraId="3EB3EF59" w14:textId="77777777" w:rsidR="00A66D76" w:rsidRDefault="00C835C6">
            <w:pPr>
              <w:pStyle w:val="OMDV"/>
              <w:rPr>
                <w:lang w:eastAsia="ru-RU"/>
              </w:rPr>
              <w:pPrChange w:id="384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845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17F20C3E" w14:textId="77777777" w:rsidR="00A66D76" w:rsidRDefault="00C835C6">
            <w:pPr>
              <w:pStyle w:val="OMDV"/>
              <w:rPr>
                <w:lang w:eastAsia="ru-RU"/>
              </w:rPr>
              <w:pPrChange w:id="384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84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BCC5C79" w14:textId="77777777" w:rsidR="00A66D76" w:rsidRDefault="00A66D76">
            <w:pPr>
              <w:pStyle w:val="OMDV"/>
              <w:rPr>
                <w:lang w:eastAsia="ru-RU"/>
              </w:rPr>
              <w:pPrChange w:id="384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84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A045F68" w14:textId="77777777" w:rsidR="00A66D76" w:rsidRDefault="00A66D76">
            <w:pPr>
              <w:pStyle w:val="OMDV"/>
              <w:rPr>
                <w:lang w:eastAsia="ru-RU"/>
              </w:rPr>
              <w:pPrChange w:id="385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85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4CCDD45" w14:textId="77777777" w:rsidR="00A66D76" w:rsidRDefault="00A66D76">
            <w:pPr>
              <w:pStyle w:val="OMDV"/>
              <w:rPr>
                <w:lang w:eastAsia="ru-RU"/>
              </w:rPr>
              <w:pPrChange w:id="385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853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4251544B" w14:textId="77777777" w:rsidR="00A66D76" w:rsidRDefault="00A66D76">
            <w:pPr>
              <w:pStyle w:val="OMDV"/>
              <w:rPr>
                <w:lang w:eastAsia="ru-RU"/>
              </w:rPr>
              <w:pPrChange w:id="385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855" w:author="D.Kambarov" w:date="2025-03-13T16:14:00Z">
              <w:tcPr>
                <w:tcW w:w="416" w:type="dxa"/>
                <w:vAlign w:val="center"/>
              </w:tcPr>
            </w:tcPrChange>
          </w:tcPr>
          <w:p w14:paraId="451B8BE0" w14:textId="77777777" w:rsidR="00A66D76" w:rsidRDefault="00A66D76">
            <w:pPr>
              <w:pStyle w:val="OMDV"/>
              <w:rPr>
                <w:lang w:eastAsia="ru-RU"/>
              </w:rPr>
              <w:pPrChange w:id="385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857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4CD1E6EB" w14:textId="77777777" w:rsidR="00A66D76" w:rsidRDefault="00A66D76">
            <w:pPr>
              <w:pStyle w:val="OMDV"/>
              <w:rPr>
                <w:lang w:eastAsia="ru-RU"/>
              </w:rPr>
              <w:pPrChange w:id="385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85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B949758" w14:textId="77777777" w:rsidR="00A66D76" w:rsidRDefault="00A66D76">
            <w:pPr>
              <w:pStyle w:val="OMDV"/>
              <w:rPr>
                <w:lang w:eastAsia="ru-RU"/>
              </w:rPr>
              <w:pPrChange w:id="386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86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E7ED9DD" w14:textId="77777777" w:rsidR="00A66D76" w:rsidRDefault="00C835C6">
            <w:pPr>
              <w:pStyle w:val="OMDV"/>
              <w:rPr>
                <w:lang w:eastAsia="ru-RU"/>
              </w:rPr>
              <w:pPrChange w:id="386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863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6378FDC0" w14:textId="77777777" w:rsidR="00A66D76" w:rsidRDefault="00A66D76">
            <w:pPr>
              <w:pStyle w:val="OMDV"/>
              <w:rPr>
                <w:lang w:eastAsia="ru-RU"/>
              </w:rPr>
              <w:pPrChange w:id="386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86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3ABA25E" w14:textId="77777777" w:rsidR="00A66D76" w:rsidRDefault="00A66D76">
            <w:pPr>
              <w:pStyle w:val="OMDV"/>
              <w:rPr>
                <w:lang w:eastAsia="ru-RU"/>
              </w:rPr>
              <w:pPrChange w:id="386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867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5A80AE0A" w14:textId="77777777" w:rsidR="00A66D76" w:rsidRDefault="00A66D76">
            <w:pPr>
              <w:pStyle w:val="OMDV"/>
              <w:rPr>
                <w:lang w:eastAsia="ru-RU"/>
              </w:rPr>
              <w:pPrChange w:id="386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869" w:author="D.Kambarov" w:date="2025-03-13T16:14:00Z">
              <w:tcPr>
                <w:tcW w:w="416" w:type="dxa"/>
                <w:vAlign w:val="center"/>
              </w:tcPr>
            </w:tcPrChange>
          </w:tcPr>
          <w:p w14:paraId="15A190D3" w14:textId="77777777" w:rsidR="00A66D76" w:rsidRDefault="00A66D76">
            <w:pPr>
              <w:pStyle w:val="OMDV"/>
              <w:rPr>
                <w:lang w:eastAsia="ru-RU"/>
              </w:rPr>
              <w:pPrChange w:id="387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87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23DA44C" w14:textId="77777777" w:rsidR="00A66D76" w:rsidRDefault="00C835C6">
            <w:pPr>
              <w:pStyle w:val="OMDV"/>
              <w:rPr>
                <w:lang w:eastAsia="ru-RU"/>
              </w:rPr>
              <w:pPrChange w:id="387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87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1D4F9E9" w14:textId="77777777" w:rsidR="00A66D76" w:rsidRDefault="00A66D76">
            <w:pPr>
              <w:pStyle w:val="OMDV"/>
              <w:rPr>
                <w:lang w:eastAsia="ru-RU"/>
              </w:rPr>
              <w:pPrChange w:id="387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87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28434B1" w14:textId="77777777" w:rsidR="00A66D76" w:rsidRDefault="00A66D76">
            <w:pPr>
              <w:pStyle w:val="OMDV"/>
              <w:rPr>
                <w:lang w:eastAsia="ru-RU"/>
              </w:rPr>
              <w:pPrChange w:id="387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87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4E623FF" w14:textId="77777777" w:rsidR="00A66D76" w:rsidRDefault="00C835C6">
            <w:pPr>
              <w:pStyle w:val="OMDV"/>
              <w:rPr>
                <w:lang w:eastAsia="ru-RU"/>
              </w:rPr>
              <w:pPrChange w:id="387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87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BFFC23B" w14:textId="77777777" w:rsidR="00A66D76" w:rsidRDefault="00C835C6">
            <w:pPr>
              <w:pStyle w:val="OMDV"/>
              <w:rPr>
                <w:lang w:eastAsia="ru-RU"/>
              </w:rPr>
              <w:pPrChange w:id="388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881" w:author="D.Kambarov" w:date="2025-03-13T16:14:00Z">
              <w:tcPr>
                <w:tcW w:w="416" w:type="dxa"/>
                <w:vAlign w:val="center"/>
              </w:tcPr>
            </w:tcPrChange>
          </w:tcPr>
          <w:p w14:paraId="2DCB2E0C" w14:textId="77777777" w:rsidR="00A66D76" w:rsidRDefault="00A66D76">
            <w:pPr>
              <w:pStyle w:val="OMDV"/>
              <w:rPr>
                <w:lang w:eastAsia="ru-RU"/>
              </w:rPr>
              <w:pPrChange w:id="3882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45282134" w14:textId="77777777" w:rsidTr="00D5388D">
        <w:trPr>
          <w:trHeight w:val="312"/>
          <w:trPrChange w:id="3883" w:author="D.Kambarov" w:date="2025-03-13T16:14:00Z">
            <w:trPr>
              <w:gridAfter w:val="0"/>
              <w:trHeight w:val="312"/>
            </w:trPr>
          </w:trPrChange>
        </w:trPr>
        <w:tc>
          <w:tcPr>
            <w:tcW w:w="3256" w:type="dxa"/>
            <w:vAlign w:val="center"/>
            <w:tcPrChange w:id="3884" w:author="D.Kambarov" w:date="2025-03-13T16:14:00Z">
              <w:tcPr>
                <w:tcW w:w="3082" w:type="dxa"/>
                <w:vAlign w:val="center"/>
              </w:tcPr>
            </w:tcPrChange>
          </w:tcPr>
          <w:p w14:paraId="60B382CA" w14:textId="77777777" w:rsidR="00A66D76" w:rsidRDefault="00C835C6">
            <w:pPr>
              <w:pStyle w:val="OMDV"/>
              <w:jc w:val="left"/>
              <w:rPr>
                <w:highlight w:val="yellow"/>
                <w:lang w:eastAsia="ru-RU"/>
              </w:rPr>
              <w:pPrChange w:id="3885" w:author="D.Kambarov" w:date="2025-03-13T16:13:00Z">
                <w:pPr/>
              </w:pPrChange>
            </w:pPr>
            <w:r>
              <w:rPr>
                <w:lang w:eastAsia="ru-RU"/>
              </w:rPr>
              <w:t>Оборудование для инвалидов</w:t>
            </w:r>
          </w:p>
        </w:tc>
        <w:tc>
          <w:tcPr>
            <w:tcW w:w="2409" w:type="dxa"/>
            <w:vAlign w:val="center"/>
            <w:tcPrChange w:id="3886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61AD5B78" w14:textId="77777777" w:rsidR="00A66D76" w:rsidRPr="00D5388D" w:rsidRDefault="00C835C6">
            <w:pPr>
              <w:pStyle w:val="OMDV"/>
              <w:jc w:val="left"/>
              <w:rPr>
                <w:i/>
                <w:lang w:eastAsia="ru-RU"/>
                <w:rPrChange w:id="3887" w:author="D.Kambarov" w:date="2025-03-13T16:14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3888" w:author="D.Kambarov" w:date="2025-03-13T16:13:00Z">
                <w:pPr/>
              </w:pPrChange>
            </w:pPr>
            <w:r w:rsidRPr="00D5388D">
              <w:t>(Уточнить во время заполнения)</w:t>
            </w:r>
          </w:p>
        </w:tc>
        <w:tc>
          <w:tcPr>
            <w:tcW w:w="445" w:type="dxa"/>
            <w:vAlign w:val="center"/>
            <w:tcPrChange w:id="3889" w:author="D.Kambarov" w:date="2025-03-13T16:14:00Z">
              <w:tcPr>
                <w:tcW w:w="415" w:type="dxa"/>
                <w:vAlign w:val="center"/>
              </w:tcPr>
            </w:tcPrChange>
          </w:tcPr>
          <w:p w14:paraId="529AED80" w14:textId="77777777" w:rsidR="00A66D76" w:rsidRDefault="00C835C6">
            <w:pPr>
              <w:pStyle w:val="OMDV"/>
              <w:rPr>
                <w:lang w:eastAsia="ru-RU"/>
              </w:rPr>
              <w:pPrChange w:id="389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891" w:author="D.Kambarov" w:date="2025-03-13T16:14:00Z">
              <w:tcPr>
                <w:tcW w:w="416" w:type="dxa"/>
                <w:vAlign w:val="center"/>
              </w:tcPr>
            </w:tcPrChange>
          </w:tcPr>
          <w:p w14:paraId="1C96185A" w14:textId="77777777" w:rsidR="00A66D76" w:rsidRDefault="00C835C6">
            <w:pPr>
              <w:pStyle w:val="OMDV"/>
              <w:rPr>
                <w:lang w:eastAsia="ru-RU"/>
              </w:rPr>
              <w:pPrChange w:id="389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893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4530E7CC" w14:textId="77777777" w:rsidR="00A66D76" w:rsidRDefault="00C835C6">
            <w:pPr>
              <w:pStyle w:val="OMDV"/>
              <w:rPr>
                <w:lang w:eastAsia="ru-RU"/>
              </w:rPr>
              <w:pPrChange w:id="389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89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039524F" w14:textId="77777777" w:rsidR="00A66D76" w:rsidRDefault="00A66D76">
            <w:pPr>
              <w:pStyle w:val="OMDV"/>
              <w:rPr>
                <w:lang w:eastAsia="ru-RU"/>
              </w:rPr>
              <w:pPrChange w:id="389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89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21741F8" w14:textId="77777777" w:rsidR="00A66D76" w:rsidRDefault="00A66D76">
            <w:pPr>
              <w:pStyle w:val="OMDV"/>
              <w:rPr>
                <w:lang w:eastAsia="ru-RU"/>
              </w:rPr>
              <w:pPrChange w:id="389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89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14A9373" w14:textId="77777777" w:rsidR="00A66D76" w:rsidRDefault="00A66D76">
            <w:pPr>
              <w:pStyle w:val="OMDV"/>
              <w:rPr>
                <w:lang w:eastAsia="ru-RU"/>
              </w:rPr>
              <w:pPrChange w:id="390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901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65076829" w14:textId="77777777" w:rsidR="00A66D76" w:rsidRDefault="00A66D76">
            <w:pPr>
              <w:pStyle w:val="OMDV"/>
              <w:rPr>
                <w:lang w:eastAsia="ru-RU"/>
              </w:rPr>
              <w:pPrChange w:id="390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903" w:author="D.Kambarov" w:date="2025-03-13T16:14:00Z">
              <w:tcPr>
                <w:tcW w:w="416" w:type="dxa"/>
                <w:vAlign w:val="center"/>
              </w:tcPr>
            </w:tcPrChange>
          </w:tcPr>
          <w:p w14:paraId="6833CE60" w14:textId="77777777" w:rsidR="00A66D76" w:rsidRDefault="00A66D76">
            <w:pPr>
              <w:pStyle w:val="OMDV"/>
              <w:rPr>
                <w:lang w:eastAsia="ru-RU"/>
              </w:rPr>
              <w:pPrChange w:id="390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905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26811EC8" w14:textId="77777777" w:rsidR="00A66D76" w:rsidRDefault="00A66D76">
            <w:pPr>
              <w:pStyle w:val="OMDV"/>
              <w:rPr>
                <w:lang w:eastAsia="ru-RU"/>
              </w:rPr>
              <w:pPrChange w:id="390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90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2869355" w14:textId="77777777" w:rsidR="00A66D76" w:rsidRDefault="00A66D76">
            <w:pPr>
              <w:pStyle w:val="OMDV"/>
              <w:rPr>
                <w:lang w:eastAsia="ru-RU"/>
              </w:rPr>
              <w:pPrChange w:id="390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90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FCEF1F4" w14:textId="77777777" w:rsidR="00A66D76" w:rsidRDefault="00C835C6">
            <w:pPr>
              <w:pStyle w:val="OMDV"/>
              <w:rPr>
                <w:lang w:eastAsia="ru-RU"/>
              </w:rPr>
              <w:pPrChange w:id="391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911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012501D3" w14:textId="77777777" w:rsidR="00A66D76" w:rsidRDefault="00A66D76">
            <w:pPr>
              <w:pStyle w:val="OMDV"/>
              <w:rPr>
                <w:lang w:eastAsia="ru-RU"/>
              </w:rPr>
              <w:pPrChange w:id="391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91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3C3A983" w14:textId="77777777" w:rsidR="00A66D76" w:rsidRDefault="00A66D76">
            <w:pPr>
              <w:pStyle w:val="OMDV"/>
              <w:rPr>
                <w:lang w:eastAsia="ru-RU"/>
              </w:rPr>
              <w:pPrChange w:id="391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915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044AC05D" w14:textId="77777777" w:rsidR="00A66D76" w:rsidRDefault="00A66D76">
            <w:pPr>
              <w:pStyle w:val="OMDV"/>
              <w:rPr>
                <w:lang w:eastAsia="ru-RU"/>
              </w:rPr>
              <w:pPrChange w:id="391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917" w:author="D.Kambarov" w:date="2025-03-13T16:14:00Z">
              <w:tcPr>
                <w:tcW w:w="416" w:type="dxa"/>
                <w:vAlign w:val="center"/>
              </w:tcPr>
            </w:tcPrChange>
          </w:tcPr>
          <w:p w14:paraId="42C2707B" w14:textId="77777777" w:rsidR="00A66D76" w:rsidRDefault="00A66D76">
            <w:pPr>
              <w:pStyle w:val="OMDV"/>
              <w:rPr>
                <w:lang w:eastAsia="ru-RU"/>
              </w:rPr>
              <w:pPrChange w:id="391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91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861FE32" w14:textId="77777777" w:rsidR="00A66D76" w:rsidRDefault="00C835C6">
            <w:pPr>
              <w:pStyle w:val="OMDV"/>
              <w:rPr>
                <w:lang w:eastAsia="ru-RU"/>
              </w:rPr>
              <w:pPrChange w:id="392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92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2618E92" w14:textId="77777777" w:rsidR="00A66D76" w:rsidRDefault="00A66D76">
            <w:pPr>
              <w:pStyle w:val="OMDV"/>
              <w:rPr>
                <w:lang w:eastAsia="ru-RU"/>
              </w:rPr>
              <w:pPrChange w:id="392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92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3A738AE" w14:textId="77777777" w:rsidR="00A66D76" w:rsidRDefault="00A66D76">
            <w:pPr>
              <w:pStyle w:val="OMDV"/>
              <w:rPr>
                <w:lang w:eastAsia="ru-RU"/>
              </w:rPr>
              <w:pPrChange w:id="392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92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1362330" w14:textId="77777777" w:rsidR="00A66D76" w:rsidRDefault="00C835C6">
            <w:pPr>
              <w:pStyle w:val="OMDV"/>
              <w:rPr>
                <w:lang w:eastAsia="ru-RU"/>
              </w:rPr>
              <w:pPrChange w:id="392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92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4F08FD9" w14:textId="77777777" w:rsidR="00A66D76" w:rsidRDefault="00C835C6">
            <w:pPr>
              <w:pStyle w:val="OMDV"/>
              <w:rPr>
                <w:lang w:eastAsia="ru-RU"/>
              </w:rPr>
              <w:pPrChange w:id="392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929" w:author="D.Kambarov" w:date="2025-03-13T16:14:00Z">
              <w:tcPr>
                <w:tcW w:w="416" w:type="dxa"/>
                <w:vAlign w:val="center"/>
              </w:tcPr>
            </w:tcPrChange>
          </w:tcPr>
          <w:p w14:paraId="7BCB667F" w14:textId="77777777" w:rsidR="00A66D76" w:rsidRDefault="00A66D76">
            <w:pPr>
              <w:pStyle w:val="OMDV"/>
              <w:rPr>
                <w:lang w:eastAsia="ru-RU"/>
              </w:rPr>
              <w:pPrChange w:id="3930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573651E3" w14:textId="77777777" w:rsidTr="00D5388D">
        <w:trPr>
          <w:trHeight w:val="312"/>
          <w:trPrChange w:id="3931" w:author="D.Kambarov" w:date="2025-03-13T16:14:00Z">
            <w:trPr>
              <w:gridAfter w:val="0"/>
              <w:trHeight w:val="312"/>
            </w:trPr>
          </w:trPrChange>
        </w:trPr>
        <w:tc>
          <w:tcPr>
            <w:tcW w:w="3256" w:type="dxa"/>
            <w:vAlign w:val="center"/>
            <w:tcPrChange w:id="3932" w:author="D.Kambarov" w:date="2025-03-13T16:14:00Z">
              <w:tcPr>
                <w:tcW w:w="3082" w:type="dxa"/>
                <w:vAlign w:val="center"/>
              </w:tcPr>
            </w:tcPrChange>
          </w:tcPr>
          <w:p w14:paraId="2F8EA687" w14:textId="77777777" w:rsidR="00A66D76" w:rsidRDefault="00C835C6">
            <w:pPr>
              <w:pStyle w:val="OMDV"/>
              <w:jc w:val="left"/>
              <w:rPr>
                <w:highlight w:val="yellow"/>
                <w:lang w:eastAsia="ru-RU"/>
              </w:rPr>
              <w:pPrChange w:id="3933" w:author="D.Kambarov" w:date="2025-03-13T16:13:00Z">
                <w:pPr/>
              </w:pPrChange>
            </w:pPr>
            <w:r>
              <w:rPr>
                <w:lang w:eastAsia="ru-RU"/>
              </w:rPr>
              <w:t>Оборудование паркинга: колёсоотбойники, защита колонн, защита стен и пр.</w:t>
            </w:r>
          </w:p>
        </w:tc>
        <w:tc>
          <w:tcPr>
            <w:tcW w:w="2409" w:type="dxa"/>
            <w:vAlign w:val="center"/>
            <w:tcPrChange w:id="3934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0E974C55" w14:textId="77777777" w:rsidR="00A66D76" w:rsidRPr="00D5388D" w:rsidRDefault="00C835C6">
            <w:pPr>
              <w:pStyle w:val="OMDV"/>
              <w:jc w:val="left"/>
              <w:rPr>
                <w:i/>
                <w:lang w:eastAsia="ru-RU"/>
                <w:rPrChange w:id="3935" w:author="D.Kambarov" w:date="2025-03-13T16:14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3936" w:author="D.Kambarov" w:date="2025-03-13T16:13:00Z">
                <w:pPr/>
              </w:pPrChange>
            </w:pPr>
            <w:r w:rsidRPr="00D5388D">
              <w:t>(Уточнить во время заполнения)</w:t>
            </w:r>
          </w:p>
        </w:tc>
        <w:tc>
          <w:tcPr>
            <w:tcW w:w="445" w:type="dxa"/>
            <w:vAlign w:val="center"/>
            <w:tcPrChange w:id="3937" w:author="D.Kambarov" w:date="2025-03-13T16:14:00Z">
              <w:tcPr>
                <w:tcW w:w="415" w:type="dxa"/>
                <w:vAlign w:val="center"/>
              </w:tcPr>
            </w:tcPrChange>
          </w:tcPr>
          <w:p w14:paraId="5D5810B3" w14:textId="77777777" w:rsidR="00A66D76" w:rsidRDefault="00C835C6">
            <w:pPr>
              <w:pStyle w:val="OMDV"/>
              <w:rPr>
                <w:lang w:eastAsia="ru-RU"/>
              </w:rPr>
              <w:pPrChange w:id="393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939" w:author="D.Kambarov" w:date="2025-03-13T16:14:00Z">
              <w:tcPr>
                <w:tcW w:w="416" w:type="dxa"/>
                <w:vAlign w:val="center"/>
              </w:tcPr>
            </w:tcPrChange>
          </w:tcPr>
          <w:p w14:paraId="1685893B" w14:textId="77777777" w:rsidR="00A66D76" w:rsidRDefault="00C835C6">
            <w:pPr>
              <w:pStyle w:val="OMDV"/>
              <w:rPr>
                <w:lang w:eastAsia="ru-RU"/>
              </w:rPr>
              <w:pPrChange w:id="394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941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1BEE6CFC" w14:textId="77777777" w:rsidR="00A66D76" w:rsidRDefault="00C835C6">
            <w:pPr>
              <w:pStyle w:val="OMDV"/>
              <w:rPr>
                <w:lang w:eastAsia="ru-RU"/>
              </w:rPr>
              <w:pPrChange w:id="394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94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4D7BD24" w14:textId="77777777" w:rsidR="00A66D76" w:rsidRDefault="00A66D76">
            <w:pPr>
              <w:pStyle w:val="OMDV"/>
              <w:rPr>
                <w:lang w:eastAsia="ru-RU"/>
              </w:rPr>
              <w:pPrChange w:id="394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94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37FCD66" w14:textId="77777777" w:rsidR="00A66D76" w:rsidRDefault="00A66D76">
            <w:pPr>
              <w:pStyle w:val="OMDV"/>
              <w:rPr>
                <w:lang w:eastAsia="ru-RU"/>
              </w:rPr>
              <w:pPrChange w:id="394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94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8F761D3" w14:textId="77777777" w:rsidR="00A66D76" w:rsidRDefault="00A66D76">
            <w:pPr>
              <w:pStyle w:val="OMDV"/>
              <w:rPr>
                <w:lang w:eastAsia="ru-RU"/>
              </w:rPr>
              <w:pPrChange w:id="394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949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2570B618" w14:textId="77777777" w:rsidR="00A66D76" w:rsidRDefault="00A66D76">
            <w:pPr>
              <w:pStyle w:val="OMDV"/>
              <w:rPr>
                <w:lang w:eastAsia="ru-RU"/>
              </w:rPr>
              <w:pPrChange w:id="395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951" w:author="D.Kambarov" w:date="2025-03-13T16:14:00Z">
              <w:tcPr>
                <w:tcW w:w="416" w:type="dxa"/>
                <w:vAlign w:val="center"/>
              </w:tcPr>
            </w:tcPrChange>
          </w:tcPr>
          <w:p w14:paraId="70067368" w14:textId="77777777" w:rsidR="00A66D76" w:rsidRDefault="00A66D76">
            <w:pPr>
              <w:pStyle w:val="OMDV"/>
              <w:rPr>
                <w:lang w:eastAsia="ru-RU"/>
              </w:rPr>
              <w:pPrChange w:id="395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953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428661EE" w14:textId="77777777" w:rsidR="00A66D76" w:rsidRDefault="00A66D76">
            <w:pPr>
              <w:pStyle w:val="OMDV"/>
              <w:rPr>
                <w:lang w:eastAsia="ru-RU"/>
              </w:rPr>
              <w:pPrChange w:id="395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95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867B8C2" w14:textId="77777777" w:rsidR="00A66D76" w:rsidRDefault="00A66D76">
            <w:pPr>
              <w:pStyle w:val="OMDV"/>
              <w:rPr>
                <w:lang w:eastAsia="ru-RU"/>
              </w:rPr>
              <w:pPrChange w:id="395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95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E27C762" w14:textId="77777777" w:rsidR="00A66D76" w:rsidRDefault="00C835C6">
            <w:pPr>
              <w:pStyle w:val="OMDV"/>
              <w:rPr>
                <w:lang w:eastAsia="ru-RU"/>
              </w:rPr>
              <w:pPrChange w:id="395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959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571903CB" w14:textId="77777777" w:rsidR="00A66D76" w:rsidRDefault="00A66D76">
            <w:pPr>
              <w:pStyle w:val="OMDV"/>
              <w:rPr>
                <w:lang w:eastAsia="ru-RU"/>
              </w:rPr>
              <w:pPrChange w:id="396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96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5B37310" w14:textId="77777777" w:rsidR="00A66D76" w:rsidRDefault="00A66D76">
            <w:pPr>
              <w:pStyle w:val="OMDV"/>
              <w:rPr>
                <w:lang w:eastAsia="ru-RU"/>
              </w:rPr>
              <w:pPrChange w:id="396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963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0052115F" w14:textId="77777777" w:rsidR="00A66D76" w:rsidRDefault="00A66D76">
            <w:pPr>
              <w:pStyle w:val="OMDV"/>
              <w:rPr>
                <w:lang w:eastAsia="ru-RU"/>
              </w:rPr>
              <w:pPrChange w:id="396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965" w:author="D.Kambarov" w:date="2025-03-13T16:14:00Z">
              <w:tcPr>
                <w:tcW w:w="416" w:type="dxa"/>
                <w:vAlign w:val="center"/>
              </w:tcPr>
            </w:tcPrChange>
          </w:tcPr>
          <w:p w14:paraId="677113FE" w14:textId="77777777" w:rsidR="00A66D76" w:rsidRDefault="00A66D76">
            <w:pPr>
              <w:pStyle w:val="OMDV"/>
              <w:rPr>
                <w:lang w:eastAsia="ru-RU"/>
              </w:rPr>
              <w:pPrChange w:id="396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96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818F719" w14:textId="77777777" w:rsidR="00A66D76" w:rsidRDefault="00C835C6">
            <w:pPr>
              <w:pStyle w:val="OMDV"/>
              <w:rPr>
                <w:lang w:eastAsia="ru-RU"/>
              </w:rPr>
              <w:pPrChange w:id="396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96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0CC8406" w14:textId="77777777" w:rsidR="00A66D76" w:rsidRDefault="00A66D76">
            <w:pPr>
              <w:pStyle w:val="OMDV"/>
              <w:rPr>
                <w:lang w:eastAsia="ru-RU"/>
              </w:rPr>
              <w:pPrChange w:id="397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97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0F1C374" w14:textId="77777777" w:rsidR="00A66D76" w:rsidRDefault="00A66D76">
            <w:pPr>
              <w:pStyle w:val="OMDV"/>
              <w:rPr>
                <w:lang w:eastAsia="ru-RU"/>
              </w:rPr>
              <w:pPrChange w:id="397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97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5E41AED" w14:textId="77777777" w:rsidR="00A66D76" w:rsidRDefault="00C835C6">
            <w:pPr>
              <w:pStyle w:val="OMDV"/>
              <w:rPr>
                <w:lang w:eastAsia="ru-RU"/>
              </w:rPr>
              <w:pPrChange w:id="397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97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AE9AB39" w14:textId="77777777" w:rsidR="00A66D76" w:rsidRDefault="00C835C6">
            <w:pPr>
              <w:pStyle w:val="OMDV"/>
              <w:rPr>
                <w:lang w:eastAsia="ru-RU"/>
              </w:rPr>
              <w:pPrChange w:id="397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977" w:author="D.Kambarov" w:date="2025-03-13T16:14:00Z">
              <w:tcPr>
                <w:tcW w:w="416" w:type="dxa"/>
                <w:vAlign w:val="center"/>
              </w:tcPr>
            </w:tcPrChange>
          </w:tcPr>
          <w:p w14:paraId="115A7B3B" w14:textId="77777777" w:rsidR="00A66D76" w:rsidRDefault="00A66D76">
            <w:pPr>
              <w:pStyle w:val="OMDV"/>
              <w:rPr>
                <w:lang w:eastAsia="ru-RU"/>
              </w:rPr>
              <w:pPrChange w:id="3978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3E8EA0D8" w14:textId="77777777" w:rsidTr="00D5388D">
        <w:trPr>
          <w:trHeight w:val="312"/>
          <w:trPrChange w:id="3979" w:author="D.Kambarov" w:date="2025-03-13T16:14:00Z">
            <w:trPr>
              <w:gridAfter w:val="0"/>
              <w:trHeight w:val="312"/>
            </w:trPr>
          </w:trPrChange>
        </w:trPr>
        <w:tc>
          <w:tcPr>
            <w:tcW w:w="3256" w:type="dxa"/>
            <w:vAlign w:val="center"/>
            <w:tcPrChange w:id="3980" w:author="D.Kambarov" w:date="2025-03-13T16:14:00Z">
              <w:tcPr>
                <w:tcW w:w="3082" w:type="dxa"/>
                <w:vAlign w:val="center"/>
              </w:tcPr>
            </w:tcPrChange>
          </w:tcPr>
          <w:p w14:paraId="59F047EE" w14:textId="77777777" w:rsidR="00A66D76" w:rsidRDefault="00C835C6">
            <w:pPr>
              <w:pStyle w:val="OMDV"/>
              <w:jc w:val="left"/>
              <w:rPr>
                <w:highlight w:val="yellow"/>
                <w:lang w:eastAsia="ru-RU"/>
              </w:rPr>
              <w:pPrChange w:id="3981" w:author="D.Kambarov" w:date="2025-03-13T16:13:00Z">
                <w:pPr/>
              </w:pPrChange>
            </w:pPr>
            <w:r>
              <w:rPr>
                <w:lang w:eastAsia="ru-RU"/>
              </w:rPr>
              <w:t>Корзина для кондиционера</w:t>
            </w:r>
          </w:p>
        </w:tc>
        <w:tc>
          <w:tcPr>
            <w:tcW w:w="2409" w:type="dxa"/>
            <w:vAlign w:val="center"/>
            <w:tcPrChange w:id="3982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720466D3" w14:textId="77777777" w:rsidR="00A66D76" w:rsidRPr="00D5388D" w:rsidRDefault="00C835C6">
            <w:pPr>
              <w:pStyle w:val="OMDV"/>
              <w:jc w:val="left"/>
              <w:rPr>
                <w:i/>
                <w:iCs/>
                <w:lang w:eastAsia="ru-RU"/>
                <w:rPrChange w:id="3983" w:author="D.Kambarov" w:date="2025-03-13T16:14:00Z">
                  <w:rPr>
                    <w:rFonts w:eastAsia="Times New Roman"/>
                    <w:i/>
                    <w:iCs/>
                    <w:sz w:val="16"/>
                    <w:szCs w:val="16"/>
                    <w:lang w:eastAsia="ru-RU"/>
                  </w:rPr>
                </w:rPrChange>
              </w:rPr>
              <w:pPrChange w:id="3984" w:author="D.Kambarov" w:date="2025-03-13T16:13:00Z">
                <w:pPr/>
              </w:pPrChange>
            </w:pPr>
            <w:r w:rsidRPr="00D5388D">
              <w:rPr>
                <w:i/>
                <w:iCs/>
                <w:lang w:eastAsia="ru-RU"/>
                <w:rPrChange w:id="3985" w:author="D.Kambarov" w:date="2025-03-13T16:14:00Z">
                  <w:rPr>
                    <w:rFonts w:eastAsia="Times New Roman"/>
                    <w:i/>
                    <w:iCs/>
                    <w:sz w:val="16"/>
                    <w:szCs w:val="16"/>
                    <w:lang w:eastAsia="ru-RU"/>
                  </w:rPr>
                </w:rPrChange>
              </w:rPr>
              <w:t>Корзина для кондиционера</w:t>
            </w:r>
          </w:p>
        </w:tc>
        <w:tc>
          <w:tcPr>
            <w:tcW w:w="445" w:type="dxa"/>
            <w:vAlign w:val="center"/>
            <w:tcPrChange w:id="3986" w:author="D.Kambarov" w:date="2025-03-13T16:14:00Z">
              <w:tcPr>
                <w:tcW w:w="415" w:type="dxa"/>
                <w:vAlign w:val="center"/>
              </w:tcPr>
            </w:tcPrChange>
          </w:tcPr>
          <w:p w14:paraId="2DE9A60A" w14:textId="77777777" w:rsidR="00A66D76" w:rsidRDefault="00C835C6">
            <w:pPr>
              <w:pStyle w:val="OMDV"/>
              <w:rPr>
                <w:lang w:eastAsia="ru-RU"/>
              </w:rPr>
              <w:pPrChange w:id="398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988" w:author="D.Kambarov" w:date="2025-03-13T16:14:00Z">
              <w:tcPr>
                <w:tcW w:w="416" w:type="dxa"/>
                <w:vAlign w:val="center"/>
              </w:tcPr>
            </w:tcPrChange>
          </w:tcPr>
          <w:p w14:paraId="77938AFF" w14:textId="77777777" w:rsidR="00A66D76" w:rsidRDefault="00C835C6">
            <w:pPr>
              <w:pStyle w:val="OMDV"/>
              <w:rPr>
                <w:lang w:eastAsia="ru-RU"/>
              </w:rPr>
              <w:pPrChange w:id="398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990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72484FC5" w14:textId="77777777" w:rsidR="00A66D76" w:rsidRDefault="00C835C6">
            <w:pPr>
              <w:pStyle w:val="OMDV"/>
              <w:rPr>
                <w:lang w:eastAsia="ru-RU"/>
              </w:rPr>
              <w:pPrChange w:id="3991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399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B293193" w14:textId="77777777" w:rsidR="00A66D76" w:rsidRDefault="00A66D76">
            <w:pPr>
              <w:pStyle w:val="OMDV"/>
              <w:rPr>
                <w:lang w:eastAsia="ru-RU"/>
              </w:rPr>
              <w:pPrChange w:id="399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99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65FBBBA" w14:textId="77777777" w:rsidR="00A66D76" w:rsidRDefault="00A66D76">
            <w:pPr>
              <w:pStyle w:val="OMDV"/>
              <w:rPr>
                <w:lang w:eastAsia="ru-RU"/>
              </w:rPr>
              <w:pPrChange w:id="399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99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1B1BAEB" w14:textId="77777777" w:rsidR="00A66D76" w:rsidRDefault="00A66D76">
            <w:pPr>
              <w:pStyle w:val="OMDV"/>
              <w:rPr>
                <w:lang w:eastAsia="ru-RU"/>
              </w:rPr>
              <w:pPrChange w:id="399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3998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0A5C95E0" w14:textId="77777777" w:rsidR="00A66D76" w:rsidRDefault="00A66D76">
            <w:pPr>
              <w:pStyle w:val="OMDV"/>
              <w:rPr>
                <w:lang w:eastAsia="ru-RU"/>
              </w:rPr>
              <w:pPrChange w:id="399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000" w:author="D.Kambarov" w:date="2025-03-13T16:14:00Z">
              <w:tcPr>
                <w:tcW w:w="416" w:type="dxa"/>
                <w:vAlign w:val="center"/>
              </w:tcPr>
            </w:tcPrChange>
          </w:tcPr>
          <w:p w14:paraId="1CEE7750" w14:textId="77777777" w:rsidR="00A66D76" w:rsidRDefault="00A66D76">
            <w:pPr>
              <w:pStyle w:val="OMDV"/>
              <w:rPr>
                <w:lang w:eastAsia="ru-RU"/>
              </w:rPr>
              <w:pPrChange w:id="400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002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0363EFBD" w14:textId="77777777" w:rsidR="00A66D76" w:rsidRDefault="00A66D76">
            <w:pPr>
              <w:pStyle w:val="OMDV"/>
              <w:rPr>
                <w:lang w:eastAsia="ru-RU"/>
              </w:rPr>
              <w:pPrChange w:id="400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00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BF0D790" w14:textId="77777777" w:rsidR="00A66D76" w:rsidRDefault="00A66D76">
            <w:pPr>
              <w:pStyle w:val="OMDV"/>
              <w:rPr>
                <w:lang w:eastAsia="ru-RU"/>
              </w:rPr>
              <w:pPrChange w:id="400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00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18A881A" w14:textId="77777777" w:rsidR="00A66D76" w:rsidRDefault="00A66D76">
            <w:pPr>
              <w:pStyle w:val="OMDV"/>
              <w:rPr>
                <w:lang w:eastAsia="ru-RU"/>
              </w:rPr>
              <w:pPrChange w:id="400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008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4A9430A6" w14:textId="77777777" w:rsidR="00A66D76" w:rsidRDefault="00A66D76">
            <w:pPr>
              <w:pStyle w:val="OMDV"/>
              <w:rPr>
                <w:lang w:eastAsia="ru-RU"/>
              </w:rPr>
              <w:pPrChange w:id="400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01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21B3D07" w14:textId="77777777" w:rsidR="00A66D76" w:rsidRDefault="00A66D76">
            <w:pPr>
              <w:pStyle w:val="OMDV"/>
              <w:rPr>
                <w:lang w:eastAsia="ru-RU"/>
              </w:rPr>
              <w:pPrChange w:id="401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012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5A00FE86" w14:textId="77777777" w:rsidR="00A66D76" w:rsidRDefault="00A66D76">
            <w:pPr>
              <w:pStyle w:val="OMDV"/>
              <w:rPr>
                <w:lang w:eastAsia="ru-RU"/>
              </w:rPr>
              <w:pPrChange w:id="401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014" w:author="D.Kambarov" w:date="2025-03-13T16:14:00Z">
              <w:tcPr>
                <w:tcW w:w="416" w:type="dxa"/>
                <w:vAlign w:val="center"/>
              </w:tcPr>
            </w:tcPrChange>
          </w:tcPr>
          <w:p w14:paraId="7331315E" w14:textId="77777777" w:rsidR="00A66D76" w:rsidRDefault="00A66D76">
            <w:pPr>
              <w:pStyle w:val="OMDV"/>
              <w:rPr>
                <w:lang w:eastAsia="ru-RU"/>
              </w:rPr>
              <w:pPrChange w:id="401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01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13FE96C" w14:textId="77777777" w:rsidR="00A66D76" w:rsidRDefault="00C835C6">
            <w:pPr>
              <w:pStyle w:val="OMDV"/>
              <w:rPr>
                <w:lang w:eastAsia="ru-RU"/>
              </w:rPr>
              <w:pPrChange w:id="401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01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BEA9AE4" w14:textId="77777777" w:rsidR="00A66D76" w:rsidRDefault="00A66D76">
            <w:pPr>
              <w:pStyle w:val="OMDV"/>
              <w:rPr>
                <w:lang w:eastAsia="ru-RU"/>
              </w:rPr>
              <w:pPrChange w:id="401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02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24501B0" w14:textId="77777777" w:rsidR="00A66D76" w:rsidRDefault="00A66D76">
            <w:pPr>
              <w:pStyle w:val="OMDV"/>
              <w:rPr>
                <w:lang w:eastAsia="ru-RU"/>
              </w:rPr>
              <w:pPrChange w:id="402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02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C5E5CC9" w14:textId="77777777" w:rsidR="00A66D76" w:rsidRDefault="00C835C6">
            <w:pPr>
              <w:pStyle w:val="OMDV"/>
              <w:rPr>
                <w:lang w:eastAsia="ru-RU"/>
              </w:rPr>
              <w:pPrChange w:id="402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02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B1A4611" w14:textId="77777777" w:rsidR="00A66D76" w:rsidRDefault="00C835C6">
            <w:pPr>
              <w:pStyle w:val="OMDV"/>
              <w:rPr>
                <w:lang w:eastAsia="ru-RU"/>
              </w:rPr>
              <w:pPrChange w:id="402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026" w:author="D.Kambarov" w:date="2025-03-13T16:14:00Z">
              <w:tcPr>
                <w:tcW w:w="416" w:type="dxa"/>
                <w:vAlign w:val="center"/>
              </w:tcPr>
            </w:tcPrChange>
          </w:tcPr>
          <w:p w14:paraId="79FEC9BF" w14:textId="77777777" w:rsidR="00A66D76" w:rsidRDefault="00A66D76">
            <w:pPr>
              <w:pStyle w:val="OMDV"/>
              <w:rPr>
                <w:lang w:eastAsia="ru-RU"/>
              </w:rPr>
              <w:pPrChange w:id="4027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3394A032" w14:textId="77777777" w:rsidTr="00D5388D">
        <w:trPr>
          <w:trHeight w:val="312"/>
          <w:trPrChange w:id="4028" w:author="D.Kambarov" w:date="2025-03-13T16:14:00Z">
            <w:trPr>
              <w:gridAfter w:val="0"/>
              <w:trHeight w:val="312"/>
            </w:trPr>
          </w:trPrChange>
        </w:trPr>
        <w:tc>
          <w:tcPr>
            <w:tcW w:w="3256" w:type="dxa"/>
            <w:vAlign w:val="center"/>
            <w:tcPrChange w:id="4029" w:author="D.Kambarov" w:date="2025-03-13T16:14:00Z">
              <w:tcPr>
                <w:tcW w:w="3082" w:type="dxa"/>
                <w:vAlign w:val="center"/>
              </w:tcPr>
            </w:tcPrChange>
          </w:tcPr>
          <w:p w14:paraId="00BD4D13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4030" w:author="D.Kambarov" w:date="2025-03-13T16:13:00Z">
                <w:pPr/>
              </w:pPrChange>
            </w:pPr>
            <w:r>
              <w:rPr>
                <w:lang w:eastAsia="ru-RU"/>
              </w:rPr>
              <w:t>Грязезащитная решетка</w:t>
            </w:r>
          </w:p>
        </w:tc>
        <w:tc>
          <w:tcPr>
            <w:tcW w:w="2409" w:type="dxa"/>
            <w:vAlign w:val="center"/>
            <w:tcPrChange w:id="4031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794273C4" w14:textId="77777777" w:rsidR="00A66D76" w:rsidRPr="00D5388D" w:rsidRDefault="00C835C6">
            <w:pPr>
              <w:pStyle w:val="OMDV"/>
              <w:jc w:val="left"/>
              <w:rPr>
                <w:i/>
                <w:iCs/>
                <w:lang w:eastAsia="ru-RU"/>
                <w:rPrChange w:id="4032" w:author="D.Kambarov" w:date="2025-03-13T16:14:00Z">
                  <w:rPr>
                    <w:rFonts w:eastAsia="Times New Roman"/>
                    <w:i/>
                    <w:iCs/>
                    <w:sz w:val="18"/>
                    <w:szCs w:val="18"/>
                    <w:lang w:eastAsia="ru-RU"/>
                  </w:rPr>
                </w:rPrChange>
              </w:rPr>
              <w:pPrChange w:id="4033" w:author="D.Kambarov" w:date="2025-03-13T16:13:00Z">
                <w:pPr/>
              </w:pPrChange>
            </w:pPr>
            <w:r w:rsidRPr="00D5388D">
              <w:rPr>
                <w:i/>
                <w:iCs/>
                <w:lang w:eastAsia="ru-RU"/>
                <w:rPrChange w:id="4034" w:author="D.Kambarov" w:date="2025-03-13T16:14:00Z">
                  <w:rPr>
                    <w:rFonts w:eastAsia="Times New Roman"/>
                    <w:i/>
                    <w:iCs/>
                    <w:sz w:val="18"/>
                    <w:szCs w:val="18"/>
                    <w:lang w:eastAsia="ru-RU"/>
                  </w:rPr>
                </w:rPrChange>
              </w:rPr>
              <w:t>Грязезащитная решетка</w:t>
            </w:r>
          </w:p>
        </w:tc>
        <w:tc>
          <w:tcPr>
            <w:tcW w:w="445" w:type="dxa"/>
            <w:vAlign w:val="center"/>
            <w:tcPrChange w:id="4035" w:author="D.Kambarov" w:date="2025-03-13T16:14:00Z">
              <w:tcPr>
                <w:tcW w:w="415" w:type="dxa"/>
                <w:vAlign w:val="center"/>
              </w:tcPr>
            </w:tcPrChange>
          </w:tcPr>
          <w:p w14:paraId="05602A4F" w14:textId="77777777" w:rsidR="00A66D76" w:rsidRDefault="00C835C6">
            <w:pPr>
              <w:pStyle w:val="OMDV"/>
              <w:rPr>
                <w:lang w:eastAsia="ru-RU"/>
              </w:rPr>
              <w:pPrChange w:id="403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037" w:author="D.Kambarov" w:date="2025-03-13T16:14:00Z">
              <w:tcPr>
                <w:tcW w:w="416" w:type="dxa"/>
                <w:vAlign w:val="center"/>
              </w:tcPr>
            </w:tcPrChange>
          </w:tcPr>
          <w:p w14:paraId="5543BA57" w14:textId="77777777" w:rsidR="00A66D76" w:rsidRDefault="00C835C6">
            <w:pPr>
              <w:pStyle w:val="OMDV"/>
              <w:rPr>
                <w:lang w:eastAsia="ru-RU"/>
              </w:rPr>
              <w:pPrChange w:id="403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039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22508ACD" w14:textId="77777777" w:rsidR="00A66D76" w:rsidRDefault="00C835C6">
            <w:pPr>
              <w:pStyle w:val="OMDV"/>
              <w:rPr>
                <w:lang w:eastAsia="ru-RU"/>
              </w:rPr>
              <w:pPrChange w:id="404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04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6E9A33B" w14:textId="77777777" w:rsidR="00A66D76" w:rsidRDefault="00A66D76">
            <w:pPr>
              <w:pStyle w:val="OMDV"/>
              <w:rPr>
                <w:lang w:eastAsia="ru-RU"/>
              </w:rPr>
              <w:pPrChange w:id="404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04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C27D038" w14:textId="77777777" w:rsidR="00A66D76" w:rsidRDefault="00A66D76">
            <w:pPr>
              <w:pStyle w:val="OMDV"/>
              <w:rPr>
                <w:lang w:eastAsia="ru-RU"/>
              </w:rPr>
              <w:pPrChange w:id="404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04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E6BE09E" w14:textId="77777777" w:rsidR="00A66D76" w:rsidRDefault="00A66D76">
            <w:pPr>
              <w:pStyle w:val="OMDV"/>
              <w:rPr>
                <w:lang w:eastAsia="ru-RU"/>
              </w:rPr>
              <w:pPrChange w:id="404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047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7B94D2EE" w14:textId="77777777" w:rsidR="00A66D76" w:rsidRDefault="00A66D76">
            <w:pPr>
              <w:pStyle w:val="OMDV"/>
              <w:rPr>
                <w:lang w:eastAsia="ru-RU"/>
              </w:rPr>
              <w:pPrChange w:id="404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049" w:author="D.Kambarov" w:date="2025-03-13T16:14:00Z">
              <w:tcPr>
                <w:tcW w:w="416" w:type="dxa"/>
                <w:vAlign w:val="center"/>
              </w:tcPr>
            </w:tcPrChange>
          </w:tcPr>
          <w:p w14:paraId="176CE3E2" w14:textId="77777777" w:rsidR="00A66D76" w:rsidRDefault="00A66D76">
            <w:pPr>
              <w:pStyle w:val="OMDV"/>
              <w:rPr>
                <w:lang w:eastAsia="ru-RU"/>
              </w:rPr>
              <w:pPrChange w:id="405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051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476F0C79" w14:textId="77777777" w:rsidR="00A66D76" w:rsidRDefault="00A66D76">
            <w:pPr>
              <w:pStyle w:val="OMDV"/>
              <w:rPr>
                <w:lang w:eastAsia="ru-RU"/>
              </w:rPr>
              <w:pPrChange w:id="405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05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A3E60B7" w14:textId="77777777" w:rsidR="00A66D76" w:rsidRDefault="00A66D76">
            <w:pPr>
              <w:pStyle w:val="OMDV"/>
              <w:rPr>
                <w:lang w:eastAsia="ru-RU"/>
              </w:rPr>
              <w:pPrChange w:id="405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05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6110F65" w14:textId="77777777" w:rsidR="00A66D76" w:rsidRDefault="00A66D76">
            <w:pPr>
              <w:pStyle w:val="OMDV"/>
              <w:rPr>
                <w:lang w:eastAsia="ru-RU"/>
              </w:rPr>
              <w:pPrChange w:id="405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057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27885109" w14:textId="77777777" w:rsidR="00A66D76" w:rsidRDefault="00A66D76">
            <w:pPr>
              <w:pStyle w:val="OMDV"/>
              <w:rPr>
                <w:lang w:eastAsia="ru-RU"/>
              </w:rPr>
              <w:pPrChange w:id="405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05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3999AB7" w14:textId="77777777" w:rsidR="00A66D76" w:rsidRDefault="00A66D76">
            <w:pPr>
              <w:pStyle w:val="OMDV"/>
              <w:rPr>
                <w:lang w:eastAsia="ru-RU"/>
              </w:rPr>
              <w:pPrChange w:id="406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061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26D12D28" w14:textId="77777777" w:rsidR="00A66D76" w:rsidRDefault="00A66D76">
            <w:pPr>
              <w:pStyle w:val="OMDV"/>
              <w:rPr>
                <w:lang w:eastAsia="ru-RU"/>
              </w:rPr>
              <w:pPrChange w:id="406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063" w:author="D.Kambarov" w:date="2025-03-13T16:14:00Z">
              <w:tcPr>
                <w:tcW w:w="416" w:type="dxa"/>
                <w:vAlign w:val="center"/>
              </w:tcPr>
            </w:tcPrChange>
          </w:tcPr>
          <w:p w14:paraId="41BE26BB" w14:textId="77777777" w:rsidR="00A66D76" w:rsidRDefault="00A66D76">
            <w:pPr>
              <w:pStyle w:val="OMDV"/>
              <w:rPr>
                <w:lang w:eastAsia="ru-RU"/>
              </w:rPr>
              <w:pPrChange w:id="406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06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6E0AD8C" w14:textId="77777777" w:rsidR="00A66D76" w:rsidRDefault="00C835C6">
            <w:pPr>
              <w:pStyle w:val="OMDV"/>
              <w:rPr>
                <w:lang w:eastAsia="ru-RU"/>
              </w:rPr>
              <w:pPrChange w:id="406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06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46EB6FD" w14:textId="77777777" w:rsidR="00A66D76" w:rsidRDefault="00A66D76">
            <w:pPr>
              <w:pStyle w:val="OMDV"/>
              <w:rPr>
                <w:lang w:eastAsia="ru-RU"/>
              </w:rPr>
              <w:pPrChange w:id="406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06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66EEDAB" w14:textId="77777777" w:rsidR="00A66D76" w:rsidRDefault="00A66D76">
            <w:pPr>
              <w:pStyle w:val="OMDV"/>
              <w:rPr>
                <w:lang w:eastAsia="ru-RU"/>
              </w:rPr>
              <w:pPrChange w:id="407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07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8A05FDB" w14:textId="77777777" w:rsidR="00A66D76" w:rsidRDefault="00C835C6">
            <w:pPr>
              <w:pStyle w:val="OMDV"/>
              <w:rPr>
                <w:lang w:eastAsia="ru-RU"/>
              </w:rPr>
              <w:pPrChange w:id="407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07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B8A513D" w14:textId="77777777" w:rsidR="00A66D76" w:rsidRDefault="00C835C6">
            <w:pPr>
              <w:pStyle w:val="OMDV"/>
              <w:rPr>
                <w:lang w:eastAsia="ru-RU"/>
              </w:rPr>
              <w:pPrChange w:id="407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075" w:author="D.Kambarov" w:date="2025-03-13T16:14:00Z">
              <w:tcPr>
                <w:tcW w:w="416" w:type="dxa"/>
                <w:vAlign w:val="center"/>
              </w:tcPr>
            </w:tcPrChange>
          </w:tcPr>
          <w:p w14:paraId="345B7497" w14:textId="77777777" w:rsidR="00A66D76" w:rsidRDefault="00A66D76">
            <w:pPr>
              <w:pStyle w:val="OMDV"/>
              <w:rPr>
                <w:lang w:eastAsia="ru-RU"/>
              </w:rPr>
              <w:pPrChange w:id="4076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3028444F" w14:textId="77777777" w:rsidTr="00D5388D">
        <w:trPr>
          <w:trHeight w:val="312"/>
          <w:trPrChange w:id="4077" w:author="D.Kambarov" w:date="2025-03-13T16:14:00Z">
            <w:trPr>
              <w:gridAfter w:val="0"/>
              <w:trHeight w:val="312"/>
            </w:trPr>
          </w:trPrChange>
        </w:trPr>
        <w:tc>
          <w:tcPr>
            <w:tcW w:w="3256" w:type="dxa"/>
            <w:vAlign w:val="center"/>
            <w:tcPrChange w:id="4078" w:author="D.Kambarov" w:date="2025-03-13T16:14:00Z">
              <w:tcPr>
                <w:tcW w:w="3082" w:type="dxa"/>
                <w:vAlign w:val="center"/>
              </w:tcPr>
            </w:tcPrChange>
          </w:tcPr>
          <w:p w14:paraId="67D261BF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4079" w:author="D.Kambarov" w:date="2025-03-13T16:13:00Z">
                <w:pPr/>
              </w:pPrChange>
            </w:pPr>
            <w:r>
              <w:rPr>
                <w:lang w:eastAsia="ru-RU"/>
              </w:rPr>
              <w:t>Проём – отверстие, углубление (Семейство: типовая модель на основе пола/стены)</w:t>
            </w:r>
          </w:p>
        </w:tc>
        <w:tc>
          <w:tcPr>
            <w:tcW w:w="2409" w:type="dxa"/>
            <w:vAlign w:val="center"/>
            <w:tcPrChange w:id="4080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0CFCD673" w14:textId="77777777" w:rsidR="00A66D76" w:rsidRPr="00D5388D" w:rsidRDefault="00C835C6">
            <w:pPr>
              <w:pStyle w:val="OMDV"/>
              <w:jc w:val="left"/>
              <w:rPr>
                <w:i/>
                <w:lang w:eastAsia="ru-RU"/>
                <w:rPrChange w:id="4081" w:author="D.Kambarov" w:date="2025-03-13T16:14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4082" w:author="D.Kambarov" w:date="2025-03-13T16:13:00Z">
                <w:pPr/>
              </w:pPrChange>
            </w:pPr>
            <w:r w:rsidRPr="00D5388D">
              <w:rPr>
                <w:i/>
                <w:lang w:eastAsia="ru-RU"/>
                <w:rPrChange w:id="4083" w:author="D.Kambarov" w:date="2025-03-13T16:14:00Z">
                  <w:rPr>
                    <w:rFonts w:eastAsia="Times New Roman"/>
                    <w:i/>
                    <w:lang w:eastAsia="ru-RU"/>
                  </w:rPr>
                </w:rPrChange>
              </w:rPr>
              <w:t>Отверстие</w:t>
            </w:r>
          </w:p>
        </w:tc>
        <w:tc>
          <w:tcPr>
            <w:tcW w:w="445" w:type="dxa"/>
            <w:vAlign w:val="center"/>
            <w:tcPrChange w:id="4084" w:author="D.Kambarov" w:date="2025-03-13T16:14:00Z">
              <w:tcPr>
                <w:tcW w:w="415" w:type="dxa"/>
                <w:vAlign w:val="center"/>
              </w:tcPr>
            </w:tcPrChange>
          </w:tcPr>
          <w:p w14:paraId="5ABBA921" w14:textId="77777777" w:rsidR="00A66D76" w:rsidRDefault="00C835C6">
            <w:pPr>
              <w:pStyle w:val="OMDV"/>
              <w:rPr>
                <w:lang w:eastAsia="ru-RU"/>
              </w:rPr>
              <w:pPrChange w:id="408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086" w:author="D.Kambarov" w:date="2025-03-13T16:14:00Z">
              <w:tcPr>
                <w:tcW w:w="416" w:type="dxa"/>
                <w:vAlign w:val="center"/>
              </w:tcPr>
            </w:tcPrChange>
          </w:tcPr>
          <w:p w14:paraId="6C544F65" w14:textId="77777777" w:rsidR="00A66D76" w:rsidRDefault="00C835C6">
            <w:pPr>
              <w:pStyle w:val="OMDV"/>
              <w:rPr>
                <w:lang w:eastAsia="ru-RU"/>
              </w:rPr>
              <w:pPrChange w:id="408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088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7976D1EB" w14:textId="77777777" w:rsidR="00A66D76" w:rsidRDefault="00C835C6">
            <w:pPr>
              <w:pStyle w:val="OMDV"/>
              <w:rPr>
                <w:lang w:eastAsia="ru-RU"/>
              </w:rPr>
              <w:pPrChange w:id="408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09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E602ADE" w14:textId="77777777" w:rsidR="00A66D76" w:rsidRDefault="00A66D76">
            <w:pPr>
              <w:pStyle w:val="OMDV"/>
              <w:rPr>
                <w:lang w:eastAsia="ru-RU"/>
              </w:rPr>
              <w:pPrChange w:id="409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09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A59624A" w14:textId="77777777" w:rsidR="00A66D76" w:rsidRDefault="00A66D76">
            <w:pPr>
              <w:pStyle w:val="OMDV"/>
              <w:rPr>
                <w:lang w:eastAsia="ru-RU"/>
              </w:rPr>
              <w:pPrChange w:id="409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09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21C69FA" w14:textId="77777777" w:rsidR="00A66D76" w:rsidRDefault="00A66D76">
            <w:pPr>
              <w:pStyle w:val="OMDV"/>
              <w:rPr>
                <w:lang w:eastAsia="ru-RU"/>
              </w:rPr>
              <w:pPrChange w:id="409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096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571A8565" w14:textId="77777777" w:rsidR="00A66D76" w:rsidRDefault="00A66D76">
            <w:pPr>
              <w:pStyle w:val="OMDV"/>
              <w:rPr>
                <w:lang w:eastAsia="ru-RU"/>
              </w:rPr>
              <w:pPrChange w:id="409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098" w:author="D.Kambarov" w:date="2025-03-13T16:14:00Z">
              <w:tcPr>
                <w:tcW w:w="416" w:type="dxa"/>
                <w:vAlign w:val="center"/>
              </w:tcPr>
            </w:tcPrChange>
          </w:tcPr>
          <w:p w14:paraId="2F7C4AE9" w14:textId="77777777" w:rsidR="00A66D76" w:rsidRDefault="00A66D76">
            <w:pPr>
              <w:pStyle w:val="OMDV"/>
              <w:rPr>
                <w:lang w:eastAsia="ru-RU"/>
              </w:rPr>
              <w:pPrChange w:id="409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100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4E52909B" w14:textId="77777777" w:rsidR="00A66D76" w:rsidRDefault="00A66D76">
            <w:pPr>
              <w:pStyle w:val="OMDV"/>
              <w:rPr>
                <w:lang w:eastAsia="ru-RU"/>
              </w:rPr>
              <w:pPrChange w:id="410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10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0825A7B" w14:textId="77777777" w:rsidR="00A66D76" w:rsidRDefault="00A66D76">
            <w:pPr>
              <w:pStyle w:val="OMDV"/>
              <w:rPr>
                <w:lang w:eastAsia="ru-RU"/>
              </w:rPr>
              <w:pPrChange w:id="410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10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3D60829" w14:textId="77777777" w:rsidR="00A66D76" w:rsidRDefault="00A66D76">
            <w:pPr>
              <w:pStyle w:val="OMDV"/>
              <w:rPr>
                <w:lang w:eastAsia="ru-RU"/>
              </w:rPr>
              <w:pPrChange w:id="410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106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3503E0D1" w14:textId="77777777" w:rsidR="00A66D76" w:rsidRDefault="00A66D76">
            <w:pPr>
              <w:pStyle w:val="OMDV"/>
              <w:rPr>
                <w:lang w:eastAsia="ru-RU"/>
              </w:rPr>
              <w:pPrChange w:id="410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10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0D4762F" w14:textId="77777777" w:rsidR="00A66D76" w:rsidRDefault="00A66D76">
            <w:pPr>
              <w:pStyle w:val="OMDV"/>
              <w:rPr>
                <w:lang w:eastAsia="ru-RU"/>
              </w:rPr>
              <w:pPrChange w:id="410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110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21C6D51F" w14:textId="77777777" w:rsidR="00A66D76" w:rsidRDefault="00A66D76">
            <w:pPr>
              <w:pStyle w:val="OMDV"/>
              <w:rPr>
                <w:lang w:eastAsia="ru-RU"/>
              </w:rPr>
              <w:pPrChange w:id="411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112" w:author="D.Kambarov" w:date="2025-03-13T16:14:00Z">
              <w:tcPr>
                <w:tcW w:w="416" w:type="dxa"/>
                <w:vAlign w:val="center"/>
              </w:tcPr>
            </w:tcPrChange>
          </w:tcPr>
          <w:p w14:paraId="63EADD67" w14:textId="77777777" w:rsidR="00A66D76" w:rsidRDefault="00A66D76">
            <w:pPr>
              <w:pStyle w:val="OMDV"/>
              <w:rPr>
                <w:lang w:eastAsia="ru-RU"/>
              </w:rPr>
              <w:pPrChange w:id="411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11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43C9BC6" w14:textId="77777777" w:rsidR="00A66D76" w:rsidRDefault="00C835C6">
            <w:pPr>
              <w:pStyle w:val="OMDV"/>
              <w:rPr>
                <w:lang w:eastAsia="ru-RU"/>
              </w:rPr>
              <w:pPrChange w:id="411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11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430CF39" w14:textId="77777777" w:rsidR="00A66D76" w:rsidRDefault="00A66D76">
            <w:pPr>
              <w:pStyle w:val="OMDV"/>
              <w:rPr>
                <w:lang w:eastAsia="ru-RU"/>
              </w:rPr>
              <w:pPrChange w:id="411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11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F8AA4CF" w14:textId="77777777" w:rsidR="00A66D76" w:rsidRDefault="00A66D76">
            <w:pPr>
              <w:pStyle w:val="OMDV"/>
              <w:rPr>
                <w:lang w:eastAsia="ru-RU"/>
              </w:rPr>
              <w:pPrChange w:id="411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12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4E170A4" w14:textId="77777777" w:rsidR="00A66D76" w:rsidRDefault="00C835C6">
            <w:pPr>
              <w:pStyle w:val="OMDV"/>
              <w:rPr>
                <w:lang w:eastAsia="ru-RU"/>
              </w:rPr>
              <w:pPrChange w:id="4121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12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7AB1C72" w14:textId="77777777" w:rsidR="00A66D76" w:rsidRDefault="00C835C6">
            <w:pPr>
              <w:pStyle w:val="OMDV"/>
              <w:rPr>
                <w:lang w:eastAsia="ru-RU"/>
              </w:rPr>
              <w:pPrChange w:id="412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124" w:author="D.Kambarov" w:date="2025-03-13T16:14:00Z">
              <w:tcPr>
                <w:tcW w:w="416" w:type="dxa"/>
                <w:vAlign w:val="center"/>
              </w:tcPr>
            </w:tcPrChange>
          </w:tcPr>
          <w:p w14:paraId="1A6F053A" w14:textId="77777777" w:rsidR="00A66D76" w:rsidRDefault="00A66D76">
            <w:pPr>
              <w:pStyle w:val="OMDV"/>
              <w:rPr>
                <w:lang w:eastAsia="ru-RU"/>
              </w:rPr>
              <w:pPrChange w:id="4125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05E00030" w14:textId="77777777" w:rsidTr="00D5388D">
        <w:trPr>
          <w:trHeight w:val="435"/>
          <w:trPrChange w:id="4126" w:author="D.Kambarov" w:date="2025-03-13T16:14:00Z">
            <w:trPr>
              <w:gridAfter w:val="0"/>
              <w:trHeight w:val="435"/>
            </w:trPr>
          </w:trPrChange>
        </w:trPr>
        <w:tc>
          <w:tcPr>
            <w:tcW w:w="3256" w:type="dxa"/>
            <w:vAlign w:val="center"/>
            <w:tcPrChange w:id="4127" w:author="D.Kambarov" w:date="2025-03-13T16:14:00Z">
              <w:tcPr>
                <w:tcW w:w="3082" w:type="dxa"/>
                <w:vAlign w:val="center"/>
              </w:tcPr>
            </w:tcPrChange>
          </w:tcPr>
          <w:p w14:paraId="13D1540F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4128" w:author="D.Kambarov" w:date="2025-03-13T16:13:00Z">
                <w:pPr/>
              </w:pPrChange>
            </w:pPr>
            <w:r>
              <w:rPr>
                <w:lang w:eastAsia="ru-RU"/>
              </w:rPr>
              <w:t>Зонт вентиляционный</w:t>
            </w:r>
          </w:p>
        </w:tc>
        <w:tc>
          <w:tcPr>
            <w:tcW w:w="2409" w:type="dxa"/>
            <w:vAlign w:val="center"/>
            <w:tcPrChange w:id="4129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60927041" w14:textId="77777777" w:rsidR="00A66D76" w:rsidRPr="00D5388D" w:rsidRDefault="00C835C6">
            <w:pPr>
              <w:pStyle w:val="OMDV"/>
              <w:jc w:val="left"/>
              <w:rPr>
                <w:i/>
                <w:rPrChange w:id="4130" w:author="D.Kambarov" w:date="2025-03-13T16:14:00Z">
                  <w:rPr>
                    <w:rFonts w:eastAsia="Times New Roman"/>
                    <w:i/>
                    <w:sz w:val="20"/>
                    <w:szCs w:val="20"/>
                  </w:rPr>
                </w:rPrChange>
              </w:rPr>
              <w:pPrChange w:id="4131" w:author="D.Kambarov" w:date="2025-03-13T16:13:00Z">
                <w:pPr/>
              </w:pPrChange>
            </w:pPr>
            <w:r w:rsidRPr="00D5388D">
              <w:rPr>
                <w:i/>
                <w:iCs/>
                <w:lang w:eastAsia="ru-RU"/>
                <w:rPrChange w:id="4132" w:author="D.Kambarov" w:date="2025-03-13T16:14:00Z">
                  <w:rPr>
                    <w:rFonts w:eastAsia="Times New Roman"/>
                    <w:i/>
                    <w:iCs/>
                    <w:sz w:val="20"/>
                    <w:szCs w:val="20"/>
                    <w:lang w:eastAsia="ru-RU"/>
                  </w:rPr>
                </w:rPrChange>
              </w:rPr>
              <w:t>Зонт вентиляционный</w:t>
            </w:r>
          </w:p>
        </w:tc>
        <w:tc>
          <w:tcPr>
            <w:tcW w:w="445" w:type="dxa"/>
            <w:vAlign w:val="center"/>
            <w:tcPrChange w:id="4133" w:author="D.Kambarov" w:date="2025-03-13T16:14:00Z">
              <w:tcPr>
                <w:tcW w:w="415" w:type="dxa"/>
                <w:vAlign w:val="center"/>
              </w:tcPr>
            </w:tcPrChange>
          </w:tcPr>
          <w:p w14:paraId="6CE95F47" w14:textId="77777777" w:rsidR="00A66D76" w:rsidRDefault="00C835C6">
            <w:pPr>
              <w:pStyle w:val="OMDV"/>
              <w:rPr>
                <w:lang w:eastAsia="ru-RU"/>
              </w:rPr>
              <w:pPrChange w:id="413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135" w:author="D.Kambarov" w:date="2025-03-13T16:14:00Z">
              <w:tcPr>
                <w:tcW w:w="416" w:type="dxa"/>
                <w:vAlign w:val="center"/>
              </w:tcPr>
            </w:tcPrChange>
          </w:tcPr>
          <w:p w14:paraId="4FF915B0" w14:textId="77777777" w:rsidR="00A66D76" w:rsidRDefault="00C835C6">
            <w:pPr>
              <w:pStyle w:val="OMDV"/>
              <w:rPr>
                <w:lang w:eastAsia="ru-RU"/>
              </w:rPr>
              <w:pPrChange w:id="413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137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21C1D42F" w14:textId="77777777" w:rsidR="00A66D76" w:rsidRDefault="00C835C6">
            <w:pPr>
              <w:pStyle w:val="OMDV"/>
              <w:rPr>
                <w:lang w:eastAsia="ru-RU"/>
              </w:rPr>
              <w:pPrChange w:id="413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13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3F5E159" w14:textId="77777777" w:rsidR="00A66D76" w:rsidRDefault="00A66D76">
            <w:pPr>
              <w:pStyle w:val="OMDV"/>
              <w:rPr>
                <w:lang w:eastAsia="ru-RU"/>
              </w:rPr>
              <w:pPrChange w:id="414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14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AD2D7BE" w14:textId="77777777" w:rsidR="00A66D76" w:rsidRDefault="00A66D76">
            <w:pPr>
              <w:pStyle w:val="OMDV"/>
              <w:rPr>
                <w:lang w:eastAsia="ru-RU"/>
              </w:rPr>
              <w:pPrChange w:id="414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14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5AB67A4" w14:textId="77777777" w:rsidR="00A66D76" w:rsidRDefault="00A66D76">
            <w:pPr>
              <w:pStyle w:val="OMDV"/>
              <w:rPr>
                <w:lang w:eastAsia="ru-RU"/>
              </w:rPr>
              <w:pPrChange w:id="414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145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4BB3F3B1" w14:textId="77777777" w:rsidR="00A66D76" w:rsidRDefault="00A66D76">
            <w:pPr>
              <w:pStyle w:val="OMDV"/>
              <w:rPr>
                <w:lang w:eastAsia="ru-RU"/>
              </w:rPr>
              <w:pPrChange w:id="414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147" w:author="D.Kambarov" w:date="2025-03-13T16:14:00Z">
              <w:tcPr>
                <w:tcW w:w="416" w:type="dxa"/>
                <w:vAlign w:val="center"/>
              </w:tcPr>
            </w:tcPrChange>
          </w:tcPr>
          <w:p w14:paraId="5198A38B" w14:textId="77777777" w:rsidR="00A66D76" w:rsidRDefault="00A66D76">
            <w:pPr>
              <w:pStyle w:val="OMDV"/>
              <w:rPr>
                <w:lang w:eastAsia="ru-RU"/>
              </w:rPr>
              <w:pPrChange w:id="414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149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67C6E7F5" w14:textId="77777777" w:rsidR="00A66D76" w:rsidRDefault="00A66D76">
            <w:pPr>
              <w:pStyle w:val="OMDV"/>
              <w:rPr>
                <w:lang w:eastAsia="ru-RU"/>
              </w:rPr>
              <w:pPrChange w:id="415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15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4BD8163" w14:textId="77777777" w:rsidR="00A66D76" w:rsidRDefault="00A66D76">
            <w:pPr>
              <w:pStyle w:val="OMDV"/>
              <w:rPr>
                <w:lang w:eastAsia="ru-RU"/>
              </w:rPr>
              <w:pPrChange w:id="415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15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5199593" w14:textId="77777777" w:rsidR="00A66D76" w:rsidRDefault="00A66D76">
            <w:pPr>
              <w:pStyle w:val="OMDV"/>
              <w:rPr>
                <w:lang w:eastAsia="ru-RU"/>
              </w:rPr>
              <w:pPrChange w:id="415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155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418BDD60" w14:textId="77777777" w:rsidR="00A66D76" w:rsidRDefault="00A66D76">
            <w:pPr>
              <w:pStyle w:val="OMDV"/>
              <w:rPr>
                <w:lang w:eastAsia="ru-RU"/>
              </w:rPr>
              <w:pPrChange w:id="415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15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DB895D3" w14:textId="77777777" w:rsidR="00A66D76" w:rsidRDefault="00A66D76">
            <w:pPr>
              <w:pStyle w:val="OMDV"/>
              <w:rPr>
                <w:lang w:eastAsia="ru-RU"/>
              </w:rPr>
              <w:pPrChange w:id="415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159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1D58935A" w14:textId="77777777" w:rsidR="00A66D76" w:rsidRDefault="00A66D76">
            <w:pPr>
              <w:pStyle w:val="OMDV"/>
              <w:rPr>
                <w:lang w:eastAsia="ru-RU"/>
              </w:rPr>
              <w:pPrChange w:id="416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161" w:author="D.Kambarov" w:date="2025-03-13T16:14:00Z">
              <w:tcPr>
                <w:tcW w:w="416" w:type="dxa"/>
                <w:vAlign w:val="center"/>
              </w:tcPr>
            </w:tcPrChange>
          </w:tcPr>
          <w:p w14:paraId="6A19930C" w14:textId="77777777" w:rsidR="00A66D76" w:rsidRDefault="00A66D76">
            <w:pPr>
              <w:pStyle w:val="OMDV"/>
              <w:rPr>
                <w:lang w:eastAsia="ru-RU"/>
              </w:rPr>
              <w:pPrChange w:id="416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tcPrChange w:id="4163" w:author="D.Kambarov" w:date="2025-03-13T16:14:00Z">
              <w:tcPr>
                <w:tcW w:w="416" w:type="dxa"/>
                <w:gridSpan w:val="2"/>
              </w:tcPr>
            </w:tcPrChange>
          </w:tcPr>
          <w:p w14:paraId="722B2BC4" w14:textId="77777777" w:rsidR="00A66D76" w:rsidRDefault="00C835C6">
            <w:pPr>
              <w:pStyle w:val="OMDV"/>
              <w:rPr>
                <w:lang w:eastAsia="ru-RU"/>
              </w:rPr>
              <w:pPrChange w:id="416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165" w:author="D.Kambarov" w:date="2025-03-13T16:14:00Z">
              <w:tcPr>
                <w:tcW w:w="416" w:type="dxa"/>
                <w:gridSpan w:val="2"/>
              </w:tcPr>
            </w:tcPrChange>
          </w:tcPr>
          <w:p w14:paraId="7D3AFA6E" w14:textId="77777777" w:rsidR="00A66D76" w:rsidRDefault="00A66D76">
            <w:pPr>
              <w:pStyle w:val="OMDV"/>
              <w:rPr>
                <w:lang w:eastAsia="ru-RU"/>
              </w:rPr>
              <w:pPrChange w:id="416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tcPrChange w:id="4167" w:author="D.Kambarov" w:date="2025-03-13T16:14:00Z">
              <w:tcPr>
                <w:tcW w:w="416" w:type="dxa"/>
                <w:gridSpan w:val="2"/>
              </w:tcPr>
            </w:tcPrChange>
          </w:tcPr>
          <w:p w14:paraId="5AA65475" w14:textId="77777777" w:rsidR="00A66D76" w:rsidRDefault="00A66D76">
            <w:pPr>
              <w:pStyle w:val="OMDV"/>
              <w:rPr>
                <w:lang w:eastAsia="ru-RU"/>
              </w:rPr>
              <w:pPrChange w:id="416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tcPrChange w:id="4169" w:author="D.Kambarov" w:date="2025-03-13T16:14:00Z">
              <w:tcPr>
                <w:tcW w:w="416" w:type="dxa"/>
                <w:gridSpan w:val="2"/>
              </w:tcPr>
            </w:tcPrChange>
          </w:tcPr>
          <w:p w14:paraId="3A02E824" w14:textId="77777777" w:rsidR="00A66D76" w:rsidRDefault="00C835C6">
            <w:pPr>
              <w:pStyle w:val="OMDV"/>
              <w:rPr>
                <w:lang w:eastAsia="ru-RU"/>
              </w:rPr>
              <w:pPrChange w:id="417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171" w:author="D.Kambarov" w:date="2025-03-13T16:14:00Z">
              <w:tcPr>
                <w:tcW w:w="416" w:type="dxa"/>
                <w:gridSpan w:val="2"/>
              </w:tcPr>
            </w:tcPrChange>
          </w:tcPr>
          <w:p w14:paraId="1C908C8A" w14:textId="77777777" w:rsidR="00A66D76" w:rsidRDefault="00C835C6">
            <w:pPr>
              <w:pStyle w:val="OMDV"/>
              <w:rPr>
                <w:lang w:eastAsia="ru-RU"/>
              </w:rPr>
              <w:pPrChange w:id="417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173" w:author="D.Kambarov" w:date="2025-03-13T16:14:00Z">
              <w:tcPr>
                <w:tcW w:w="416" w:type="dxa"/>
              </w:tcPr>
            </w:tcPrChange>
          </w:tcPr>
          <w:p w14:paraId="706C4D57" w14:textId="77777777" w:rsidR="00A66D76" w:rsidRDefault="00A66D76">
            <w:pPr>
              <w:pStyle w:val="OMDV"/>
              <w:rPr>
                <w:lang w:eastAsia="ru-RU"/>
              </w:rPr>
              <w:pPrChange w:id="4174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444E9DA9" w14:textId="77777777" w:rsidTr="00D5388D">
        <w:trPr>
          <w:trHeight w:val="435"/>
          <w:trPrChange w:id="4175" w:author="D.Kambarov" w:date="2025-03-13T16:14:00Z">
            <w:trPr>
              <w:gridAfter w:val="0"/>
              <w:trHeight w:val="435"/>
            </w:trPr>
          </w:trPrChange>
        </w:trPr>
        <w:tc>
          <w:tcPr>
            <w:tcW w:w="3256" w:type="dxa"/>
            <w:vAlign w:val="center"/>
            <w:tcPrChange w:id="4176" w:author="D.Kambarov" w:date="2025-03-13T16:14:00Z">
              <w:tcPr>
                <w:tcW w:w="3082" w:type="dxa"/>
                <w:vAlign w:val="center"/>
              </w:tcPr>
            </w:tcPrChange>
          </w:tcPr>
          <w:p w14:paraId="7D73F565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4177" w:author="D.Kambarov" w:date="2025-03-13T16:13:00Z">
                <w:pPr/>
              </w:pPrChange>
            </w:pPr>
            <w:r>
              <w:rPr>
                <w:lang w:eastAsia="ru-RU"/>
              </w:rPr>
              <w:t>Парапетная крышка</w:t>
            </w:r>
          </w:p>
        </w:tc>
        <w:tc>
          <w:tcPr>
            <w:tcW w:w="2409" w:type="dxa"/>
            <w:vAlign w:val="center"/>
            <w:tcPrChange w:id="4178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649A1A3A" w14:textId="77777777" w:rsidR="00A66D76" w:rsidRPr="00D5388D" w:rsidRDefault="00C835C6">
            <w:pPr>
              <w:pStyle w:val="OMDV"/>
              <w:jc w:val="left"/>
              <w:rPr>
                <w:i/>
                <w:rPrChange w:id="4179" w:author="D.Kambarov" w:date="2025-03-13T16:14:00Z">
                  <w:rPr>
                    <w:rFonts w:eastAsia="Times New Roman"/>
                    <w:i/>
                    <w:sz w:val="20"/>
                    <w:szCs w:val="20"/>
                  </w:rPr>
                </w:rPrChange>
              </w:rPr>
              <w:pPrChange w:id="4180" w:author="D.Kambarov" w:date="2025-03-13T16:13:00Z">
                <w:pPr/>
              </w:pPrChange>
            </w:pPr>
            <w:r w:rsidRPr="00D5388D">
              <w:rPr>
                <w:i/>
                <w:iCs/>
                <w:lang w:eastAsia="ru-RU"/>
                <w:rPrChange w:id="4181" w:author="D.Kambarov" w:date="2025-03-13T16:14:00Z">
                  <w:rPr>
                    <w:rFonts w:eastAsia="Times New Roman"/>
                    <w:i/>
                    <w:iCs/>
                    <w:sz w:val="20"/>
                    <w:szCs w:val="20"/>
                    <w:lang w:eastAsia="ru-RU"/>
                  </w:rPr>
                </w:rPrChange>
              </w:rPr>
              <w:t>Парапетная крышка</w:t>
            </w:r>
          </w:p>
        </w:tc>
        <w:tc>
          <w:tcPr>
            <w:tcW w:w="445" w:type="dxa"/>
            <w:vAlign w:val="center"/>
            <w:tcPrChange w:id="4182" w:author="D.Kambarov" w:date="2025-03-13T16:14:00Z">
              <w:tcPr>
                <w:tcW w:w="415" w:type="dxa"/>
                <w:vAlign w:val="center"/>
              </w:tcPr>
            </w:tcPrChange>
          </w:tcPr>
          <w:p w14:paraId="06ED0AB3" w14:textId="77777777" w:rsidR="00A66D76" w:rsidRDefault="00C835C6">
            <w:pPr>
              <w:pStyle w:val="OMDV"/>
              <w:rPr>
                <w:lang w:eastAsia="ru-RU"/>
              </w:rPr>
              <w:pPrChange w:id="418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184" w:author="D.Kambarov" w:date="2025-03-13T16:14:00Z">
              <w:tcPr>
                <w:tcW w:w="416" w:type="dxa"/>
                <w:vAlign w:val="center"/>
              </w:tcPr>
            </w:tcPrChange>
          </w:tcPr>
          <w:p w14:paraId="4EC03085" w14:textId="77777777" w:rsidR="00A66D76" w:rsidRDefault="00C835C6">
            <w:pPr>
              <w:pStyle w:val="OMDV"/>
              <w:rPr>
                <w:lang w:eastAsia="ru-RU"/>
              </w:rPr>
              <w:pPrChange w:id="418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186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3E1240B3" w14:textId="77777777" w:rsidR="00A66D76" w:rsidRDefault="00C835C6">
            <w:pPr>
              <w:pStyle w:val="OMDV"/>
              <w:rPr>
                <w:lang w:eastAsia="ru-RU"/>
              </w:rPr>
              <w:pPrChange w:id="418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18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D48D975" w14:textId="77777777" w:rsidR="00A66D76" w:rsidRDefault="00C835C6">
            <w:pPr>
              <w:pStyle w:val="OMDV"/>
              <w:rPr>
                <w:lang w:eastAsia="ru-RU"/>
              </w:rPr>
              <w:pPrChange w:id="418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19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ECB53D1" w14:textId="77777777" w:rsidR="00A66D76" w:rsidRDefault="00A66D76">
            <w:pPr>
              <w:pStyle w:val="OMDV"/>
              <w:rPr>
                <w:lang w:eastAsia="ru-RU"/>
              </w:rPr>
              <w:pPrChange w:id="419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19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95B4B7F" w14:textId="77777777" w:rsidR="00A66D76" w:rsidRDefault="00A66D76">
            <w:pPr>
              <w:pStyle w:val="OMDV"/>
              <w:rPr>
                <w:lang w:eastAsia="ru-RU"/>
              </w:rPr>
              <w:pPrChange w:id="419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194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6E6C276B" w14:textId="77777777" w:rsidR="00A66D76" w:rsidRDefault="00A66D76">
            <w:pPr>
              <w:pStyle w:val="OMDV"/>
              <w:rPr>
                <w:lang w:eastAsia="ru-RU"/>
              </w:rPr>
              <w:pPrChange w:id="419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196" w:author="D.Kambarov" w:date="2025-03-13T16:14:00Z">
              <w:tcPr>
                <w:tcW w:w="416" w:type="dxa"/>
                <w:vAlign w:val="center"/>
              </w:tcPr>
            </w:tcPrChange>
          </w:tcPr>
          <w:p w14:paraId="46311D5F" w14:textId="77777777" w:rsidR="00A66D76" w:rsidRDefault="00A66D76">
            <w:pPr>
              <w:pStyle w:val="OMDV"/>
              <w:rPr>
                <w:lang w:eastAsia="ru-RU"/>
              </w:rPr>
              <w:pPrChange w:id="419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198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654095C2" w14:textId="77777777" w:rsidR="00A66D76" w:rsidRDefault="00A66D76">
            <w:pPr>
              <w:pStyle w:val="OMDV"/>
              <w:rPr>
                <w:lang w:eastAsia="ru-RU"/>
              </w:rPr>
              <w:pPrChange w:id="419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20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9BE21EB" w14:textId="77777777" w:rsidR="00A66D76" w:rsidRDefault="00A66D76">
            <w:pPr>
              <w:pStyle w:val="OMDV"/>
              <w:rPr>
                <w:lang w:eastAsia="ru-RU"/>
              </w:rPr>
              <w:pPrChange w:id="420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20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E282A89" w14:textId="77777777" w:rsidR="00A66D76" w:rsidRDefault="00A66D76">
            <w:pPr>
              <w:pStyle w:val="OMDV"/>
              <w:rPr>
                <w:lang w:eastAsia="ru-RU"/>
              </w:rPr>
              <w:pPrChange w:id="420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204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35F48E7B" w14:textId="77777777" w:rsidR="00A66D76" w:rsidRDefault="00A66D76">
            <w:pPr>
              <w:pStyle w:val="OMDV"/>
              <w:rPr>
                <w:lang w:eastAsia="ru-RU"/>
              </w:rPr>
              <w:pPrChange w:id="420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20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20ACDD1" w14:textId="77777777" w:rsidR="00A66D76" w:rsidRDefault="00A66D76">
            <w:pPr>
              <w:pStyle w:val="OMDV"/>
              <w:rPr>
                <w:lang w:eastAsia="ru-RU"/>
              </w:rPr>
              <w:pPrChange w:id="420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208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73868930" w14:textId="77777777" w:rsidR="00A66D76" w:rsidRDefault="00C835C6">
            <w:pPr>
              <w:pStyle w:val="OMDV"/>
              <w:rPr>
                <w:lang w:eastAsia="ru-RU"/>
              </w:rPr>
              <w:pPrChange w:id="420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210" w:author="D.Kambarov" w:date="2025-03-13T16:14:00Z">
              <w:tcPr>
                <w:tcW w:w="416" w:type="dxa"/>
                <w:vAlign w:val="center"/>
              </w:tcPr>
            </w:tcPrChange>
          </w:tcPr>
          <w:p w14:paraId="0B49F479" w14:textId="77777777" w:rsidR="00A66D76" w:rsidRDefault="00A66D76">
            <w:pPr>
              <w:pStyle w:val="OMDV"/>
              <w:rPr>
                <w:lang w:eastAsia="ru-RU"/>
              </w:rPr>
              <w:pPrChange w:id="421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tcPrChange w:id="4212" w:author="D.Kambarov" w:date="2025-03-13T16:14:00Z">
              <w:tcPr>
                <w:tcW w:w="416" w:type="dxa"/>
                <w:gridSpan w:val="2"/>
              </w:tcPr>
            </w:tcPrChange>
          </w:tcPr>
          <w:p w14:paraId="2F347E14" w14:textId="77777777" w:rsidR="00A66D76" w:rsidRDefault="00C835C6">
            <w:pPr>
              <w:pStyle w:val="OMDV"/>
              <w:rPr>
                <w:lang w:eastAsia="ru-RU"/>
              </w:rPr>
              <w:pPrChange w:id="421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214" w:author="D.Kambarov" w:date="2025-03-13T16:14:00Z">
              <w:tcPr>
                <w:tcW w:w="416" w:type="dxa"/>
                <w:gridSpan w:val="2"/>
              </w:tcPr>
            </w:tcPrChange>
          </w:tcPr>
          <w:p w14:paraId="0BD5A0FB" w14:textId="77777777" w:rsidR="00A66D76" w:rsidRDefault="00A66D76">
            <w:pPr>
              <w:pStyle w:val="OMDV"/>
              <w:rPr>
                <w:lang w:eastAsia="ru-RU"/>
              </w:rPr>
              <w:pPrChange w:id="421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tcPrChange w:id="4216" w:author="D.Kambarov" w:date="2025-03-13T16:14:00Z">
              <w:tcPr>
                <w:tcW w:w="416" w:type="dxa"/>
                <w:gridSpan w:val="2"/>
              </w:tcPr>
            </w:tcPrChange>
          </w:tcPr>
          <w:p w14:paraId="1D8D7D40" w14:textId="77777777" w:rsidR="00A66D76" w:rsidRDefault="00C835C6">
            <w:pPr>
              <w:pStyle w:val="OMDV"/>
              <w:rPr>
                <w:lang w:eastAsia="ru-RU"/>
              </w:rPr>
              <w:pPrChange w:id="421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218" w:author="D.Kambarov" w:date="2025-03-13T16:14:00Z">
              <w:tcPr>
                <w:tcW w:w="416" w:type="dxa"/>
                <w:gridSpan w:val="2"/>
              </w:tcPr>
            </w:tcPrChange>
          </w:tcPr>
          <w:p w14:paraId="580ABF57" w14:textId="77777777" w:rsidR="00A66D76" w:rsidRDefault="00C835C6">
            <w:pPr>
              <w:pStyle w:val="OMDV"/>
              <w:rPr>
                <w:lang w:eastAsia="ru-RU"/>
              </w:rPr>
              <w:pPrChange w:id="421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220" w:author="D.Kambarov" w:date="2025-03-13T16:14:00Z">
              <w:tcPr>
                <w:tcW w:w="416" w:type="dxa"/>
                <w:gridSpan w:val="2"/>
              </w:tcPr>
            </w:tcPrChange>
          </w:tcPr>
          <w:p w14:paraId="2F5B4433" w14:textId="77777777" w:rsidR="00A66D76" w:rsidRDefault="00C835C6">
            <w:pPr>
              <w:pStyle w:val="OMDV"/>
              <w:rPr>
                <w:lang w:eastAsia="ru-RU"/>
              </w:rPr>
              <w:pPrChange w:id="4221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222" w:author="D.Kambarov" w:date="2025-03-13T16:14:00Z">
              <w:tcPr>
                <w:tcW w:w="416" w:type="dxa"/>
              </w:tcPr>
            </w:tcPrChange>
          </w:tcPr>
          <w:p w14:paraId="5B5418F7" w14:textId="77777777" w:rsidR="00A66D76" w:rsidRDefault="00A66D76">
            <w:pPr>
              <w:pStyle w:val="OMDV"/>
              <w:rPr>
                <w:lang w:eastAsia="ru-RU"/>
              </w:rPr>
              <w:pPrChange w:id="4223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122DEA29" w14:textId="77777777" w:rsidTr="00D5388D">
        <w:trPr>
          <w:trHeight w:val="435"/>
          <w:trPrChange w:id="4224" w:author="D.Kambarov" w:date="2025-03-13T16:14:00Z">
            <w:trPr>
              <w:gridAfter w:val="0"/>
              <w:trHeight w:val="435"/>
            </w:trPr>
          </w:trPrChange>
        </w:trPr>
        <w:tc>
          <w:tcPr>
            <w:tcW w:w="3256" w:type="dxa"/>
            <w:vAlign w:val="center"/>
            <w:tcPrChange w:id="4225" w:author="D.Kambarov" w:date="2025-03-13T16:14:00Z">
              <w:tcPr>
                <w:tcW w:w="3082" w:type="dxa"/>
                <w:vAlign w:val="center"/>
              </w:tcPr>
            </w:tcPrChange>
          </w:tcPr>
          <w:p w14:paraId="170345BF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4226" w:author="D.Kambarov" w:date="2025-03-13T16:13:00Z">
                <w:pPr/>
              </w:pPrChange>
            </w:pPr>
            <w:r>
              <w:rPr>
                <w:lang w:eastAsia="ru-RU"/>
              </w:rPr>
              <w:t>Ворота</w:t>
            </w:r>
          </w:p>
        </w:tc>
        <w:tc>
          <w:tcPr>
            <w:tcW w:w="2409" w:type="dxa"/>
            <w:vAlign w:val="center"/>
            <w:tcPrChange w:id="4227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739772B2" w14:textId="77777777" w:rsidR="00A66D76" w:rsidRPr="00D5388D" w:rsidRDefault="00C835C6">
            <w:pPr>
              <w:pStyle w:val="OMDV"/>
              <w:jc w:val="left"/>
              <w:rPr>
                <w:i/>
                <w:rPrChange w:id="4228" w:author="D.Kambarov" w:date="2025-03-13T16:14:00Z">
                  <w:rPr>
                    <w:rFonts w:eastAsia="Times New Roman"/>
                    <w:i/>
                    <w:sz w:val="20"/>
                    <w:szCs w:val="20"/>
                  </w:rPr>
                </w:rPrChange>
              </w:rPr>
              <w:pPrChange w:id="4229" w:author="D.Kambarov" w:date="2025-03-13T16:13:00Z">
                <w:pPr/>
              </w:pPrChange>
            </w:pPr>
            <w:r w:rsidRPr="00D5388D">
              <w:rPr>
                <w:i/>
                <w:iCs/>
                <w:lang w:eastAsia="ru-RU"/>
                <w:rPrChange w:id="4230" w:author="D.Kambarov" w:date="2025-03-13T16:14:00Z">
                  <w:rPr>
                    <w:rFonts w:eastAsia="Times New Roman"/>
                    <w:i/>
                    <w:iCs/>
                    <w:lang w:eastAsia="ru-RU"/>
                  </w:rPr>
                </w:rPrChange>
              </w:rPr>
              <w:t>Ворота</w:t>
            </w:r>
          </w:p>
        </w:tc>
        <w:tc>
          <w:tcPr>
            <w:tcW w:w="445" w:type="dxa"/>
            <w:vAlign w:val="center"/>
            <w:tcPrChange w:id="4231" w:author="D.Kambarov" w:date="2025-03-13T16:14:00Z">
              <w:tcPr>
                <w:tcW w:w="415" w:type="dxa"/>
                <w:vAlign w:val="center"/>
              </w:tcPr>
            </w:tcPrChange>
          </w:tcPr>
          <w:p w14:paraId="14180D5A" w14:textId="77777777" w:rsidR="00A66D76" w:rsidRDefault="00C835C6">
            <w:pPr>
              <w:pStyle w:val="OMDV"/>
              <w:rPr>
                <w:lang w:eastAsia="ru-RU"/>
              </w:rPr>
              <w:pPrChange w:id="423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233" w:author="D.Kambarov" w:date="2025-03-13T16:14:00Z">
              <w:tcPr>
                <w:tcW w:w="416" w:type="dxa"/>
                <w:vAlign w:val="center"/>
              </w:tcPr>
            </w:tcPrChange>
          </w:tcPr>
          <w:p w14:paraId="79C504BE" w14:textId="77777777" w:rsidR="00A66D76" w:rsidRDefault="00C835C6">
            <w:pPr>
              <w:pStyle w:val="OMDV"/>
              <w:rPr>
                <w:lang w:eastAsia="ru-RU"/>
              </w:rPr>
              <w:pPrChange w:id="423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235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1653DF11" w14:textId="77777777" w:rsidR="00A66D76" w:rsidRDefault="00C835C6">
            <w:pPr>
              <w:pStyle w:val="OMDV"/>
              <w:rPr>
                <w:lang w:eastAsia="ru-RU"/>
              </w:rPr>
              <w:pPrChange w:id="423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23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AA15456" w14:textId="77777777" w:rsidR="00A66D76" w:rsidRDefault="00A66D76">
            <w:pPr>
              <w:pStyle w:val="OMDV"/>
              <w:rPr>
                <w:lang w:eastAsia="ru-RU"/>
              </w:rPr>
              <w:pPrChange w:id="423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23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A2D33D3" w14:textId="77777777" w:rsidR="00A66D76" w:rsidRDefault="00A66D76">
            <w:pPr>
              <w:pStyle w:val="OMDV"/>
              <w:rPr>
                <w:lang w:eastAsia="ru-RU"/>
              </w:rPr>
              <w:pPrChange w:id="424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24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329CB32" w14:textId="77777777" w:rsidR="00A66D76" w:rsidRDefault="00A66D76">
            <w:pPr>
              <w:pStyle w:val="OMDV"/>
              <w:rPr>
                <w:lang w:eastAsia="ru-RU"/>
              </w:rPr>
              <w:pPrChange w:id="424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243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7564F0B6" w14:textId="77777777" w:rsidR="00A66D76" w:rsidRDefault="00A66D76">
            <w:pPr>
              <w:pStyle w:val="OMDV"/>
              <w:rPr>
                <w:lang w:eastAsia="ru-RU"/>
              </w:rPr>
              <w:pPrChange w:id="424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245" w:author="D.Kambarov" w:date="2025-03-13T16:14:00Z">
              <w:tcPr>
                <w:tcW w:w="416" w:type="dxa"/>
                <w:vAlign w:val="center"/>
              </w:tcPr>
            </w:tcPrChange>
          </w:tcPr>
          <w:p w14:paraId="3C737520" w14:textId="77777777" w:rsidR="00A66D76" w:rsidRDefault="00A66D76">
            <w:pPr>
              <w:pStyle w:val="OMDV"/>
              <w:rPr>
                <w:lang w:eastAsia="ru-RU"/>
              </w:rPr>
              <w:pPrChange w:id="424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247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34611289" w14:textId="77777777" w:rsidR="00A66D76" w:rsidRDefault="00A66D76">
            <w:pPr>
              <w:pStyle w:val="OMDV"/>
              <w:rPr>
                <w:lang w:eastAsia="ru-RU"/>
              </w:rPr>
              <w:pPrChange w:id="424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24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B10D74E" w14:textId="77777777" w:rsidR="00A66D76" w:rsidRDefault="00A66D76">
            <w:pPr>
              <w:pStyle w:val="OMDV"/>
              <w:rPr>
                <w:lang w:eastAsia="ru-RU"/>
              </w:rPr>
              <w:pPrChange w:id="425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25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0209465" w14:textId="77777777" w:rsidR="00A66D76" w:rsidRDefault="00C835C6">
            <w:pPr>
              <w:pStyle w:val="OMDV"/>
              <w:rPr>
                <w:lang w:eastAsia="ru-RU"/>
              </w:rPr>
              <w:pPrChange w:id="425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253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1CE99DFE" w14:textId="77777777" w:rsidR="00A66D76" w:rsidRDefault="00A66D76">
            <w:pPr>
              <w:pStyle w:val="OMDV"/>
              <w:rPr>
                <w:lang w:eastAsia="ru-RU"/>
              </w:rPr>
              <w:pPrChange w:id="425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25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95ECEB2" w14:textId="77777777" w:rsidR="00A66D76" w:rsidRDefault="00A66D76">
            <w:pPr>
              <w:pStyle w:val="OMDV"/>
              <w:rPr>
                <w:lang w:eastAsia="ru-RU"/>
              </w:rPr>
              <w:pPrChange w:id="425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257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552C700F" w14:textId="77777777" w:rsidR="00A66D76" w:rsidRDefault="00A66D76">
            <w:pPr>
              <w:pStyle w:val="OMDV"/>
              <w:rPr>
                <w:lang w:eastAsia="ru-RU"/>
              </w:rPr>
              <w:pPrChange w:id="425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259" w:author="D.Kambarov" w:date="2025-03-13T16:14:00Z">
              <w:tcPr>
                <w:tcW w:w="416" w:type="dxa"/>
                <w:vAlign w:val="center"/>
              </w:tcPr>
            </w:tcPrChange>
          </w:tcPr>
          <w:p w14:paraId="24D3D0C8" w14:textId="77777777" w:rsidR="00A66D76" w:rsidRDefault="00A66D76">
            <w:pPr>
              <w:pStyle w:val="OMDV"/>
              <w:rPr>
                <w:lang w:eastAsia="ru-RU"/>
              </w:rPr>
              <w:pPrChange w:id="426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tcPrChange w:id="4261" w:author="D.Kambarov" w:date="2025-03-13T16:14:00Z">
              <w:tcPr>
                <w:tcW w:w="416" w:type="dxa"/>
                <w:gridSpan w:val="2"/>
              </w:tcPr>
            </w:tcPrChange>
          </w:tcPr>
          <w:p w14:paraId="6CFD609F" w14:textId="77777777" w:rsidR="00A66D76" w:rsidRDefault="00C835C6">
            <w:pPr>
              <w:pStyle w:val="OMDV"/>
              <w:rPr>
                <w:lang w:eastAsia="ru-RU"/>
              </w:rPr>
              <w:pPrChange w:id="426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263" w:author="D.Kambarov" w:date="2025-03-13T16:14:00Z">
              <w:tcPr>
                <w:tcW w:w="416" w:type="dxa"/>
                <w:gridSpan w:val="2"/>
              </w:tcPr>
            </w:tcPrChange>
          </w:tcPr>
          <w:p w14:paraId="4F70970B" w14:textId="77777777" w:rsidR="00A66D76" w:rsidRDefault="00A66D76">
            <w:pPr>
              <w:pStyle w:val="OMDV"/>
              <w:rPr>
                <w:lang w:eastAsia="ru-RU"/>
              </w:rPr>
              <w:pPrChange w:id="426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tcPrChange w:id="4265" w:author="D.Kambarov" w:date="2025-03-13T16:14:00Z">
              <w:tcPr>
                <w:tcW w:w="416" w:type="dxa"/>
                <w:gridSpan w:val="2"/>
              </w:tcPr>
            </w:tcPrChange>
          </w:tcPr>
          <w:p w14:paraId="2D5F4E66" w14:textId="77777777" w:rsidR="00A66D76" w:rsidRDefault="00A66D76">
            <w:pPr>
              <w:pStyle w:val="OMDV"/>
              <w:rPr>
                <w:lang w:eastAsia="ru-RU"/>
              </w:rPr>
              <w:pPrChange w:id="426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tcPrChange w:id="4267" w:author="D.Kambarov" w:date="2025-03-13T16:14:00Z">
              <w:tcPr>
                <w:tcW w:w="416" w:type="dxa"/>
                <w:gridSpan w:val="2"/>
              </w:tcPr>
            </w:tcPrChange>
          </w:tcPr>
          <w:p w14:paraId="3C4F6AE2" w14:textId="77777777" w:rsidR="00A66D76" w:rsidRDefault="00C835C6">
            <w:pPr>
              <w:pStyle w:val="OMDV"/>
              <w:rPr>
                <w:lang w:eastAsia="ru-RU"/>
              </w:rPr>
              <w:pPrChange w:id="426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269" w:author="D.Kambarov" w:date="2025-03-13T16:14:00Z">
              <w:tcPr>
                <w:tcW w:w="416" w:type="dxa"/>
                <w:gridSpan w:val="2"/>
              </w:tcPr>
            </w:tcPrChange>
          </w:tcPr>
          <w:p w14:paraId="4DC4330C" w14:textId="77777777" w:rsidR="00A66D76" w:rsidRDefault="00C835C6">
            <w:pPr>
              <w:pStyle w:val="OMDV"/>
              <w:rPr>
                <w:lang w:eastAsia="ru-RU"/>
              </w:rPr>
              <w:pPrChange w:id="427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271" w:author="D.Kambarov" w:date="2025-03-13T16:14:00Z">
              <w:tcPr>
                <w:tcW w:w="416" w:type="dxa"/>
              </w:tcPr>
            </w:tcPrChange>
          </w:tcPr>
          <w:p w14:paraId="7AE7301E" w14:textId="77777777" w:rsidR="00A66D76" w:rsidRDefault="00A66D76">
            <w:pPr>
              <w:pStyle w:val="OMDV"/>
              <w:rPr>
                <w:lang w:eastAsia="ru-RU"/>
              </w:rPr>
              <w:pPrChange w:id="4272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20719758" w14:textId="77777777" w:rsidTr="00D5388D">
        <w:trPr>
          <w:trHeight w:val="435"/>
          <w:trPrChange w:id="4273" w:author="D.Kambarov" w:date="2025-03-13T16:14:00Z">
            <w:trPr>
              <w:gridAfter w:val="0"/>
              <w:trHeight w:val="435"/>
            </w:trPr>
          </w:trPrChange>
        </w:trPr>
        <w:tc>
          <w:tcPr>
            <w:tcW w:w="3256" w:type="dxa"/>
            <w:vAlign w:val="center"/>
            <w:tcPrChange w:id="4274" w:author="D.Kambarov" w:date="2025-03-13T16:14:00Z">
              <w:tcPr>
                <w:tcW w:w="3082" w:type="dxa"/>
                <w:vAlign w:val="center"/>
              </w:tcPr>
            </w:tcPrChange>
          </w:tcPr>
          <w:p w14:paraId="067CD2BB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4275" w:author="D.Kambarov" w:date="2025-03-13T16:13:00Z">
                <w:pPr/>
              </w:pPrChange>
            </w:pPr>
            <w:r>
              <w:rPr>
                <w:lang w:eastAsia="ru-RU"/>
              </w:rPr>
              <w:t>Опорная площадка</w:t>
            </w:r>
          </w:p>
        </w:tc>
        <w:tc>
          <w:tcPr>
            <w:tcW w:w="2409" w:type="dxa"/>
            <w:vAlign w:val="center"/>
            <w:tcPrChange w:id="4276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7DAD0D5F" w14:textId="77777777" w:rsidR="00A66D76" w:rsidRPr="00D5388D" w:rsidRDefault="00C835C6">
            <w:pPr>
              <w:pStyle w:val="OMDV"/>
              <w:jc w:val="left"/>
              <w:rPr>
                <w:i/>
                <w:rPrChange w:id="4277" w:author="D.Kambarov" w:date="2025-03-13T16:14:00Z">
                  <w:rPr>
                    <w:rFonts w:eastAsia="Times New Roman"/>
                    <w:i/>
                  </w:rPr>
                </w:rPrChange>
              </w:rPr>
              <w:pPrChange w:id="4278" w:author="D.Kambarov" w:date="2025-03-13T16:13:00Z">
                <w:pPr/>
              </w:pPrChange>
            </w:pPr>
            <w:r w:rsidRPr="00D5388D">
              <w:rPr>
                <w:i/>
                <w:iCs/>
                <w:lang w:eastAsia="ru-RU"/>
                <w:rPrChange w:id="4279" w:author="D.Kambarov" w:date="2025-03-13T16:14:00Z">
                  <w:rPr>
                    <w:rFonts w:eastAsia="Times New Roman"/>
                    <w:i/>
                    <w:iCs/>
                    <w:lang w:eastAsia="ru-RU"/>
                  </w:rPr>
                </w:rPrChange>
              </w:rPr>
              <w:t>Опорная площадка</w:t>
            </w:r>
          </w:p>
        </w:tc>
        <w:tc>
          <w:tcPr>
            <w:tcW w:w="445" w:type="dxa"/>
            <w:vAlign w:val="center"/>
            <w:tcPrChange w:id="4280" w:author="D.Kambarov" w:date="2025-03-13T16:14:00Z">
              <w:tcPr>
                <w:tcW w:w="415" w:type="dxa"/>
                <w:vAlign w:val="center"/>
              </w:tcPr>
            </w:tcPrChange>
          </w:tcPr>
          <w:p w14:paraId="72E6F39D" w14:textId="77777777" w:rsidR="00A66D76" w:rsidRDefault="00C835C6">
            <w:pPr>
              <w:pStyle w:val="OMDV"/>
              <w:rPr>
                <w:lang w:eastAsia="ru-RU"/>
              </w:rPr>
              <w:pPrChange w:id="4281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282" w:author="D.Kambarov" w:date="2025-03-13T16:14:00Z">
              <w:tcPr>
                <w:tcW w:w="416" w:type="dxa"/>
                <w:vAlign w:val="center"/>
              </w:tcPr>
            </w:tcPrChange>
          </w:tcPr>
          <w:p w14:paraId="211CC2DA" w14:textId="77777777" w:rsidR="00A66D76" w:rsidRDefault="00C835C6">
            <w:pPr>
              <w:pStyle w:val="OMDV"/>
              <w:rPr>
                <w:lang w:eastAsia="ru-RU"/>
              </w:rPr>
              <w:pPrChange w:id="428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284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676BDF90" w14:textId="77777777" w:rsidR="00A66D76" w:rsidRDefault="00C835C6">
            <w:pPr>
              <w:pStyle w:val="OMDV"/>
              <w:rPr>
                <w:lang w:eastAsia="ru-RU"/>
              </w:rPr>
              <w:pPrChange w:id="428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28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06C8442" w14:textId="77777777" w:rsidR="00A66D76" w:rsidRDefault="00A66D76">
            <w:pPr>
              <w:pStyle w:val="OMDV"/>
              <w:rPr>
                <w:lang w:eastAsia="ru-RU"/>
              </w:rPr>
              <w:pPrChange w:id="428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28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E1AB5DC" w14:textId="77777777" w:rsidR="00A66D76" w:rsidRDefault="00A66D76">
            <w:pPr>
              <w:pStyle w:val="OMDV"/>
              <w:rPr>
                <w:lang w:eastAsia="ru-RU"/>
              </w:rPr>
              <w:pPrChange w:id="428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29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1BFA99C" w14:textId="77777777" w:rsidR="00A66D76" w:rsidRDefault="00A66D76">
            <w:pPr>
              <w:pStyle w:val="OMDV"/>
              <w:rPr>
                <w:lang w:eastAsia="ru-RU"/>
              </w:rPr>
              <w:pPrChange w:id="429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292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60DACD11" w14:textId="77777777" w:rsidR="00A66D76" w:rsidRDefault="00A66D76">
            <w:pPr>
              <w:pStyle w:val="OMDV"/>
              <w:rPr>
                <w:lang w:eastAsia="ru-RU"/>
              </w:rPr>
              <w:pPrChange w:id="429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294" w:author="D.Kambarov" w:date="2025-03-13T16:14:00Z">
              <w:tcPr>
                <w:tcW w:w="416" w:type="dxa"/>
                <w:vAlign w:val="center"/>
              </w:tcPr>
            </w:tcPrChange>
          </w:tcPr>
          <w:p w14:paraId="44F9E7B5" w14:textId="77777777" w:rsidR="00A66D76" w:rsidRDefault="00A66D76">
            <w:pPr>
              <w:pStyle w:val="OMDV"/>
              <w:rPr>
                <w:lang w:eastAsia="ru-RU"/>
              </w:rPr>
              <w:pPrChange w:id="429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296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423ADF20" w14:textId="77777777" w:rsidR="00A66D76" w:rsidRDefault="00A66D76">
            <w:pPr>
              <w:pStyle w:val="OMDV"/>
              <w:rPr>
                <w:lang w:eastAsia="ru-RU"/>
              </w:rPr>
              <w:pPrChange w:id="429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29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78E9654" w14:textId="77777777" w:rsidR="00A66D76" w:rsidRDefault="00A66D76">
            <w:pPr>
              <w:pStyle w:val="OMDV"/>
              <w:rPr>
                <w:lang w:eastAsia="ru-RU"/>
              </w:rPr>
              <w:pPrChange w:id="429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30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42A0E33" w14:textId="77777777" w:rsidR="00A66D76" w:rsidRDefault="00A66D76">
            <w:pPr>
              <w:pStyle w:val="OMDV"/>
              <w:rPr>
                <w:lang w:eastAsia="ru-RU"/>
              </w:rPr>
              <w:pPrChange w:id="430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302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3C6F93C4" w14:textId="77777777" w:rsidR="00A66D76" w:rsidRDefault="00A66D76">
            <w:pPr>
              <w:pStyle w:val="OMDV"/>
              <w:rPr>
                <w:lang w:eastAsia="ru-RU"/>
              </w:rPr>
              <w:pPrChange w:id="430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30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F84ACDB" w14:textId="77777777" w:rsidR="00A66D76" w:rsidRDefault="00A66D76">
            <w:pPr>
              <w:pStyle w:val="OMDV"/>
              <w:rPr>
                <w:lang w:eastAsia="ru-RU"/>
              </w:rPr>
              <w:pPrChange w:id="430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306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3FE8218E" w14:textId="77777777" w:rsidR="00A66D76" w:rsidRDefault="00C835C6">
            <w:pPr>
              <w:pStyle w:val="OMDV"/>
              <w:rPr>
                <w:lang w:eastAsia="ru-RU"/>
              </w:rPr>
              <w:pPrChange w:id="430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308" w:author="D.Kambarov" w:date="2025-03-13T16:14:00Z">
              <w:tcPr>
                <w:tcW w:w="416" w:type="dxa"/>
                <w:vAlign w:val="center"/>
              </w:tcPr>
            </w:tcPrChange>
          </w:tcPr>
          <w:p w14:paraId="475C0FD0" w14:textId="77777777" w:rsidR="00A66D76" w:rsidRDefault="00A66D76">
            <w:pPr>
              <w:pStyle w:val="OMDV"/>
              <w:rPr>
                <w:lang w:eastAsia="ru-RU"/>
              </w:rPr>
              <w:pPrChange w:id="430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tcPrChange w:id="4310" w:author="D.Kambarov" w:date="2025-03-13T16:14:00Z">
              <w:tcPr>
                <w:tcW w:w="416" w:type="dxa"/>
                <w:gridSpan w:val="2"/>
              </w:tcPr>
            </w:tcPrChange>
          </w:tcPr>
          <w:p w14:paraId="31D7867D" w14:textId="77777777" w:rsidR="00A66D76" w:rsidRDefault="00C835C6">
            <w:pPr>
              <w:pStyle w:val="OMDV"/>
              <w:rPr>
                <w:lang w:eastAsia="ru-RU"/>
              </w:rPr>
              <w:pPrChange w:id="4311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312" w:author="D.Kambarov" w:date="2025-03-13T16:14:00Z">
              <w:tcPr>
                <w:tcW w:w="416" w:type="dxa"/>
                <w:gridSpan w:val="2"/>
              </w:tcPr>
            </w:tcPrChange>
          </w:tcPr>
          <w:p w14:paraId="344F40C7" w14:textId="77777777" w:rsidR="00A66D76" w:rsidRDefault="00A66D76">
            <w:pPr>
              <w:pStyle w:val="OMDV"/>
              <w:rPr>
                <w:lang w:eastAsia="ru-RU"/>
              </w:rPr>
              <w:pPrChange w:id="431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tcPrChange w:id="4314" w:author="D.Kambarov" w:date="2025-03-13T16:14:00Z">
              <w:tcPr>
                <w:tcW w:w="416" w:type="dxa"/>
                <w:gridSpan w:val="2"/>
              </w:tcPr>
            </w:tcPrChange>
          </w:tcPr>
          <w:p w14:paraId="5F74E430" w14:textId="77777777" w:rsidR="00A66D76" w:rsidRDefault="00C835C6">
            <w:pPr>
              <w:pStyle w:val="OMDV"/>
              <w:rPr>
                <w:lang w:eastAsia="ru-RU"/>
              </w:rPr>
              <w:pPrChange w:id="431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316" w:author="D.Kambarov" w:date="2025-03-13T16:14:00Z">
              <w:tcPr>
                <w:tcW w:w="416" w:type="dxa"/>
                <w:gridSpan w:val="2"/>
              </w:tcPr>
            </w:tcPrChange>
          </w:tcPr>
          <w:p w14:paraId="2262F3BC" w14:textId="77777777" w:rsidR="00A66D76" w:rsidRDefault="00C835C6">
            <w:pPr>
              <w:pStyle w:val="OMDV"/>
              <w:rPr>
                <w:lang w:eastAsia="ru-RU"/>
              </w:rPr>
              <w:pPrChange w:id="431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318" w:author="D.Kambarov" w:date="2025-03-13T16:14:00Z">
              <w:tcPr>
                <w:tcW w:w="416" w:type="dxa"/>
                <w:gridSpan w:val="2"/>
              </w:tcPr>
            </w:tcPrChange>
          </w:tcPr>
          <w:p w14:paraId="492D3529" w14:textId="77777777" w:rsidR="00A66D76" w:rsidRDefault="00C835C6">
            <w:pPr>
              <w:pStyle w:val="OMDV"/>
              <w:rPr>
                <w:lang w:eastAsia="ru-RU"/>
              </w:rPr>
              <w:pPrChange w:id="431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320" w:author="D.Kambarov" w:date="2025-03-13T16:14:00Z">
              <w:tcPr>
                <w:tcW w:w="416" w:type="dxa"/>
              </w:tcPr>
            </w:tcPrChange>
          </w:tcPr>
          <w:p w14:paraId="665D32C5" w14:textId="77777777" w:rsidR="00A66D76" w:rsidRDefault="00A66D76">
            <w:pPr>
              <w:pStyle w:val="OMDV"/>
              <w:rPr>
                <w:lang w:eastAsia="ru-RU"/>
              </w:rPr>
              <w:pPrChange w:id="4321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5B0D2993" w14:textId="77777777" w:rsidTr="00D5388D">
        <w:trPr>
          <w:trHeight w:val="435"/>
          <w:trPrChange w:id="4322" w:author="D.Kambarov" w:date="2025-03-13T16:14:00Z">
            <w:trPr>
              <w:gridAfter w:val="0"/>
              <w:trHeight w:val="435"/>
            </w:trPr>
          </w:trPrChange>
        </w:trPr>
        <w:tc>
          <w:tcPr>
            <w:tcW w:w="3256" w:type="dxa"/>
            <w:vAlign w:val="center"/>
            <w:tcPrChange w:id="4323" w:author="D.Kambarov" w:date="2025-03-13T16:14:00Z">
              <w:tcPr>
                <w:tcW w:w="3082" w:type="dxa"/>
                <w:vAlign w:val="center"/>
              </w:tcPr>
            </w:tcPrChange>
          </w:tcPr>
          <w:p w14:paraId="40C7D466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4324" w:author="D.Kambarov" w:date="2025-03-13T16:13:00Z">
                <w:pPr/>
              </w:pPrChange>
            </w:pPr>
            <w:r>
              <w:rPr>
                <w:lang w:eastAsia="ru-RU"/>
              </w:rPr>
              <w:t>Лестница металлическая</w:t>
            </w:r>
          </w:p>
        </w:tc>
        <w:tc>
          <w:tcPr>
            <w:tcW w:w="2409" w:type="dxa"/>
            <w:vAlign w:val="center"/>
            <w:tcPrChange w:id="4325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4D2C2731" w14:textId="77777777" w:rsidR="00A66D76" w:rsidRDefault="00C835C6">
            <w:pPr>
              <w:pStyle w:val="OMDV"/>
              <w:jc w:val="left"/>
              <w:rPr>
                <w:i/>
                <w:sz w:val="18"/>
                <w:szCs w:val="18"/>
              </w:rPr>
              <w:pPrChange w:id="4326" w:author="D.Kambarov" w:date="2025-03-13T16:13:00Z">
                <w:pPr/>
              </w:pPrChange>
            </w:pPr>
            <w:r>
              <w:rPr>
                <w:i/>
                <w:iCs/>
                <w:sz w:val="18"/>
                <w:szCs w:val="18"/>
                <w:lang w:eastAsia="ru-RU"/>
              </w:rPr>
              <w:t>Лестница металлическая</w:t>
            </w:r>
          </w:p>
        </w:tc>
        <w:tc>
          <w:tcPr>
            <w:tcW w:w="445" w:type="dxa"/>
            <w:vAlign w:val="center"/>
            <w:tcPrChange w:id="4327" w:author="D.Kambarov" w:date="2025-03-13T16:14:00Z">
              <w:tcPr>
                <w:tcW w:w="415" w:type="dxa"/>
                <w:vAlign w:val="center"/>
              </w:tcPr>
            </w:tcPrChange>
          </w:tcPr>
          <w:p w14:paraId="31E87059" w14:textId="77777777" w:rsidR="00A66D76" w:rsidRDefault="00C835C6">
            <w:pPr>
              <w:pStyle w:val="OMDV"/>
              <w:rPr>
                <w:lang w:eastAsia="ru-RU"/>
              </w:rPr>
              <w:pPrChange w:id="432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329" w:author="D.Kambarov" w:date="2025-03-13T16:14:00Z">
              <w:tcPr>
                <w:tcW w:w="416" w:type="dxa"/>
                <w:vAlign w:val="center"/>
              </w:tcPr>
            </w:tcPrChange>
          </w:tcPr>
          <w:p w14:paraId="3D2ACF3D" w14:textId="77777777" w:rsidR="00A66D76" w:rsidRDefault="00C835C6">
            <w:pPr>
              <w:pStyle w:val="OMDV"/>
              <w:rPr>
                <w:lang w:eastAsia="ru-RU"/>
              </w:rPr>
              <w:pPrChange w:id="433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331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2E5D26E3" w14:textId="77777777" w:rsidR="00A66D76" w:rsidRDefault="00C835C6">
            <w:pPr>
              <w:pStyle w:val="OMDV"/>
              <w:rPr>
                <w:lang w:eastAsia="ru-RU"/>
              </w:rPr>
              <w:pPrChange w:id="433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33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6A99021" w14:textId="77777777" w:rsidR="00A66D76" w:rsidRDefault="00A66D76">
            <w:pPr>
              <w:pStyle w:val="OMDV"/>
              <w:rPr>
                <w:lang w:eastAsia="ru-RU"/>
              </w:rPr>
              <w:pPrChange w:id="433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33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20B2EA2" w14:textId="77777777" w:rsidR="00A66D76" w:rsidRDefault="00A66D76">
            <w:pPr>
              <w:pStyle w:val="OMDV"/>
              <w:rPr>
                <w:lang w:eastAsia="ru-RU"/>
              </w:rPr>
              <w:pPrChange w:id="433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33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208E53A" w14:textId="77777777" w:rsidR="00A66D76" w:rsidRDefault="00A66D76">
            <w:pPr>
              <w:pStyle w:val="OMDV"/>
              <w:rPr>
                <w:lang w:eastAsia="ru-RU"/>
              </w:rPr>
              <w:pPrChange w:id="433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339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1A4EBCF6" w14:textId="77777777" w:rsidR="00A66D76" w:rsidRDefault="00A66D76">
            <w:pPr>
              <w:pStyle w:val="OMDV"/>
              <w:rPr>
                <w:lang w:eastAsia="ru-RU"/>
              </w:rPr>
              <w:pPrChange w:id="434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341" w:author="D.Kambarov" w:date="2025-03-13T16:14:00Z">
              <w:tcPr>
                <w:tcW w:w="416" w:type="dxa"/>
                <w:vAlign w:val="center"/>
              </w:tcPr>
            </w:tcPrChange>
          </w:tcPr>
          <w:p w14:paraId="59B3E981" w14:textId="77777777" w:rsidR="00A66D76" w:rsidRDefault="00A66D76">
            <w:pPr>
              <w:pStyle w:val="OMDV"/>
              <w:rPr>
                <w:lang w:eastAsia="ru-RU"/>
              </w:rPr>
              <w:pPrChange w:id="434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343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6611E648" w14:textId="77777777" w:rsidR="00A66D76" w:rsidRDefault="00A66D76">
            <w:pPr>
              <w:pStyle w:val="OMDV"/>
              <w:rPr>
                <w:lang w:eastAsia="ru-RU"/>
              </w:rPr>
              <w:pPrChange w:id="434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34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7BC51FD" w14:textId="77777777" w:rsidR="00A66D76" w:rsidRDefault="00A66D76">
            <w:pPr>
              <w:pStyle w:val="OMDV"/>
              <w:rPr>
                <w:lang w:eastAsia="ru-RU"/>
              </w:rPr>
              <w:pPrChange w:id="434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34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EA23E15" w14:textId="77777777" w:rsidR="00A66D76" w:rsidRDefault="00A66D76">
            <w:pPr>
              <w:pStyle w:val="OMDV"/>
              <w:rPr>
                <w:lang w:eastAsia="ru-RU"/>
              </w:rPr>
              <w:pPrChange w:id="434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349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6134B066" w14:textId="77777777" w:rsidR="00A66D76" w:rsidRDefault="00A66D76">
            <w:pPr>
              <w:pStyle w:val="OMDV"/>
              <w:rPr>
                <w:lang w:eastAsia="ru-RU"/>
              </w:rPr>
              <w:pPrChange w:id="435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35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D60342A" w14:textId="77777777" w:rsidR="00A66D76" w:rsidRDefault="00A66D76">
            <w:pPr>
              <w:pStyle w:val="OMDV"/>
              <w:rPr>
                <w:lang w:eastAsia="ru-RU"/>
              </w:rPr>
              <w:pPrChange w:id="435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353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2EBDF372" w14:textId="77777777" w:rsidR="00A66D76" w:rsidRDefault="00A66D76">
            <w:pPr>
              <w:pStyle w:val="OMDV"/>
              <w:rPr>
                <w:lang w:eastAsia="ru-RU"/>
              </w:rPr>
              <w:pPrChange w:id="435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355" w:author="D.Kambarov" w:date="2025-03-13T16:14:00Z">
              <w:tcPr>
                <w:tcW w:w="416" w:type="dxa"/>
                <w:vAlign w:val="center"/>
              </w:tcPr>
            </w:tcPrChange>
          </w:tcPr>
          <w:p w14:paraId="48311B21" w14:textId="77777777" w:rsidR="00A66D76" w:rsidRDefault="00A66D76">
            <w:pPr>
              <w:pStyle w:val="OMDV"/>
              <w:rPr>
                <w:lang w:eastAsia="ru-RU"/>
              </w:rPr>
              <w:pPrChange w:id="435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tcPrChange w:id="4357" w:author="D.Kambarov" w:date="2025-03-13T16:14:00Z">
              <w:tcPr>
                <w:tcW w:w="416" w:type="dxa"/>
                <w:gridSpan w:val="2"/>
              </w:tcPr>
            </w:tcPrChange>
          </w:tcPr>
          <w:p w14:paraId="1EEA9C1A" w14:textId="77777777" w:rsidR="00A66D76" w:rsidRDefault="00C835C6">
            <w:pPr>
              <w:pStyle w:val="OMDV"/>
              <w:rPr>
                <w:lang w:eastAsia="ru-RU"/>
              </w:rPr>
              <w:pPrChange w:id="435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359" w:author="D.Kambarov" w:date="2025-03-13T16:14:00Z">
              <w:tcPr>
                <w:tcW w:w="416" w:type="dxa"/>
                <w:gridSpan w:val="2"/>
              </w:tcPr>
            </w:tcPrChange>
          </w:tcPr>
          <w:p w14:paraId="2973667E" w14:textId="77777777" w:rsidR="00A66D76" w:rsidRDefault="00A66D76">
            <w:pPr>
              <w:pStyle w:val="OMDV"/>
              <w:rPr>
                <w:lang w:eastAsia="ru-RU"/>
              </w:rPr>
              <w:pPrChange w:id="436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tcPrChange w:id="4361" w:author="D.Kambarov" w:date="2025-03-13T16:14:00Z">
              <w:tcPr>
                <w:tcW w:w="416" w:type="dxa"/>
                <w:gridSpan w:val="2"/>
              </w:tcPr>
            </w:tcPrChange>
          </w:tcPr>
          <w:p w14:paraId="4B2FA978" w14:textId="77777777" w:rsidR="00A66D76" w:rsidRDefault="00A66D76">
            <w:pPr>
              <w:pStyle w:val="OMDV"/>
              <w:rPr>
                <w:lang w:eastAsia="ru-RU"/>
              </w:rPr>
              <w:pPrChange w:id="436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tcPrChange w:id="4363" w:author="D.Kambarov" w:date="2025-03-13T16:14:00Z">
              <w:tcPr>
                <w:tcW w:w="416" w:type="dxa"/>
                <w:gridSpan w:val="2"/>
              </w:tcPr>
            </w:tcPrChange>
          </w:tcPr>
          <w:p w14:paraId="7E85352F" w14:textId="77777777" w:rsidR="00A66D76" w:rsidRDefault="00C835C6">
            <w:pPr>
              <w:pStyle w:val="OMDV"/>
              <w:rPr>
                <w:lang w:eastAsia="ru-RU"/>
              </w:rPr>
              <w:pPrChange w:id="436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365" w:author="D.Kambarov" w:date="2025-03-13T16:14:00Z">
              <w:tcPr>
                <w:tcW w:w="416" w:type="dxa"/>
                <w:gridSpan w:val="2"/>
              </w:tcPr>
            </w:tcPrChange>
          </w:tcPr>
          <w:p w14:paraId="57564F0C" w14:textId="77777777" w:rsidR="00A66D76" w:rsidRDefault="00C835C6">
            <w:pPr>
              <w:pStyle w:val="OMDV"/>
              <w:rPr>
                <w:lang w:eastAsia="ru-RU"/>
              </w:rPr>
              <w:pPrChange w:id="436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367" w:author="D.Kambarov" w:date="2025-03-13T16:14:00Z">
              <w:tcPr>
                <w:tcW w:w="416" w:type="dxa"/>
              </w:tcPr>
            </w:tcPrChange>
          </w:tcPr>
          <w:p w14:paraId="25236CAF" w14:textId="77777777" w:rsidR="00A66D76" w:rsidRDefault="00A66D76">
            <w:pPr>
              <w:pStyle w:val="OMDV"/>
              <w:rPr>
                <w:lang w:eastAsia="ru-RU"/>
              </w:rPr>
              <w:pPrChange w:id="4368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58D238F6" w14:textId="77777777" w:rsidTr="00D5388D">
        <w:trPr>
          <w:trHeight w:val="435"/>
          <w:trPrChange w:id="4369" w:author="D.Kambarov" w:date="2025-03-13T16:14:00Z">
            <w:trPr>
              <w:gridAfter w:val="0"/>
              <w:trHeight w:val="435"/>
            </w:trPr>
          </w:trPrChange>
        </w:trPr>
        <w:tc>
          <w:tcPr>
            <w:tcW w:w="3256" w:type="dxa"/>
            <w:vAlign w:val="center"/>
            <w:tcPrChange w:id="4370" w:author="D.Kambarov" w:date="2025-03-13T16:14:00Z">
              <w:tcPr>
                <w:tcW w:w="3082" w:type="dxa"/>
                <w:vAlign w:val="center"/>
              </w:tcPr>
            </w:tcPrChange>
          </w:tcPr>
          <w:p w14:paraId="2300C87E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4371" w:author="D.Kambarov" w:date="2025-03-13T16:13:00Z">
                <w:pPr/>
              </w:pPrChange>
            </w:pPr>
            <w:r>
              <w:rPr>
                <w:lang w:eastAsia="ru-RU"/>
              </w:rPr>
              <w:t>Монтаж вентиляционной решётки (фасадные)</w:t>
            </w:r>
          </w:p>
        </w:tc>
        <w:tc>
          <w:tcPr>
            <w:tcW w:w="2409" w:type="dxa"/>
            <w:vAlign w:val="center"/>
            <w:tcPrChange w:id="4372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70184650" w14:textId="77777777" w:rsidR="00A66D76" w:rsidRDefault="00C835C6">
            <w:pPr>
              <w:pStyle w:val="OMDV"/>
              <w:jc w:val="left"/>
              <w:rPr>
                <w:i/>
              </w:rPr>
              <w:pPrChange w:id="4373" w:author="D.Kambarov" w:date="2025-03-13T16:13:00Z">
                <w:pPr/>
              </w:pPrChange>
            </w:pPr>
            <w:r>
              <w:rPr>
                <w:i/>
                <w:iCs/>
                <w:lang w:eastAsia="ru-RU"/>
              </w:rPr>
              <w:t>Вентиляционная решётка</w:t>
            </w:r>
          </w:p>
        </w:tc>
        <w:tc>
          <w:tcPr>
            <w:tcW w:w="445" w:type="dxa"/>
            <w:vAlign w:val="center"/>
            <w:tcPrChange w:id="4374" w:author="D.Kambarov" w:date="2025-03-13T16:14:00Z">
              <w:tcPr>
                <w:tcW w:w="415" w:type="dxa"/>
                <w:vAlign w:val="center"/>
              </w:tcPr>
            </w:tcPrChange>
          </w:tcPr>
          <w:p w14:paraId="6E4E6245" w14:textId="77777777" w:rsidR="00A66D76" w:rsidRDefault="00C835C6">
            <w:pPr>
              <w:pStyle w:val="OMDV"/>
              <w:rPr>
                <w:lang w:eastAsia="ru-RU"/>
              </w:rPr>
              <w:pPrChange w:id="437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376" w:author="D.Kambarov" w:date="2025-03-13T16:14:00Z">
              <w:tcPr>
                <w:tcW w:w="416" w:type="dxa"/>
                <w:vAlign w:val="center"/>
              </w:tcPr>
            </w:tcPrChange>
          </w:tcPr>
          <w:p w14:paraId="501CF0F8" w14:textId="77777777" w:rsidR="00A66D76" w:rsidRDefault="00C835C6">
            <w:pPr>
              <w:pStyle w:val="OMDV"/>
              <w:rPr>
                <w:lang w:eastAsia="ru-RU"/>
              </w:rPr>
              <w:pPrChange w:id="437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378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01553656" w14:textId="77777777" w:rsidR="00A66D76" w:rsidRDefault="00C835C6">
            <w:pPr>
              <w:pStyle w:val="OMDV"/>
              <w:rPr>
                <w:lang w:eastAsia="ru-RU"/>
              </w:rPr>
              <w:pPrChange w:id="437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38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D12255C" w14:textId="77777777" w:rsidR="00A66D76" w:rsidRDefault="00A66D76">
            <w:pPr>
              <w:pStyle w:val="OMDV"/>
              <w:rPr>
                <w:lang w:eastAsia="ru-RU"/>
              </w:rPr>
              <w:pPrChange w:id="438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38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C300306" w14:textId="77777777" w:rsidR="00A66D76" w:rsidRDefault="00A66D76">
            <w:pPr>
              <w:pStyle w:val="OMDV"/>
              <w:rPr>
                <w:lang w:eastAsia="ru-RU"/>
              </w:rPr>
              <w:pPrChange w:id="438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38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8F10938" w14:textId="77777777" w:rsidR="00A66D76" w:rsidRDefault="00A66D76">
            <w:pPr>
              <w:pStyle w:val="OMDV"/>
              <w:rPr>
                <w:lang w:eastAsia="ru-RU"/>
              </w:rPr>
              <w:pPrChange w:id="438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386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31FB95EB" w14:textId="77777777" w:rsidR="00A66D76" w:rsidRDefault="00A66D76">
            <w:pPr>
              <w:pStyle w:val="OMDV"/>
              <w:rPr>
                <w:lang w:eastAsia="ru-RU"/>
              </w:rPr>
              <w:pPrChange w:id="438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388" w:author="D.Kambarov" w:date="2025-03-13T16:14:00Z">
              <w:tcPr>
                <w:tcW w:w="416" w:type="dxa"/>
                <w:vAlign w:val="center"/>
              </w:tcPr>
            </w:tcPrChange>
          </w:tcPr>
          <w:p w14:paraId="1BB3136B" w14:textId="77777777" w:rsidR="00A66D76" w:rsidRDefault="00A66D76">
            <w:pPr>
              <w:pStyle w:val="OMDV"/>
              <w:rPr>
                <w:lang w:eastAsia="ru-RU"/>
              </w:rPr>
              <w:pPrChange w:id="438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390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3FFCA871" w14:textId="77777777" w:rsidR="00A66D76" w:rsidRDefault="00A66D76">
            <w:pPr>
              <w:pStyle w:val="OMDV"/>
              <w:rPr>
                <w:lang w:eastAsia="ru-RU"/>
              </w:rPr>
              <w:pPrChange w:id="439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39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AD6D635" w14:textId="77777777" w:rsidR="00A66D76" w:rsidRDefault="00A66D76">
            <w:pPr>
              <w:pStyle w:val="OMDV"/>
              <w:rPr>
                <w:lang w:eastAsia="ru-RU"/>
              </w:rPr>
              <w:pPrChange w:id="439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39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EE4A350" w14:textId="77777777" w:rsidR="00A66D76" w:rsidRDefault="00A66D76">
            <w:pPr>
              <w:pStyle w:val="OMDV"/>
              <w:rPr>
                <w:lang w:eastAsia="ru-RU"/>
              </w:rPr>
              <w:pPrChange w:id="439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396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245A4221" w14:textId="77777777" w:rsidR="00A66D76" w:rsidRDefault="00A66D76">
            <w:pPr>
              <w:pStyle w:val="OMDV"/>
              <w:rPr>
                <w:lang w:eastAsia="ru-RU"/>
              </w:rPr>
              <w:pPrChange w:id="439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39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5A7AE73" w14:textId="77777777" w:rsidR="00A66D76" w:rsidRDefault="00A66D76">
            <w:pPr>
              <w:pStyle w:val="OMDV"/>
              <w:rPr>
                <w:lang w:eastAsia="ru-RU"/>
              </w:rPr>
              <w:pPrChange w:id="439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400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7CDC5009" w14:textId="77777777" w:rsidR="00A66D76" w:rsidRDefault="00A66D76">
            <w:pPr>
              <w:pStyle w:val="OMDV"/>
              <w:rPr>
                <w:lang w:eastAsia="ru-RU"/>
              </w:rPr>
              <w:pPrChange w:id="440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402" w:author="D.Kambarov" w:date="2025-03-13T16:14:00Z">
              <w:tcPr>
                <w:tcW w:w="416" w:type="dxa"/>
                <w:vAlign w:val="center"/>
              </w:tcPr>
            </w:tcPrChange>
          </w:tcPr>
          <w:p w14:paraId="2AF75671" w14:textId="77777777" w:rsidR="00A66D76" w:rsidRDefault="00A66D76">
            <w:pPr>
              <w:pStyle w:val="OMDV"/>
              <w:rPr>
                <w:lang w:eastAsia="ru-RU"/>
              </w:rPr>
              <w:pPrChange w:id="440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tcPrChange w:id="4404" w:author="D.Kambarov" w:date="2025-03-13T16:14:00Z">
              <w:tcPr>
                <w:tcW w:w="416" w:type="dxa"/>
                <w:gridSpan w:val="2"/>
              </w:tcPr>
            </w:tcPrChange>
          </w:tcPr>
          <w:p w14:paraId="6DBBF98D" w14:textId="77777777" w:rsidR="00A66D76" w:rsidRDefault="00C835C6">
            <w:pPr>
              <w:pStyle w:val="OMDV"/>
              <w:rPr>
                <w:lang w:eastAsia="ru-RU"/>
              </w:rPr>
              <w:pPrChange w:id="440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406" w:author="D.Kambarov" w:date="2025-03-13T16:14:00Z">
              <w:tcPr>
                <w:tcW w:w="416" w:type="dxa"/>
                <w:gridSpan w:val="2"/>
              </w:tcPr>
            </w:tcPrChange>
          </w:tcPr>
          <w:p w14:paraId="5F618185" w14:textId="77777777" w:rsidR="00A66D76" w:rsidRDefault="00A66D76">
            <w:pPr>
              <w:pStyle w:val="OMDV"/>
              <w:rPr>
                <w:lang w:eastAsia="ru-RU"/>
              </w:rPr>
              <w:pPrChange w:id="440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tcPrChange w:id="4408" w:author="D.Kambarov" w:date="2025-03-13T16:14:00Z">
              <w:tcPr>
                <w:tcW w:w="416" w:type="dxa"/>
                <w:gridSpan w:val="2"/>
              </w:tcPr>
            </w:tcPrChange>
          </w:tcPr>
          <w:p w14:paraId="3AB2A95A" w14:textId="77777777" w:rsidR="00A66D76" w:rsidRDefault="00A66D76">
            <w:pPr>
              <w:pStyle w:val="OMDV"/>
              <w:rPr>
                <w:lang w:eastAsia="ru-RU"/>
              </w:rPr>
              <w:pPrChange w:id="440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tcPrChange w:id="4410" w:author="D.Kambarov" w:date="2025-03-13T16:14:00Z">
              <w:tcPr>
                <w:tcW w:w="416" w:type="dxa"/>
                <w:gridSpan w:val="2"/>
              </w:tcPr>
            </w:tcPrChange>
          </w:tcPr>
          <w:p w14:paraId="7317B9F5" w14:textId="77777777" w:rsidR="00A66D76" w:rsidRDefault="00C835C6">
            <w:pPr>
              <w:pStyle w:val="OMDV"/>
              <w:rPr>
                <w:lang w:eastAsia="ru-RU"/>
              </w:rPr>
              <w:pPrChange w:id="4411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412" w:author="D.Kambarov" w:date="2025-03-13T16:14:00Z">
              <w:tcPr>
                <w:tcW w:w="416" w:type="dxa"/>
                <w:gridSpan w:val="2"/>
              </w:tcPr>
            </w:tcPrChange>
          </w:tcPr>
          <w:p w14:paraId="7045EB28" w14:textId="77777777" w:rsidR="00A66D76" w:rsidRDefault="00C835C6">
            <w:pPr>
              <w:pStyle w:val="OMDV"/>
              <w:rPr>
                <w:lang w:eastAsia="ru-RU"/>
              </w:rPr>
              <w:pPrChange w:id="441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414" w:author="D.Kambarov" w:date="2025-03-13T16:14:00Z">
              <w:tcPr>
                <w:tcW w:w="416" w:type="dxa"/>
              </w:tcPr>
            </w:tcPrChange>
          </w:tcPr>
          <w:p w14:paraId="455B40D0" w14:textId="77777777" w:rsidR="00A66D76" w:rsidRDefault="00A66D76">
            <w:pPr>
              <w:pStyle w:val="OMDV"/>
              <w:rPr>
                <w:lang w:eastAsia="ru-RU"/>
              </w:rPr>
              <w:pPrChange w:id="4415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718B236C" w14:textId="77777777" w:rsidTr="00D5388D">
        <w:trPr>
          <w:trHeight w:val="435"/>
          <w:trPrChange w:id="4416" w:author="D.Kambarov" w:date="2025-03-13T16:14:00Z">
            <w:trPr>
              <w:gridAfter w:val="0"/>
              <w:trHeight w:val="435"/>
            </w:trPr>
          </w:trPrChange>
        </w:trPr>
        <w:tc>
          <w:tcPr>
            <w:tcW w:w="3256" w:type="dxa"/>
            <w:vAlign w:val="center"/>
            <w:tcPrChange w:id="4417" w:author="D.Kambarov" w:date="2025-03-13T16:14:00Z">
              <w:tcPr>
                <w:tcW w:w="3082" w:type="dxa"/>
                <w:vAlign w:val="center"/>
              </w:tcPr>
            </w:tcPrChange>
          </w:tcPr>
          <w:p w14:paraId="13E02790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4418" w:author="D.Kambarov" w:date="2025-03-13T16:13:00Z">
                <w:pPr/>
              </w:pPrChange>
            </w:pPr>
            <w:r>
              <w:rPr>
                <w:lang w:eastAsia="ru-RU"/>
              </w:rPr>
              <w:t xml:space="preserve">Откос </w:t>
            </w:r>
            <w:r>
              <w:rPr>
                <w:i/>
                <w:iCs/>
                <w:lang w:eastAsia="ru-RU"/>
              </w:rPr>
              <w:t>(Семейство)</w:t>
            </w:r>
          </w:p>
        </w:tc>
        <w:tc>
          <w:tcPr>
            <w:tcW w:w="2409" w:type="dxa"/>
            <w:vAlign w:val="center"/>
            <w:tcPrChange w:id="4419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195A6BE6" w14:textId="77777777" w:rsidR="00A66D76" w:rsidRDefault="00C835C6">
            <w:pPr>
              <w:pStyle w:val="OMDV"/>
              <w:jc w:val="left"/>
              <w:rPr>
                <w:i/>
              </w:rPr>
              <w:pPrChange w:id="4420" w:author="D.Kambarov" w:date="2025-03-13T16:13:00Z">
                <w:pPr/>
              </w:pPrChange>
            </w:pPr>
            <w:r>
              <w:rPr>
                <w:i/>
                <w:iCs/>
                <w:lang w:eastAsia="ru-RU"/>
              </w:rPr>
              <w:t>Откос</w:t>
            </w:r>
          </w:p>
        </w:tc>
        <w:tc>
          <w:tcPr>
            <w:tcW w:w="445" w:type="dxa"/>
            <w:vAlign w:val="center"/>
            <w:tcPrChange w:id="4421" w:author="D.Kambarov" w:date="2025-03-13T16:14:00Z">
              <w:tcPr>
                <w:tcW w:w="415" w:type="dxa"/>
                <w:vAlign w:val="center"/>
              </w:tcPr>
            </w:tcPrChange>
          </w:tcPr>
          <w:p w14:paraId="3CEA0CF4" w14:textId="77777777" w:rsidR="00A66D76" w:rsidRDefault="00C835C6">
            <w:pPr>
              <w:pStyle w:val="OMDV"/>
              <w:rPr>
                <w:lang w:eastAsia="ru-RU"/>
              </w:rPr>
              <w:pPrChange w:id="442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423" w:author="D.Kambarov" w:date="2025-03-13T16:14:00Z">
              <w:tcPr>
                <w:tcW w:w="416" w:type="dxa"/>
                <w:vAlign w:val="center"/>
              </w:tcPr>
            </w:tcPrChange>
          </w:tcPr>
          <w:p w14:paraId="79FFC188" w14:textId="77777777" w:rsidR="00A66D76" w:rsidRDefault="00C835C6">
            <w:pPr>
              <w:pStyle w:val="OMDV"/>
              <w:rPr>
                <w:lang w:eastAsia="ru-RU"/>
              </w:rPr>
              <w:pPrChange w:id="442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425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63B076E4" w14:textId="77777777" w:rsidR="00A66D76" w:rsidRDefault="00C835C6">
            <w:pPr>
              <w:pStyle w:val="OMDV"/>
              <w:rPr>
                <w:lang w:eastAsia="ru-RU"/>
              </w:rPr>
              <w:pPrChange w:id="442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42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3CDE5AB" w14:textId="77777777" w:rsidR="00A66D76" w:rsidRDefault="00C835C6">
            <w:pPr>
              <w:pStyle w:val="OMDV"/>
              <w:rPr>
                <w:lang w:eastAsia="ru-RU"/>
              </w:rPr>
              <w:pPrChange w:id="442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42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CF086A0" w14:textId="77777777" w:rsidR="00A66D76" w:rsidRDefault="00A66D76">
            <w:pPr>
              <w:pStyle w:val="OMDV"/>
              <w:rPr>
                <w:lang w:eastAsia="ru-RU"/>
              </w:rPr>
              <w:pPrChange w:id="443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43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2694FC4" w14:textId="77777777" w:rsidR="00A66D76" w:rsidRDefault="00A66D76">
            <w:pPr>
              <w:pStyle w:val="OMDV"/>
              <w:rPr>
                <w:lang w:eastAsia="ru-RU"/>
              </w:rPr>
              <w:pPrChange w:id="443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433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1D25C90E" w14:textId="77777777" w:rsidR="00A66D76" w:rsidRDefault="00A66D76">
            <w:pPr>
              <w:pStyle w:val="OMDV"/>
              <w:rPr>
                <w:lang w:eastAsia="ru-RU"/>
              </w:rPr>
              <w:pPrChange w:id="443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435" w:author="D.Kambarov" w:date="2025-03-13T16:14:00Z">
              <w:tcPr>
                <w:tcW w:w="416" w:type="dxa"/>
                <w:vAlign w:val="center"/>
              </w:tcPr>
            </w:tcPrChange>
          </w:tcPr>
          <w:p w14:paraId="4D9ED011" w14:textId="77777777" w:rsidR="00A66D76" w:rsidRDefault="00A66D76">
            <w:pPr>
              <w:pStyle w:val="OMDV"/>
              <w:rPr>
                <w:lang w:eastAsia="ru-RU"/>
              </w:rPr>
              <w:pPrChange w:id="443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437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60A0EC92" w14:textId="77777777" w:rsidR="00A66D76" w:rsidRDefault="00A66D76">
            <w:pPr>
              <w:pStyle w:val="OMDV"/>
              <w:rPr>
                <w:lang w:eastAsia="ru-RU"/>
              </w:rPr>
              <w:pPrChange w:id="443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43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8A0996C" w14:textId="77777777" w:rsidR="00A66D76" w:rsidRDefault="00A66D76">
            <w:pPr>
              <w:pStyle w:val="OMDV"/>
              <w:rPr>
                <w:lang w:eastAsia="ru-RU"/>
              </w:rPr>
              <w:pPrChange w:id="444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44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42A8BCA" w14:textId="77777777" w:rsidR="00A66D76" w:rsidRDefault="00A66D76">
            <w:pPr>
              <w:pStyle w:val="OMDV"/>
              <w:rPr>
                <w:lang w:eastAsia="ru-RU"/>
              </w:rPr>
              <w:pPrChange w:id="444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443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4F41B021" w14:textId="77777777" w:rsidR="00A66D76" w:rsidRDefault="00A66D76">
            <w:pPr>
              <w:pStyle w:val="OMDV"/>
              <w:rPr>
                <w:lang w:eastAsia="ru-RU"/>
              </w:rPr>
              <w:pPrChange w:id="444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44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60EC379" w14:textId="77777777" w:rsidR="00A66D76" w:rsidRDefault="00A66D76">
            <w:pPr>
              <w:pStyle w:val="OMDV"/>
              <w:rPr>
                <w:lang w:eastAsia="ru-RU"/>
              </w:rPr>
              <w:pPrChange w:id="444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447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1F6DB880" w14:textId="77777777" w:rsidR="00A66D76" w:rsidRDefault="00C835C6">
            <w:pPr>
              <w:pStyle w:val="OMDV"/>
              <w:rPr>
                <w:lang w:eastAsia="ru-RU"/>
              </w:rPr>
              <w:pPrChange w:id="444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449" w:author="D.Kambarov" w:date="2025-03-13T16:14:00Z">
              <w:tcPr>
                <w:tcW w:w="416" w:type="dxa"/>
                <w:vAlign w:val="center"/>
              </w:tcPr>
            </w:tcPrChange>
          </w:tcPr>
          <w:p w14:paraId="4F4BBB2D" w14:textId="77777777" w:rsidR="00A66D76" w:rsidRDefault="00A66D76">
            <w:pPr>
              <w:pStyle w:val="OMDV"/>
              <w:rPr>
                <w:lang w:eastAsia="ru-RU"/>
              </w:rPr>
              <w:pPrChange w:id="445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tcPrChange w:id="4451" w:author="D.Kambarov" w:date="2025-03-13T16:14:00Z">
              <w:tcPr>
                <w:tcW w:w="416" w:type="dxa"/>
                <w:gridSpan w:val="2"/>
              </w:tcPr>
            </w:tcPrChange>
          </w:tcPr>
          <w:p w14:paraId="27587B6D" w14:textId="77777777" w:rsidR="00A66D76" w:rsidRDefault="00C835C6">
            <w:pPr>
              <w:pStyle w:val="OMDV"/>
              <w:rPr>
                <w:lang w:eastAsia="ru-RU"/>
              </w:rPr>
              <w:pPrChange w:id="445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453" w:author="D.Kambarov" w:date="2025-03-13T16:14:00Z">
              <w:tcPr>
                <w:tcW w:w="416" w:type="dxa"/>
                <w:gridSpan w:val="2"/>
              </w:tcPr>
            </w:tcPrChange>
          </w:tcPr>
          <w:p w14:paraId="0883C26B" w14:textId="77777777" w:rsidR="00A66D76" w:rsidRDefault="00A66D76">
            <w:pPr>
              <w:pStyle w:val="OMDV"/>
              <w:rPr>
                <w:lang w:eastAsia="ru-RU"/>
              </w:rPr>
              <w:pPrChange w:id="445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tcPrChange w:id="4455" w:author="D.Kambarov" w:date="2025-03-13T16:14:00Z">
              <w:tcPr>
                <w:tcW w:w="416" w:type="dxa"/>
                <w:gridSpan w:val="2"/>
              </w:tcPr>
            </w:tcPrChange>
          </w:tcPr>
          <w:p w14:paraId="41C630BA" w14:textId="77777777" w:rsidR="00A66D76" w:rsidRDefault="00C835C6">
            <w:pPr>
              <w:pStyle w:val="OMDV"/>
              <w:rPr>
                <w:lang w:eastAsia="ru-RU"/>
              </w:rPr>
              <w:pPrChange w:id="445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457" w:author="D.Kambarov" w:date="2025-03-13T16:14:00Z">
              <w:tcPr>
                <w:tcW w:w="416" w:type="dxa"/>
                <w:gridSpan w:val="2"/>
              </w:tcPr>
            </w:tcPrChange>
          </w:tcPr>
          <w:p w14:paraId="6B482FB3" w14:textId="77777777" w:rsidR="00A66D76" w:rsidRDefault="00C835C6">
            <w:pPr>
              <w:pStyle w:val="OMDV"/>
              <w:rPr>
                <w:lang w:eastAsia="ru-RU"/>
              </w:rPr>
              <w:pPrChange w:id="445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459" w:author="D.Kambarov" w:date="2025-03-13T16:14:00Z">
              <w:tcPr>
                <w:tcW w:w="416" w:type="dxa"/>
                <w:gridSpan w:val="2"/>
              </w:tcPr>
            </w:tcPrChange>
          </w:tcPr>
          <w:p w14:paraId="4B5AE7F4" w14:textId="77777777" w:rsidR="00A66D76" w:rsidRDefault="00C835C6">
            <w:pPr>
              <w:pStyle w:val="OMDV"/>
              <w:rPr>
                <w:lang w:eastAsia="ru-RU"/>
              </w:rPr>
              <w:pPrChange w:id="446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461" w:author="D.Kambarov" w:date="2025-03-13T16:14:00Z">
              <w:tcPr>
                <w:tcW w:w="416" w:type="dxa"/>
              </w:tcPr>
            </w:tcPrChange>
          </w:tcPr>
          <w:p w14:paraId="79815447" w14:textId="77777777" w:rsidR="00A66D76" w:rsidRDefault="00A66D76">
            <w:pPr>
              <w:pStyle w:val="OMDV"/>
              <w:rPr>
                <w:lang w:eastAsia="ru-RU"/>
              </w:rPr>
              <w:pPrChange w:id="4462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6F9C6788" w14:textId="77777777" w:rsidTr="00D5388D">
        <w:trPr>
          <w:trHeight w:val="435"/>
          <w:trPrChange w:id="4463" w:author="D.Kambarov" w:date="2025-03-13T16:14:00Z">
            <w:trPr>
              <w:gridAfter w:val="0"/>
              <w:trHeight w:val="435"/>
            </w:trPr>
          </w:trPrChange>
        </w:trPr>
        <w:tc>
          <w:tcPr>
            <w:tcW w:w="3256" w:type="dxa"/>
            <w:vAlign w:val="center"/>
            <w:tcPrChange w:id="4464" w:author="D.Kambarov" w:date="2025-03-13T16:14:00Z">
              <w:tcPr>
                <w:tcW w:w="3082" w:type="dxa"/>
                <w:vAlign w:val="center"/>
              </w:tcPr>
            </w:tcPrChange>
          </w:tcPr>
          <w:p w14:paraId="01DADB5A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4465" w:author="D.Kambarov" w:date="2025-03-13T16:13:00Z">
                <w:pPr/>
              </w:pPrChange>
            </w:pPr>
            <w:r>
              <w:rPr>
                <w:lang w:eastAsia="ru-RU"/>
              </w:rPr>
              <w:t>Отлив</w:t>
            </w:r>
            <w:r>
              <w:rPr>
                <w:i/>
                <w:iCs/>
                <w:lang w:eastAsia="ru-RU"/>
              </w:rPr>
              <w:t>(Семейство)</w:t>
            </w:r>
          </w:p>
        </w:tc>
        <w:tc>
          <w:tcPr>
            <w:tcW w:w="2409" w:type="dxa"/>
            <w:vAlign w:val="center"/>
            <w:tcPrChange w:id="4466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441DBB93" w14:textId="77777777" w:rsidR="00A66D76" w:rsidRDefault="00C835C6">
            <w:pPr>
              <w:pStyle w:val="OMDV"/>
              <w:jc w:val="left"/>
              <w:rPr>
                <w:i/>
              </w:rPr>
              <w:pPrChange w:id="4467" w:author="D.Kambarov" w:date="2025-03-13T16:13:00Z">
                <w:pPr/>
              </w:pPrChange>
            </w:pPr>
            <w:r>
              <w:rPr>
                <w:i/>
                <w:iCs/>
                <w:lang w:eastAsia="ru-RU"/>
              </w:rPr>
              <w:t>Отлив</w:t>
            </w:r>
          </w:p>
        </w:tc>
        <w:tc>
          <w:tcPr>
            <w:tcW w:w="445" w:type="dxa"/>
            <w:vAlign w:val="center"/>
            <w:tcPrChange w:id="4468" w:author="D.Kambarov" w:date="2025-03-13T16:14:00Z">
              <w:tcPr>
                <w:tcW w:w="415" w:type="dxa"/>
                <w:vAlign w:val="center"/>
              </w:tcPr>
            </w:tcPrChange>
          </w:tcPr>
          <w:p w14:paraId="43B1D2DE" w14:textId="77777777" w:rsidR="00A66D76" w:rsidRDefault="00C835C6">
            <w:pPr>
              <w:pStyle w:val="OMDV"/>
              <w:rPr>
                <w:lang w:eastAsia="ru-RU"/>
              </w:rPr>
              <w:pPrChange w:id="446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470" w:author="D.Kambarov" w:date="2025-03-13T16:14:00Z">
              <w:tcPr>
                <w:tcW w:w="416" w:type="dxa"/>
                <w:vAlign w:val="center"/>
              </w:tcPr>
            </w:tcPrChange>
          </w:tcPr>
          <w:p w14:paraId="17F35EAD" w14:textId="77777777" w:rsidR="00A66D76" w:rsidRDefault="00C835C6">
            <w:pPr>
              <w:pStyle w:val="OMDV"/>
              <w:rPr>
                <w:lang w:eastAsia="ru-RU"/>
              </w:rPr>
              <w:pPrChange w:id="4471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472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6E83C605" w14:textId="77777777" w:rsidR="00A66D76" w:rsidRDefault="00C835C6">
            <w:pPr>
              <w:pStyle w:val="OMDV"/>
              <w:rPr>
                <w:lang w:eastAsia="ru-RU"/>
              </w:rPr>
              <w:pPrChange w:id="447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47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050B057" w14:textId="77777777" w:rsidR="00A66D76" w:rsidRDefault="00C835C6">
            <w:pPr>
              <w:pStyle w:val="OMDV"/>
              <w:rPr>
                <w:lang w:eastAsia="ru-RU"/>
              </w:rPr>
              <w:pPrChange w:id="447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47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289E3A1" w14:textId="77777777" w:rsidR="00A66D76" w:rsidRDefault="00A66D76">
            <w:pPr>
              <w:pStyle w:val="OMDV"/>
              <w:rPr>
                <w:lang w:eastAsia="ru-RU"/>
              </w:rPr>
              <w:pPrChange w:id="447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47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EEE7227" w14:textId="77777777" w:rsidR="00A66D76" w:rsidRDefault="00A66D76">
            <w:pPr>
              <w:pStyle w:val="OMDV"/>
              <w:rPr>
                <w:lang w:eastAsia="ru-RU"/>
              </w:rPr>
              <w:pPrChange w:id="447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480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5C9E13C3" w14:textId="77777777" w:rsidR="00A66D76" w:rsidRDefault="00A66D76">
            <w:pPr>
              <w:pStyle w:val="OMDV"/>
              <w:rPr>
                <w:lang w:eastAsia="ru-RU"/>
              </w:rPr>
              <w:pPrChange w:id="448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482" w:author="D.Kambarov" w:date="2025-03-13T16:14:00Z">
              <w:tcPr>
                <w:tcW w:w="416" w:type="dxa"/>
                <w:vAlign w:val="center"/>
              </w:tcPr>
            </w:tcPrChange>
          </w:tcPr>
          <w:p w14:paraId="376918A0" w14:textId="77777777" w:rsidR="00A66D76" w:rsidRDefault="00A66D76">
            <w:pPr>
              <w:pStyle w:val="OMDV"/>
              <w:rPr>
                <w:lang w:eastAsia="ru-RU"/>
              </w:rPr>
              <w:pPrChange w:id="448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484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55E28478" w14:textId="77777777" w:rsidR="00A66D76" w:rsidRDefault="00A66D76">
            <w:pPr>
              <w:pStyle w:val="OMDV"/>
              <w:rPr>
                <w:lang w:eastAsia="ru-RU"/>
              </w:rPr>
              <w:pPrChange w:id="448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48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E00E155" w14:textId="77777777" w:rsidR="00A66D76" w:rsidRDefault="00A66D76">
            <w:pPr>
              <w:pStyle w:val="OMDV"/>
              <w:rPr>
                <w:lang w:eastAsia="ru-RU"/>
              </w:rPr>
              <w:pPrChange w:id="448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48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2D16FBE" w14:textId="77777777" w:rsidR="00A66D76" w:rsidRDefault="00A66D76">
            <w:pPr>
              <w:pStyle w:val="OMDV"/>
              <w:rPr>
                <w:lang w:eastAsia="ru-RU"/>
              </w:rPr>
              <w:pPrChange w:id="448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490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27B89B39" w14:textId="77777777" w:rsidR="00A66D76" w:rsidRDefault="00A66D76">
            <w:pPr>
              <w:pStyle w:val="OMDV"/>
              <w:rPr>
                <w:lang w:eastAsia="ru-RU"/>
              </w:rPr>
              <w:pPrChange w:id="449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49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027B352" w14:textId="77777777" w:rsidR="00A66D76" w:rsidRDefault="00A66D76">
            <w:pPr>
              <w:pStyle w:val="OMDV"/>
              <w:rPr>
                <w:lang w:eastAsia="ru-RU"/>
              </w:rPr>
              <w:pPrChange w:id="449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494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3E1733EB" w14:textId="77777777" w:rsidR="00A66D76" w:rsidRDefault="00C835C6">
            <w:pPr>
              <w:pStyle w:val="OMDV"/>
              <w:rPr>
                <w:lang w:eastAsia="ru-RU"/>
              </w:rPr>
              <w:pPrChange w:id="449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496" w:author="D.Kambarov" w:date="2025-03-13T16:14:00Z">
              <w:tcPr>
                <w:tcW w:w="416" w:type="dxa"/>
                <w:vAlign w:val="center"/>
              </w:tcPr>
            </w:tcPrChange>
          </w:tcPr>
          <w:p w14:paraId="1B2FA434" w14:textId="77777777" w:rsidR="00A66D76" w:rsidRDefault="00A66D76">
            <w:pPr>
              <w:pStyle w:val="OMDV"/>
              <w:rPr>
                <w:lang w:eastAsia="ru-RU"/>
              </w:rPr>
              <w:pPrChange w:id="449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tcPrChange w:id="4498" w:author="D.Kambarov" w:date="2025-03-13T16:14:00Z">
              <w:tcPr>
                <w:tcW w:w="416" w:type="dxa"/>
                <w:gridSpan w:val="2"/>
              </w:tcPr>
            </w:tcPrChange>
          </w:tcPr>
          <w:p w14:paraId="0DBB0C9A" w14:textId="77777777" w:rsidR="00A66D76" w:rsidRDefault="00C835C6">
            <w:pPr>
              <w:pStyle w:val="OMDV"/>
              <w:rPr>
                <w:lang w:eastAsia="ru-RU"/>
              </w:rPr>
              <w:pPrChange w:id="449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500" w:author="D.Kambarov" w:date="2025-03-13T16:14:00Z">
              <w:tcPr>
                <w:tcW w:w="416" w:type="dxa"/>
                <w:gridSpan w:val="2"/>
              </w:tcPr>
            </w:tcPrChange>
          </w:tcPr>
          <w:p w14:paraId="5BDF1BC7" w14:textId="77777777" w:rsidR="00A66D76" w:rsidRDefault="00A66D76">
            <w:pPr>
              <w:pStyle w:val="OMDV"/>
              <w:rPr>
                <w:lang w:eastAsia="ru-RU"/>
              </w:rPr>
              <w:pPrChange w:id="450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tcPrChange w:id="4502" w:author="D.Kambarov" w:date="2025-03-13T16:14:00Z">
              <w:tcPr>
                <w:tcW w:w="416" w:type="dxa"/>
                <w:gridSpan w:val="2"/>
              </w:tcPr>
            </w:tcPrChange>
          </w:tcPr>
          <w:p w14:paraId="1939851A" w14:textId="77777777" w:rsidR="00A66D76" w:rsidRDefault="00C835C6">
            <w:pPr>
              <w:pStyle w:val="OMDV"/>
              <w:rPr>
                <w:lang w:eastAsia="ru-RU"/>
              </w:rPr>
              <w:pPrChange w:id="450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504" w:author="D.Kambarov" w:date="2025-03-13T16:14:00Z">
              <w:tcPr>
                <w:tcW w:w="416" w:type="dxa"/>
                <w:gridSpan w:val="2"/>
              </w:tcPr>
            </w:tcPrChange>
          </w:tcPr>
          <w:p w14:paraId="4EB3E7D3" w14:textId="77777777" w:rsidR="00A66D76" w:rsidRDefault="00C835C6">
            <w:pPr>
              <w:pStyle w:val="OMDV"/>
              <w:rPr>
                <w:lang w:eastAsia="ru-RU"/>
              </w:rPr>
              <w:pPrChange w:id="450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506" w:author="D.Kambarov" w:date="2025-03-13T16:14:00Z">
              <w:tcPr>
                <w:tcW w:w="416" w:type="dxa"/>
                <w:gridSpan w:val="2"/>
              </w:tcPr>
            </w:tcPrChange>
          </w:tcPr>
          <w:p w14:paraId="66D15806" w14:textId="77777777" w:rsidR="00A66D76" w:rsidRDefault="00C835C6">
            <w:pPr>
              <w:pStyle w:val="OMDV"/>
              <w:rPr>
                <w:lang w:eastAsia="ru-RU"/>
              </w:rPr>
              <w:pPrChange w:id="450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508" w:author="D.Kambarov" w:date="2025-03-13T16:14:00Z">
              <w:tcPr>
                <w:tcW w:w="416" w:type="dxa"/>
              </w:tcPr>
            </w:tcPrChange>
          </w:tcPr>
          <w:p w14:paraId="082ADE3C" w14:textId="77777777" w:rsidR="00A66D76" w:rsidRDefault="00A66D76">
            <w:pPr>
              <w:pStyle w:val="OMDV"/>
              <w:rPr>
                <w:lang w:eastAsia="ru-RU"/>
              </w:rPr>
              <w:pPrChange w:id="4509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6A8361F3" w14:textId="77777777" w:rsidTr="00D5388D">
        <w:trPr>
          <w:trHeight w:val="435"/>
          <w:trPrChange w:id="4510" w:author="D.Kambarov" w:date="2025-03-13T16:14:00Z">
            <w:trPr>
              <w:gridAfter w:val="0"/>
              <w:trHeight w:val="435"/>
            </w:trPr>
          </w:trPrChange>
        </w:trPr>
        <w:tc>
          <w:tcPr>
            <w:tcW w:w="3256" w:type="dxa"/>
            <w:vAlign w:val="center"/>
            <w:tcPrChange w:id="4511" w:author="D.Kambarov" w:date="2025-03-13T16:14:00Z">
              <w:tcPr>
                <w:tcW w:w="3082" w:type="dxa"/>
                <w:vAlign w:val="center"/>
              </w:tcPr>
            </w:tcPrChange>
          </w:tcPr>
          <w:p w14:paraId="5E3CAE09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4512" w:author="D.Kambarov" w:date="2025-03-13T16:13:00Z">
                <w:pPr/>
              </w:pPrChange>
            </w:pPr>
            <w:r>
              <w:rPr>
                <w:lang w:eastAsia="ru-RU"/>
              </w:rPr>
              <w:t xml:space="preserve">Наружная отделка подвала </w:t>
            </w:r>
            <w:r>
              <w:rPr>
                <w:i/>
                <w:iCs/>
                <w:lang w:eastAsia="ru-RU"/>
              </w:rPr>
              <w:t>(Стена)</w:t>
            </w:r>
          </w:p>
        </w:tc>
        <w:tc>
          <w:tcPr>
            <w:tcW w:w="2409" w:type="dxa"/>
            <w:vAlign w:val="center"/>
            <w:tcPrChange w:id="4513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58ED832F" w14:textId="77777777" w:rsidR="00A66D76" w:rsidRDefault="00C835C6">
            <w:pPr>
              <w:pStyle w:val="OMDV"/>
              <w:jc w:val="left"/>
              <w:rPr>
                <w:i/>
              </w:rPr>
              <w:pPrChange w:id="4514" w:author="D.Kambarov" w:date="2025-03-13T16:13:00Z">
                <w:pPr/>
              </w:pPrChange>
            </w:pPr>
            <w:r>
              <w:rPr>
                <w:i/>
                <w:iCs/>
                <w:lang w:eastAsia="ru-RU"/>
              </w:rPr>
              <w:t>Отделка наружная_Подвал</w:t>
            </w:r>
          </w:p>
        </w:tc>
        <w:tc>
          <w:tcPr>
            <w:tcW w:w="445" w:type="dxa"/>
            <w:vAlign w:val="center"/>
            <w:tcPrChange w:id="4515" w:author="D.Kambarov" w:date="2025-03-13T16:14:00Z">
              <w:tcPr>
                <w:tcW w:w="415" w:type="dxa"/>
                <w:vAlign w:val="center"/>
              </w:tcPr>
            </w:tcPrChange>
          </w:tcPr>
          <w:p w14:paraId="2ACE7BD7" w14:textId="77777777" w:rsidR="00A66D76" w:rsidRDefault="00C835C6">
            <w:pPr>
              <w:pStyle w:val="OMDV"/>
              <w:rPr>
                <w:lang w:eastAsia="ru-RU"/>
              </w:rPr>
              <w:pPrChange w:id="451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517" w:author="D.Kambarov" w:date="2025-03-13T16:14:00Z">
              <w:tcPr>
                <w:tcW w:w="416" w:type="dxa"/>
                <w:vAlign w:val="center"/>
              </w:tcPr>
            </w:tcPrChange>
          </w:tcPr>
          <w:p w14:paraId="4E71B1CF" w14:textId="77777777" w:rsidR="00A66D76" w:rsidRDefault="00C835C6">
            <w:pPr>
              <w:pStyle w:val="OMDV"/>
              <w:rPr>
                <w:lang w:eastAsia="ru-RU"/>
              </w:rPr>
              <w:pPrChange w:id="451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519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7ABF2FB5" w14:textId="77777777" w:rsidR="00A66D76" w:rsidRDefault="00C835C6">
            <w:pPr>
              <w:pStyle w:val="OMDV"/>
              <w:rPr>
                <w:lang w:eastAsia="ru-RU"/>
              </w:rPr>
              <w:pPrChange w:id="452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521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39626F9" w14:textId="77777777" w:rsidR="00A66D76" w:rsidRDefault="00C835C6">
            <w:pPr>
              <w:pStyle w:val="OMDV"/>
              <w:rPr>
                <w:lang w:eastAsia="ru-RU"/>
              </w:rPr>
              <w:pPrChange w:id="452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52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261C772" w14:textId="77777777" w:rsidR="00A66D76" w:rsidRDefault="00A66D76">
            <w:pPr>
              <w:pStyle w:val="OMDV"/>
              <w:rPr>
                <w:lang w:eastAsia="ru-RU"/>
              </w:rPr>
              <w:pPrChange w:id="452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52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C2D2199" w14:textId="77777777" w:rsidR="00A66D76" w:rsidRDefault="00A66D76">
            <w:pPr>
              <w:pStyle w:val="OMDV"/>
              <w:rPr>
                <w:lang w:eastAsia="ru-RU"/>
              </w:rPr>
              <w:pPrChange w:id="452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527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6A6EEBD5" w14:textId="77777777" w:rsidR="00A66D76" w:rsidRDefault="00A66D76">
            <w:pPr>
              <w:pStyle w:val="OMDV"/>
              <w:rPr>
                <w:lang w:eastAsia="ru-RU"/>
              </w:rPr>
              <w:pPrChange w:id="452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529" w:author="D.Kambarov" w:date="2025-03-13T16:14:00Z">
              <w:tcPr>
                <w:tcW w:w="416" w:type="dxa"/>
                <w:vAlign w:val="center"/>
              </w:tcPr>
            </w:tcPrChange>
          </w:tcPr>
          <w:p w14:paraId="3C5A47E2" w14:textId="77777777" w:rsidR="00A66D76" w:rsidRDefault="00A66D76">
            <w:pPr>
              <w:pStyle w:val="OMDV"/>
              <w:rPr>
                <w:lang w:eastAsia="ru-RU"/>
              </w:rPr>
              <w:pPrChange w:id="453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531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6E848C74" w14:textId="77777777" w:rsidR="00A66D76" w:rsidRDefault="00A66D76">
            <w:pPr>
              <w:pStyle w:val="OMDV"/>
              <w:rPr>
                <w:lang w:eastAsia="ru-RU"/>
              </w:rPr>
              <w:pPrChange w:id="453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53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E0D38CC" w14:textId="77777777" w:rsidR="00A66D76" w:rsidRDefault="00A66D76">
            <w:pPr>
              <w:pStyle w:val="OMDV"/>
              <w:rPr>
                <w:lang w:eastAsia="ru-RU"/>
              </w:rPr>
              <w:pPrChange w:id="453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53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C48D14A" w14:textId="77777777" w:rsidR="00A66D76" w:rsidRDefault="00A66D76">
            <w:pPr>
              <w:pStyle w:val="OMDV"/>
              <w:rPr>
                <w:lang w:eastAsia="ru-RU"/>
              </w:rPr>
              <w:pPrChange w:id="453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537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6091BC01" w14:textId="77777777" w:rsidR="00A66D76" w:rsidRDefault="00A66D76">
            <w:pPr>
              <w:pStyle w:val="OMDV"/>
              <w:rPr>
                <w:lang w:eastAsia="ru-RU"/>
              </w:rPr>
              <w:pPrChange w:id="453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53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1E64E13" w14:textId="77777777" w:rsidR="00A66D76" w:rsidRDefault="00A66D76">
            <w:pPr>
              <w:pStyle w:val="OMDV"/>
              <w:rPr>
                <w:lang w:eastAsia="ru-RU"/>
              </w:rPr>
              <w:pPrChange w:id="454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541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0B4E1555" w14:textId="77777777" w:rsidR="00A66D76" w:rsidRDefault="00C835C6">
            <w:pPr>
              <w:pStyle w:val="OMDV"/>
              <w:rPr>
                <w:lang w:eastAsia="ru-RU"/>
              </w:rPr>
              <w:pPrChange w:id="454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543" w:author="D.Kambarov" w:date="2025-03-13T16:14:00Z">
              <w:tcPr>
                <w:tcW w:w="416" w:type="dxa"/>
                <w:vAlign w:val="center"/>
              </w:tcPr>
            </w:tcPrChange>
          </w:tcPr>
          <w:p w14:paraId="4D951CF8" w14:textId="77777777" w:rsidR="00A66D76" w:rsidRDefault="00A66D76">
            <w:pPr>
              <w:pStyle w:val="OMDV"/>
              <w:rPr>
                <w:lang w:eastAsia="ru-RU"/>
              </w:rPr>
              <w:pPrChange w:id="454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tcPrChange w:id="4545" w:author="D.Kambarov" w:date="2025-03-13T16:14:00Z">
              <w:tcPr>
                <w:tcW w:w="416" w:type="dxa"/>
                <w:gridSpan w:val="2"/>
              </w:tcPr>
            </w:tcPrChange>
          </w:tcPr>
          <w:p w14:paraId="6C852DAF" w14:textId="77777777" w:rsidR="00A66D76" w:rsidRDefault="00C835C6">
            <w:pPr>
              <w:pStyle w:val="OMDV"/>
              <w:rPr>
                <w:lang w:eastAsia="ru-RU"/>
              </w:rPr>
              <w:pPrChange w:id="454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547" w:author="D.Kambarov" w:date="2025-03-13T16:14:00Z">
              <w:tcPr>
                <w:tcW w:w="416" w:type="dxa"/>
                <w:gridSpan w:val="2"/>
              </w:tcPr>
            </w:tcPrChange>
          </w:tcPr>
          <w:p w14:paraId="4C367960" w14:textId="77777777" w:rsidR="00A66D76" w:rsidRDefault="00A66D76">
            <w:pPr>
              <w:pStyle w:val="OMDV"/>
              <w:rPr>
                <w:lang w:eastAsia="ru-RU"/>
              </w:rPr>
              <w:pPrChange w:id="454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tcPrChange w:id="4549" w:author="D.Kambarov" w:date="2025-03-13T16:14:00Z">
              <w:tcPr>
                <w:tcW w:w="416" w:type="dxa"/>
                <w:gridSpan w:val="2"/>
              </w:tcPr>
            </w:tcPrChange>
          </w:tcPr>
          <w:p w14:paraId="60DB39CE" w14:textId="77777777" w:rsidR="00A66D76" w:rsidRDefault="00C835C6">
            <w:pPr>
              <w:pStyle w:val="OMDV"/>
              <w:rPr>
                <w:lang w:eastAsia="ru-RU"/>
              </w:rPr>
              <w:pPrChange w:id="455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551" w:author="D.Kambarov" w:date="2025-03-13T16:14:00Z">
              <w:tcPr>
                <w:tcW w:w="416" w:type="dxa"/>
                <w:gridSpan w:val="2"/>
              </w:tcPr>
            </w:tcPrChange>
          </w:tcPr>
          <w:p w14:paraId="55457D2F" w14:textId="77777777" w:rsidR="00A66D76" w:rsidRDefault="00C835C6">
            <w:pPr>
              <w:pStyle w:val="OMDV"/>
              <w:rPr>
                <w:lang w:eastAsia="ru-RU"/>
              </w:rPr>
              <w:pPrChange w:id="455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553" w:author="D.Kambarov" w:date="2025-03-13T16:14:00Z">
              <w:tcPr>
                <w:tcW w:w="416" w:type="dxa"/>
                <w:gridSpan w:val="2"/>
              </w:tcPr>
            </w:tcPrChange>
          </w:tcPr>
          <w:p w14:paraId="65E05CBF" w14:textId="77777777" w:rsidR="00A66D76" w:rsidRDefault="00C835C6">
            <w:pPr>
              <w:pStyle w:val="OMDV"/>
              <w:rPr>
                <w:lang w:eastAsia="ru-RU"/>
              </w:rPr>
              <w:pPrChange w:id="455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555" w:author="D.Kambarov" w:date="2025-03-13T16:14:00Z">
              <w:tcPr>
                <w:tcW w:w="416" w:type="dxa"/>
              </w:tcPr>
            </w:tcPrChange>
          </w:tcPr>
          <w:p w14:paraId="6B530212" w14:textId="77777777" w:rsidR="00A66D76" w:rsidRDefault="00A66D76">
            <w:pPr>
              <w:pStyle w:val="OMDV"/>
              <w:rPr>
                <w:lang w:eastAsia="ru-RU"/>
              </w:rPr>
              <w:pPrChange w:id="4556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5BB32F22" w14:textId="77777777" w:rsidTr="00D5388D">
        <w:trPr>
          <w:trHeight w:val="435"/>
          <w:trPrChange w:id="4557" w:author="D.Kambarov" w:date="2025-03-13T16:14:00Z">
            <w:trPr>
              <w:gridAfter w:val="0"/>
              <w:trHeight w:val="435"/>
            </w:trPr>
          </w:trPrChange>
        </w:trPr>
        <w:tc>
          <w:tcPr>
            <w:tcW w:w="3256" w:type="dxa"/>
            <w:vAlign w:val="center"/>
            <w:tcPrChange w:id="4558" w:author="D.Kambarov" w:date="2025-03-13T16:14:00Z">
              <w:tcPr>
                <w:tcW w:w="3082" w:type="dxa"/>
                <w:vAlign w:val="center"/>
              </w:tcPr>
            </w:tcPrChange>
          </w:tcPr>
          <w:p w14:paraId="4D519965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4559" w:author="D.Kambarov" w:date="2025-03-13T16:13:00Z">
                <w:pPr/>
              </w:pPrChange>
            </w:pPr>
            <w:r>
              <w:rPr>
                <w:lang w:eastAsia="ru-RU"/>
              </w:rPr>
              <w:t xml:space="preserve">Аэратор кровельный </w:t>
            </w:r>
            <w:r>
              <w:rPr>
                <w:i/>
                <w:iCs/>
                <w:lang w:eastAsia="ru-RU"/>
              </w:rPr>
              <w:t>(Семейство)</w:t>
            </w:r>
          </w:p>
        </w:tc>
        <w:tc>
          <w:tcPr>
            <w:tcW w:w="2409" w:type="dxa"/>
            <w:vAlign w:val="center"/>
            <w:tcPrChange w:id="4560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4E7683AB" w14:textId="77777777" w:rsidR="00A66D76" w:rsidRDefault="00C835C6">
            <w:pPr>
              <w:pStyle w:val="OMDV"/>
              <w:jc w:val="left"/>
              <w:rPr>
                <w:i/>
              </w:rPr>
              <w:pPrChange w:id="4561" w:author="D.Kambarov" w:date="2025-03-13T16:13:00Z">
                <w:pPr/>
              </w:pPrChange>
            </w:pPr>
            <w:r>
              <w:rPr>
                <w:i/>
                <w:iCs/>
                <w:lang w:eastAsia="ru-RU"/>
              </w:rPr>
              <w:t>Аэратор</w:t>
            </w:r>
          </w:p>
        </w:tc>
        <w:tc>
          <w:tcPr>
            <w:tcW w:w="445" w:type="dxa"/>
            <w:vAlign w:val="center"/>
            <w:tcPrChange w:id="4562" w:author="D.Kambarov" w:date="2025-03-13T16:14:00Z">
              <w:tcPr>
                <w:tcW w:w="415" w:type="dxa"/>
                <w:vAlign w:val="center"/>
              </w:tcPr>
            </w:tcPrChange>
          </w:tcPr>
          <w:p w14:paraId="33A61801" w14:textId="77777777" w:rsidR="00A66D76" w:rsidRDefault="00C835C6">
            <w:pPr>
              <w:pStyle w:val="OMDV"/>
              <w:rPr>
                <w:lang w:eastAsia="ru-RU"/>
              </w:rPr>
              <w:pPrChange w:id="456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564" w:author="D.Kambarov" w:date="2025-03-13T16:14:00Z">
              <w:tcPr>
                <w:tcW w:w="416" w:type="dxa"/>
                <w:vAlign w:val="center"/>
              </w:tcPr>
            </w:tcPrChange>
          </w:tcPr>
          <w:p w14:paraId="05F3B2E3" w14:textId="77777777" w:rsidR="00A66D76" w:rsidRDefault="00C835C6">
            <w:pPr>
              <w:pStyle w:val="OMDV"/>
              <w:rPr>
                <w:lang w:eastAsia="ru-RU"/>
              </w:rPr>
              <w:pPrChange w:id="456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566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71225DBE" w14:textId="77777777" w:rsidR="00A66D76" w:rsidRDefault="00C835C6">
            <w:pPr>
              <w:pStyle w:val="OMDV"/>
              <w:rPr>
                <w:lang w:eastAsia="ru-RU"/>
              </w:rPr>
              <w:pPrChange w:id="456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568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E733377" w14:textId="77777777" w:rsidR="00A66D76" w:rsidRDefault="00A66D76">
            <w:pPr>
              <w:pStyle w:val="OMDV"/>
              <w:rPr>
                <w:lang w:eastAsia="ru-RU"/>
              </w:rPr>
              <w:pPrChange w:id="456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57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48A365F" w14:textId="77777777" w:rsidR="00A66D76" w:rsidRDefault="00A66D76">
            <w:pPr>
              <w:pStyle w:val="OMDV"/>
              <w:rPr>
                <w:lang w:eastAsia="ru-RU"/>
              </w:rPr>
              <w:pPrChange w:id="457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57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3554A1B2" w14:textId="77777777" w:rsidR="00A66D76" w:rsidRDefault="00A66D76">
            <w:pPr>
              <w:pStyle w:val="OMDV"/>
              <w:rPr>
                <w:lang w:eastAsia="ru-RU"/>
              </w:rPr>
              <w:pPrChange w:id="457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574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0ACBF293" w14:textId="77777777" w:rsidR="00A66D76" w:rsidRDefault="00A66D76">
            <w:pPr>
              <w:pStyle w:val="OMDV"/>
              <w:rPr>
                <w:lang w:eastAsia="ru-RU"/>
              </w:rPr>
              <w:pPrChange w:id="457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576" w:author="D.Kambarov" w:date="2025-03-13T16:14:00Z">
              <w:tcPr>
                <w:tcW w:w="416" w:type="dxa"/>
                <w:vAlign w:val="center"/>
              </w:tcPr>
            </w:tcPrChange>
          </w:tcPr>
          <w:p w14:paraId="4D259AC3" w14:textId="77777777" w:rsidR="00A66D76" w:rsidRDefault="00A66D76">
            <w:pPr>
              <w:pStyle w:val="OMDV"/>
              <w:rPr>
                <w:lang w:eastAsia="ru-RU"/>
              </w:rPr>
              <w:pPrChange w:id="457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578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36AF0EDF" w14:textId="77777777" w:rsidR="00A66D76" w:rsidRDefault="00A66D76">
            <w:pPr>
              <w:pStyle w:val="OMDV"/>
              <w:rPr>
                <w:lang w:eastAsia="ru-RU"/>
              </w:rPr>
              <w:pPrChange w:id="457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58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4DA474B" w14:textId="77777777" w:rsidR="00A66D76" w:rsidRDefault="00A66D76">
            <w:pPr>
              <w:pStyle w:val="OMDV"/>
              <w:rPr>
                <w:lang w:eastAsia="ru-RU"/>
              </w:rPr>
              <w:pPrChange w:id="458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58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4EDF09E" w14:textId="77777777" w:rsidR="00A66D76" w:rsidRDefault="00C835C6">
            <w:pPr>
              <w:pStyle w:val="OMDV"/>
              <w:rPr>
                <w:lang w:eastAsia="ru-RU"/>
              </w:rPr>
              <w:pPrChange w:id="458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584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6734DEA6" w14:textId="77777777" w:rsidR="00A66D76" w:rsidRDefault="00A66D76">
            <w:pPr>
              <w:pStyle w:val="OMDV"/>
              <w:rPr>
                <w:lang w:eastAsia="ru-RU"/>
              </w:rPr>
              <w:pPrChange w:id="458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58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724E6CE1" w14:textId="77777777" w:rsidR="00A66D76" w:rsidRDefault="00A66D76">
            <w:pPr>
              <w:pStyle w:val="OMDV"/>
              <w:rPr>
                <w:lang w:eastAsia="ru-RU"/>
              </w:rPr>
              <w:pPrChange w:id="458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588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45B3E721" w14:textId="77777777" w:rsidR="00A66D76" w:rsidRDefault="00A66D76">
            <w:pPr>
              <w:pStyle w:val="OMDV"/>
              <w:rPr>
                <w:lang w:eastAsia="ru-RU"/>
              </w:rPr>
              <w:pPrChange w:id="458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590" w:author="D.Kambarov" w:date="2025-03-13T16:14:00Z">
              <w:tcPr>
                <w:tcW w:w="416" w:type="dxa"/>
                <w:vAlign w:val="center"/>
              </w:tcPr>
            </w:tcPrChange>
          </w:tcPr>
          <w:p w14:paraId="21B6AC57" w14:textId="77777777" w:rsidR="00A66D76" w:rsidRDefault="00A66D76">
            <w:pPr>
              <w:pStyle w:val="OMDV"/>
              <w:rPr>
                <w:lang w:eastAsia="ru-RU"/>
              </w:rPr>
              <w:pPrChange w:id="459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tcPrChange w:id="4592" w:author="D.Kambarov" w:date="2025-03-13T16:14:00Z">
              <w:tcPr>
                <w:tcW w:w="416" w:type="dxa"/>
                <w:gridSpan w:val="2"/>
              </w:tcPr>
            </w:tcPrChange>
          </w:tcPr>
          <w:p w14:paraId="77FE46CA" w14:textId="77777777" w:rsidR="00A66D76" w:rsidRDefault="00C835C6">
            <w:pPr>
              <w:pStyle w:val="OMDV"/>
              <w:rPr>
                <w:lang w:eastAsia="ru-RU"/>
              </w:rPr>
              <w:pPrChange w:id="459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594" w:author="D.Kambarov" w:date="2025-03-13T16:14:00Z">
              <w:tcPr>
                <w:tcW w:w="416" w:type="dxa"/>
                <w:gridSpan w:val="2"/>
              </w:tcPr>
            </w:tcPrChange>
          </w:tcPr>
          <w:p w14:paraId="70EEB4A2" w14:textId="77777777" w:rsidR="00A66D76" w:rsidRDefault="00A66D76">
            <w:pPr>
              <w:pStyle w:val="OMDV"/>
              <w:rPr>
                <w:lang w:eastAsia="ru-RU"/>
              </w:rPr>
              <w:pPrChange w:id="459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tcPrChange w:id="4596" w:author="D.Kambarov" w:date="2025-03-13T16:14:00Z">
              <w:tcPr>
                <w:tcW w:w="416" w:type="dxa"/>
                <w:gridSpan w:val="2"/>
              </w:tcPr>
            </w:tcPrChange>
          </w:tcPr>
          <w:p w14:paraId="1094916E" w14:textId="77777777" w:rsidR="00A66D76" w:rsidRDefault="00A66D76">
            <w:pPr>
              <w:pStyle w:val="OMDV"/>
              <w:rPr>
                <w:lang w:eastAsia="ru-RU"/>
              </w:rPr>
              <w:pPrChange w:id="459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tcPrChange w:id="4598" w:author="D.Kambarov" w:date="2025-03-13T16:14:00Z">
              <w:tcPr>
                <w:tcW w:w="416" w:type="dxa"/>
                <w:gridSpan w:val="2"/>
              </w:tcPr>
            </w:tcPrChange>
          </w:tcPr>
          <w:p w14:paraId="2E9BF610" w14:textId="77777777" w:rsidR="00A66D76" w:rsidRDefault="00C835C6">
            <w:pPr>
              <w:pStyle w:val="OMDV"/>
              <w:rPr>
                <w:lang w:eastAsia="ru-RU"/>
              </w:rPr>
              <w:pPrChange w:id="459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600" w:author="D.Kambarov" w:date="2025-03-13T16:14:00Z">
              <w:tcPr>
                <w:tcW w:w="416" w:type="dxa"/>
                <w:gridSpan w:val="2"/>
              </w:tcPr>
            </w:tcPrChange>
          </w:tcPr>
          <w:p w14:paraId="303B9A22" w14:textId="77777777" w:rsidR="00A66D76" w:rsidRDefault="00C835C6">
            <w:pPr>
              <w:pStyle w:val="OMDV"/>
              <w:rPr>
                <w:lang w:eastAsia="ru-RU"/>
              </w:rPr>
              <w:pPrChange w:id="4601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602" w:author="D.Kambarov" w:date="2025-03-13T16:14:00Z">
              <w:tcPr>
                <w:tcW w:w="416" w:type="dxa"/>
              </w:tcPr>
            </w:tcPrChange>
          </w:tcPr>
          <w:p w14:paraId="7994C76A" w14:textId="77777777" w:rsidR="00A66D76" w:rsidRDefault="00A66D76">
            <w:pPr>
              <w:pStyle w:val="OMDV"/>
              <w:rPr>
                <w:lang w:eastAsia="ru-RU"/>
              </w:rPr>
              <w:pPrChange w:id="4603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079B5BA1" w14:textId="77777777" w:rsidTr="00D5388D">
        <w:trPr>
          <w:trHeight w:val="435"/>
          <w:trPrChange w:id="4604" w:author="D.Kambarov" w:date="2025-03-13T16:14:00Z">
            <w:trPr>
              <w:gridAfter w:val="0"/>
              <w:trHeight w:val="435"/>
            </w:trPr>
          </w:trPrChange>
        </w:trPr>
        <w:tc>
          <w:tcPr>
            <w:tcW w:w="3256" w:type="dxa"/>
            <w:vAlign w:val="center"/>
            <w:tcPrChange w:id="4605" w:author="D.Kambarov" w:date="2025-03-13T16:14:00Z">
              <w:tcPr>
                <w:tcW w:w="3082" w:type="dxa"/>
                <w:vAlign w:val="center"/>
              </w:tcPr>
            </w:tcPrChange>
          </w:tcPr>
          <w:p w14:paraId="04240E7C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4606" w:author="D.Kambarov" w:date="2025-03-13T16:13:00Z">
                <w:pPr/>
              </w:pPrChange>
            </w:pPr>
            <w:r>
              <w:rPr>
                <w:lang w:eastAsia="ru-RU"/>
              </w:rPr>
              <w:t xml:space="preserve">Лифты/вертикальный транспорт </w:t>
            </w:r>
            <w:r>
              <w:rPr>
                <w:i/>
                <w:iCs/>
                <w:lang w:eastAsia="ru-RU"/>
              </w:rPr>
              <w:t>(Семейство)</w:t>
            </w:r>
          </w:p>
        </w:tc>
        <w:tc>
          <w:tcPr>
            <w:tcW w:w="2409" w:type="dxa"/>
            <w:vAlign w:val="center"/>
            <w:tcPrChange w:id="4607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764C6A6F" w14:textId="77777777" w:rsidR="00A66D76" w:rsidRDefault="00C835C6">
            <w:pPr>
              <w:pStyle w:val="OMDV"/>
              <w:jc w:val="left"/>
              <w:rPr>
                <w:i/>
              </w:rPr>
              <w:pPrChange w:id="4608" w:author="D.Kambarov" w:date="2025-03-13T16:13:00Z">
                <w:pPr/>
              </w:pPrChange>
            </w:pPr>
            <w:r>
              <w:rPr>
                <w:i/>
                <w:iCs/>
                <w:lang w:eastAsia="ru-RU"/>
              </w:rPr>
              <w:t>Вертикальный транспорт</w:t>
            </w:r>
          </w:p>
        </w:tc>
        <w:tc>
          <w:tcPr>
            <w:tcW w:w="445" w:type="dxa"/>
            <w:vAlign w:val="center"/>
            <w:tcPrChange w:id="4609" w:author="D.Kambarov" w:date="2025-03-13T16:14:00Z">
              <w:tcPr>
                <w:tcW w:w="415" w:type="dxa"/>
                <w:vAlign w:val="center"/>
              </w:tcPr>
            </w:tcPrChange>
          </w:tcPr>
          <w:p w14:paraId="6C9C17C9" w14:textId="77777777" w:rsidR="00A66D76" w:rsidRDefault="00C835C6">
            <w:pPr>
              <w:pStyle w:val="OMDV"/>
              <w:rPr>
                <w:lang w:eastAsia="ru-RU"/>
              </w:rPr>
              <w:pPrChange w:id="461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611" w:author="D.Kambarov" w:date="2025-03-13T16:14:00Z">
              <w:tcPr>
                <w:tcW w:w="416" w:type="dxa"/>
                <w:vAlign w:val="center"/>
              </w:tcPr>
            </w:tcPrChange>
          </w:tcPr>
          <w:p w14:paraId="3B4976C7" w14:textId="77777777" w:rsidR="00A66D76" w:rsidRDefault="00C835C6">
            <w:pPr>
              <w:pStyle w:val="OMDV"/>
              <w:rPr>
                <w:lang w:eastAsia="ru-RU"/>
              </w:rPr>
              <w:pPrChange w:id="4612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613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0C5E7468" w14:textId="77777777" w:rsidR="00A66D76" w:rsidRDefault="00C835C6">
            <w:pPr>
              <w:pStyle w:val="OMDV"/>
              <w:rPr>
                <w:lang w:eastAsia="ru-RU"/>
              </w:rPr>
              <w:pPrChange w:id="4614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615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EA47188" w14:textId="77777777" w:rsidR="00A66D76" w:rsidRDefault="00A66D76">
            <w:pPr>
              <w:pStyle w:val="OMDV"/>
              <w:rPr>
                <w:lang w:eastAsia="ru-RU"/>
              </w:rPr>
              <w:pPrChange w:id="461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61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5A42747" w14:textId="77777777" w:rsidR="00A66D76" w:rsidRDefault="00A66D76">
            <w:pPr>
              <w:pStyle w:val="OMDV"/>
              <w:rPr>
                <w:lang w:eastAsia="ru-RU"/>
              </w:rPr>
              <w:pPrChange w:id="461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61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2583A377" w14:textId="77777777" w:rsidR="00A66D76" w:rsidRDefault="00A66D76">
            <w:pPr>
              <w:pStyle w:val="OMDV"/>
              <w:rPr>
                <w:lang w:eastAsia="ru-RU"/>
              </w:rPr>
              <w:pPrChange w:id="4620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621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4622C972" w14:textId="77777777" w:rsidR="00A66D76" w:rsidRDefault="00A66D76">
            <w:pPr>
              <w:pStyle w:val="OMDV"/>
              <w:rPr>
                <w:lang w:eastAsia="ru-RU"/>
              </w:rPr>
              <w:pPrChange w:id="462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623" w:author="D.Kambarov" w:date="2025-03-13T16:14:00Z">
              <w:tcPr>
                <w:tcW w:w="416" w:type="dxa"/>
                <w:vAlign w:val="center"/>
              </w:tcPr>
            </w:tcPrChange>
          </w:tcPr>
          <w:p w14:paraId="3F97039D" w14:textId="77777777" w:rsidR="00A66D76" w:rsidRDefault="00A66D76">
            <w:pPr>
              <w:pStyle w:val="OMDV"/>
              <w:rPr>
                <w:lang w:eastAsia="ru-RU"/>
              </w:rPr>
              <w:pPrChange w:id="462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625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1F7278C7" w14:textId="77777777" w:rsidR="00A66D76" w:rsidRDefault="00A66D76">
            <w:pPr>
              <w:pStyle w:val="OMDV"/>
              <w:rPr>
                <w:lang w:eastAsia="ru-RU"/>
              </w:rPr>
              <w:pPrChange w:id="462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627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5901C80" w14:textId="77777777" w:rsidR="00A66D76" w:rsidRDefault="00A66D76">
            <w:pPr>
              <w:pStyle w:val="OMDV"/>
              <w:rPr>
                <w:lang w:eastAsia="ru-RU"/>
              </w:rPr>
              <w:pPrChange w:id="462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629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04A20271" w14:textId="77777777" w:rsidR="00A66D76" w:rsidRDefault="00C835C6">
            <w:pPr>
              <w:pStyle w:val="OMDV"/>
              <w:rPr>
                <w:lang w:eastAsia="ru-RU"/>
              </w:rPr>
              <w:pPrChange w:id="463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631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56445568" w14:textId="77777777" w:rsidR="00A66D76" w:rsidRDefault="00A66D76">
            <w:pPr>
              <w:pStyle w:val="OMDV"/>
              <w:rPr>
                <w:lang w:eastAsia="ru-RU"/>
              </w:rPr>
              <w:pPrChange w:id="463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633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168D6501" w14:textId="77777777" w:rsidR="00A66D76" w:rsidRDefault="00A66D76">
            <w:pPr>
              <w:pStyle w:val="OMDV"/>
              <w:rPr>
                <w:lang w:eastAsia="ru-RU"/>
              </w:rPr>
              <w:pPrChange w:id="463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635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49689242" w14:textId="77777777" w:rsidR="00A66D76" w:rsidRDefault="00A66D76">
            <w:pPr>
              <w:pStyle w:val="OMDV"/>
              <w:rPr>
                <w:lang w:eastAsia="ru-RU"/>
              </w:rPr>
              <w:pPrChange w:id="4636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637" w:author="D.Kambarov" w:date="2025-03-13T16:14:00Z">
              <w:tcPr>
                <w:tcW w:w="416" w:type="dxa"/>
                <w:vAlign w:val="center"/>
              </w:tcPr>
            </w:tcPrChange>
          </w:tcPr>
          <w:p w14:paraId="4BBFBEF9" w14:textId="77777777" w:rsidR="00A66D76" w:rsidRDefault="00A66D76">
            <w:pPr>
              <w:pStyle w:val="OMDV"/>
              <w:rPr>
                <w:lang w:eastAsia="ru-RU"/>
              </w:rPr>
              <w:pPrChange w:id="4638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tcPrChange w:id="4639" w:author="D.Kambarov" w:date="2025-03-13T16:14:00Z">
              <w:tcPr>
                <w:tcW w:w="416" w:type="dxa"/>
                <w:gridSpan w:val="2"/>
              </w:tcPr>
            </w:tcPrChange>
          </w:tcPr>
          <w:p w14:paraId="160E3DDC" w14:textId="77777777" w:rsidR="00A66D76" w:rsidRDefault="00C835C6">
            <w:pPr>
              <w:pStyle w:val="OMDV"/>
              <w:rPr>
                <w:lang w:eastAsia="ru-RU"/>
              </w:rPr>
              <w:pPrChange w:id="4640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641" w:author="D.Kambarov" w:date="2025-03-13T16:14:00Z">
              <w:tcPr>
                <w:tcW w:w="416" w:type="dxa"/>
                <w:gridSpan w:val="2"/>
              </w:tcPr>
            </w:tcPrChange>
          </w:tcPr>
          <w:p w14:paraId="3B67EDE0" w14:textId="77777777" w:rsidR="00A66D76" w:rsidRDefault="00A66D76">
            <w:pPr>
              <w:pStyle w:val="OMDV"/>
              <w:rPr>
                <w:lang w:eastAsia="ru-RU"/>
              </w:rPr>
              <w:pPrChange w:id="4642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tcPrChange w:id="4643" w:author="D.Kambarov" w:date="2025-03-13T16:14:00Z">
              <w:tcPr>
                <w:tcW w:w="416" w:type="dxa"/>
                <w:gridSpan w:val="2"/>
              </w:tcPr>
            </w:tcPrChange>
          </w:tcPr>
          <w:p w14:paraId="1D1D72C2" w14:textId="77777777" w:rsidR="00A66D76" w:rsidRDefault="00A66D76">
            <w:pPr>
              <w:pStyle w:val="OMDV"/>
              <w:rPr>
                <w:lang w:eastAsia="ru-RU"/>
              </w:rPr>
              <w:pPrChange w:id="4644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tcPrChange w:id="4645" w:author="D.Kambarov" w:date="2025-03-13T16:14:00Z">
              <w:tcPr>
                <w:tcW w:w="416" w:type="dxa"/>
                <w:gridSpan w:val="2"/>
              </w:tcPr>
            </w:tcPrChange>
          </w:tcPr>
          <w:p w14:paraId="0DC841CA" w14:textId="77777777" w:rsidR="00A66D76" w:rsidRDefault="00C835C6">
            <w:pPr>
              <w:pStyle w:val="OMDV"/>
              <w:rPr>
                <w:lang w:eastAsia="ru-RU"/>
              </w:rPr>
              <w:pPrChange w:id="4646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647" w:author="D.Kambarov" w:date="2025-03-13T16:14:00Z">
              <w:tcPr>
                <w:tcW w:w="416" w:type="dxa"/>
                <w:gridSpan w:val="2"/>
              </w:tcPr>
            </w:tcPrChange>
          </w:tcPr>
          <w:p w14:paraId="56909688" w14:textId="77777777" w:rsidR="00A66D76" w:rsidRDefault="00C835C6">
            <w:pPr>
              <w:pStyle w:val="OMDV"/>
              <w:rPr>
                <w:lang w:eastAsia="ru-RU"/>
              </w:rPr>
              <w:pPrChange w:id="4648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649" w:author="D.Kambarov" w:date="2025-03-13T16:14:00Z">
              <w:tcPr>
                <w:tcW w:w="416" w:type="dxa"/>
              </w:tcPr>
            </w:tcPrChange>
          </w:tcPr>
          <w:p w14:paraId="03EBC96F" w14:textId="77777777" w:rsidR="00A66D76" w:rsidRDefault="00A66D76">
            <w:pPr>
              <w:pStyle w:val="OMDV"/>
              <w:rPr>
                <w:lang w:eastAsia="ru-RU"/>
              </w:rPr>
              <w:pPrChange w:id="4650" w:author="D.Kambarov" w:date="2025-03-13T16:11:00Z">
                <w:pPr>
                  <w:jc w:val="center"/>
                </w:pPr>
              </w:pPrChange>
            </w:pPr>
          </w:p>
        </w:tc>
      </w:tr>
      <w:tr w:rsidR="00A66D76" w14:paraId="1FBDB0E6" w14:textId="77777777" w:rsidTr="00D5388D">
        <w:trPr>
          <w:trHeight w:val="435"/>
          <w:trPrChange w:id="4651" w:author="D.Kambarov" w:date="2025-03-13T16:14:00Z">
            <w:trPr>
              <w:gridAfter w:val="0"/>
              <w:trHeight w:val="435"/>
            </w:trPr>
          </w:trPrChange>
        </w:trPr>
        <w:tc>
          <w:tcPr>
            <w:tcW w:w="3256" w:type="dxa"/>
            <w:vAlign w:val="center"/>
            <w:tcPrChange w:id="4652" w:author="D.Kambarov" w:date="2025-03-13T16:14:00Z">
              <w:tcPr>
                <w:tcW w:w="3082" w:type="dxa"/>
                <w:vAlign w:val="center"/>
              </w:tcPr>
            </w:tcPrChange>
          </w:tcPr>
          <w:p w14:paraId="6E16DAB8" w14:textId="77777777" w:rsidR="00A66D76" w:rsidRDefault="00C835C6">
            <w:pPr>
              <w:pStyle w:val="OMDV"/>
              <w:jc w:val="left"/>
              <w:rPr>
                <w:i/>
              </w:rPr>
              <w:pPrChange w:id="4653" w:author="D.Kambarov" w:date="2025-03-13T16:13:00Z">
                <w:pPr/>
              </w:pPrChange>
            </w:pPr>
            <w:r>
              <w:rPr>
                <w:lang w:eastAsia="ru-RU"/>
              </w:rPr>
              <w:t xml:space="preserve">Засыпка </w:t>
            </w:r>
            <w:r>
              <w:rPr>
                <w:i/>
                <w:iCs/>
                <w:lang w:eastAsia="ru-RU"/>
              </w:rPr>
              <w:t>(Элемент в контексте)</w:t>
            </w:r>
          </w:p>
        </w:tc>
        <w:tc>
          <w:tcPr>
            <w:tcW w:w="2409" w:type="dxa"/>
            <w:vAlign w:val="center"/>
            <w:tcPrChange w:id="4654" w:author="D.Kambarov" w:date="2025-03-13T16:14:00Z">
              <w:tcPr>
                <w:tcW w:w="1929" w:type="dxa"/>
                <w:gridSpan w:val="2"/>
                <w:vAlign w:val="center"/>
              </w:tcPr>
            </w:tcPrChange>
          </w:tcPr>
          <w:p w14:paraId="7DD1BDA0" w14:textId="77777777" w:rsidR="00A66D76" w:rsidRDefault="00C835C6">
            <w:pPr>
              <w:pStyle w:val="OMDV"/>
              <w:jc w:val="left"/>
              <w:rPr>
                <w:i/>
              </w:rPr>
              <w:pPrChange w:id="4655" w:author="D.Kambarov" w:date="2025-03-13T16:13:00Z">
                <w:pPr/>
              </w:pPrChange>
            </w:pPr>
            <w:r>
              <w:rPr>
                <w:i/>
                <w:iCs/>
                <w:lang w:eastAsia="ru-RU"/>
              </w:rPr>
              <w:t>Засыпка</w:t>
            </w:r>
          </w:p>
        </w:tc>
        <w:tc>
          <w:tcPr>
            <w:tcW w:w="445" w:type="dxa"/>
            <w:vAlign w:val="center"/>
            <w:tcPrChange w:id="4656" w:author="D.Kambarov" w:date="2025-03-13T16:14:00Z">
              <w:tcPr>
                <w:tcW w:w="415" w:type="dxa"/>
                <w:vAlign w:val="center"/>
              </w:tcPr>
            </w:tcPrChange>
          </w:tcPr>
          <w:p w14:paraId="72649BD5" w14:textId="77777777" w:rsidR="00A66D76" w:rsidRDefault="00C835C6">
            <w:pPr>
              <w:pStyle w:val="OMDV"/>
              <w:rPr>
                <w:lang w:eastAsia="ru-RU"/>
              </w:rPr>
              <w:pPrChange w:id="465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658" w:author="D.Kambarov" w:date="2025-03-13T16:14:00Z">
              <w:tcPr>
                <w:tcW w:w="416" w:type="dxa"/>
                <w:vAlign w:val="center"/>
              </w:tcPr>
            </w:tcPrChange>
          </w:tcPr>
          <w:p w14:paraId="18BB2C33" w14:textId="77777777" w:rsidR="00A66D76" w:rsidRDefault="00C835C6">
            <w:pPr>
              <w:pStyle w:val="OMDV"/>
              <w:rPr>
                <w:lang w:eastAsia="ru-RU"/>
              </w:rPr>
              <w:pPrChange w:id="4659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660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5F9B50B4" w14:textId="77777777" w:rsidR="00A66D76" w:rsidRDefault="00C835C6">
            <w:pPr>
              <w:pStyle w:val="OMDV"/>
              <w:rPr>
                <w:lang w:eastAsia="ru-RU"/>
              </w:rPr>
              <w:pPrChange w:id="4661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662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47401B9" w14:textId="77777777" w:rsidR="00A66D76" w:rsidRDefault="00C835C6">
            <w:pPr>
              <w:pStyle w:val="OMDV"/>
              <w:rPr>
                <w:lang w:eastAsia="ru-RU"/>
              </w:rPr>
              <w:pPrChange w:id="466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66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1730B78" w14:textId="77777777" w:rsidR="00A66D76" w:rsidRDefault="00A66D76">
            <w:pPr>
              <w:pStyle w:val="OMDV"/>
              <w:rPr>
                <w:lang w:eastAsia="ru-RU"/>
              </w:rPr>
              <w:pPrChange w:id="466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66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58BDEB3" w14:textId="77777777" w:rsidR="00A66D76" w:rsidRDefault="00A66D76">
            <w:pPr>
              <w:pStyle w:val="OMDV"/>
              <w:rPr>
                <w:lang w:eastAsia="ru-RU"/>
              </w:rPr>
              <w:pPrChange w:id="466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668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21EB4648" w14:textId="77777777" w:rsidR="00A66D76" w:rsidRDefault="00A66D76">
            <w:pPr>
              <w:pStyle w:val="OMDV"/>
              <w:rPr>
                <w:lang w:eastAsia="ru-RU"/>
              </w:rPr>
              <w:pPrChange w:id="466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670" w:author="D.Kambarov" w:date="2025-03-13T16:14:00Z">
              <w:tcPr>
                <w:tcW w:w="416" w:type="dxa"/>
                <w:vAlign w:val="center"/>
              </w:tcPr>
            </w:tcPrChange>
          </w:tcPr>
          <w:p w14:paraId="59F3F60C" w14:textId="77777777" w:rsidR="00A66D76" w:rsidRDefault="00A66D76">
            <w:pPr>
              <w:pStyle w:val="OMDV"/>
              <w:rPr>
                <w:lang w:eastAsia="ru-RU"/>
              </w:rPr>
              <w:pPrChange w:id="467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672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7F33058B" w14:textId="77777777" w:rsidR="00A66D76" w:rsidRDefault="00A66D76">
            <w:pPr>
              <w:pStyle w:val="OMDV"/>
              <w:rPr>
                <w:lang w:eastAsia="ru-RU"/>
              </w:rPr>
              <w:pPrChange w:id="4673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674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6368A7DF" w14:textId="77777777" w:rsidR="00A66D76" w:rsidRDefault="00A66D76">
            <w:pPr>
              <w:pStyle w:val="OMDV"/>
              <w:rPr>
                <w:lang w:eastAsia="ru-RU"/>
              </w:rPr>
              <w:pPrChange w:id="467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676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40FCF1F3" w14:textId="77777777" w:rsidR="00A66D76" w:rsidRDefault="00A66D76">
            <w:pPr>
              <w:pStyle w:val="OMDV"/>
              <w:rPr>
                <w:lang w:eastAsia="ru-RU"/>
              </w:rPr>
              <w:pPrChange w:id="4677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678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42DACC3F" w14:textId="77777777" w:rsidR="00A66D76" w:rsidRDefault="00A66D76">
            <w:pPr>
              <w:pStyle w:val="OMDV"/>
              <w:rPr>
                <w:lang w:eastAsia="ru-RU"/>
              </w:rPr>
              <w:pPrChange w:id="467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680" w:author="D.Kambarov" w:date="2025-03-13T16:14:00Z">
              <w:tcPr>
                <w:tcW w:w="416" w:type="dxa"/>
                <w:gridSpan w:val="2"/>
                <w:vAlign w:val="center"/>
              </w:tcPr>
            </w:tcPrChange>
          </w:tcPr>
          <w:p w14:paraId="5EDA65FA" w14:textId="77777777" w:rsidR="00A66D76" w:rsidRDefault="00A66D76">
            <w:pPr>
              <w:pStyle w:val="OMDV"/>
              <w:rPr>
                <w:lang w:eastAsia="ru-RU"/>
              </w:rPr>
              <w:pPrChange w:id="4681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vAlign w:val="center"/>
            <w:tcPrChange w:id="4682" w:author="D.Kambarov" w:date="2025-03-13T16:14:00Z">
              <w:tcPr>
                <w:tcW w:w="415" w:type="dxa"/>
                <w:gridSpan w:val="2"/>
                <w:vAlign w:val="center"/>
              </w:tcPr>
            </w:tcPrChange>
          </w:tcPr>
          <w:p w14:paraId="7B870088" w14:textId="77777777" w:rsidR="00A66D76" w:rsidRDefault="00C835C6">
            <w:pPr>
              <w:pStyle w:val="OMDV"/>
              <w:rPr>
                <w:lang w:eastAsia="ru-RU"/>
              </w:rPr>
              <w:pPrChange w:id="468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vAlign w:val="center"/>
            <w:tcPrChange w:id="4684" w:author="D.Kambarov" w:date="2025-03-13T16:14:00Z">
              <w:tcPr>
                <w:tcW w:w="416" w:type="dxa"/>
                <w:vAlign w:val="center"/>
              </w:tcPr>
            </w:tcPrChange>
          </w:tcPr>
          <w:p w14:paraId="052C6403" w14:textId="77777777" w:rsidR="00A66D76" w:rsidRDefault="00A66D76">
            <w:pPr>
              <w:pStyle w:val="OMDV"/>
              <w:rPr>
                <w:lang w:eastAsia="ru-RU"/>
              </w:rPr>
              <w:pPrChange w:id="4685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tcPrChange w:id="4686" w:author="D.Kambarov" w:date="2025-03-13T16:14:00Z">
              <w:tcPr>
                <w:tcW w:w="416" w:type="dxa"/>
                <w:gridSpan w:val="2"/>
              </w:tcPr>
            </w:tcPrChange>
          </w:tcPr>
          <w:p w14:paraId="13056B49" w14:textId="77777777" w:rsidR="00A66D76" w:rsidRDefault="00C835C6">
            <w:pPr>
              <w:pStyle w:val="OMDV"/>
              <w:rPr>
                <w:lang w:eastAsia="ru-RU"/>
              </w:rPr>
              <w:pPrChange w:id="4687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688" w:author="D.Kambarov" w:date="2025-03-13T16:14:00Z">
              <w:tcPr>
                <w:tcW w:w="416" w:type="dxa"/>
                <w:gridSpan w:val="2"/>
              </w:tcPr>
            </w:tcPrChange>
          </w:tcPr>
          <w:p w14:paraId="51F178BB" w14:textId="77777777" w:rsidR="00A66D76" w:rsidRDefault="00A66D76">
            <w:pPr>
              <w:pStyle w:val="OMDV"/>
              <w:rPr>
                <w:lang w:eastAsia="ru-RU"/>
              </w:rPr>
              <w:pPrChange w:id="4689" w:author="D.Kambarov" w:date="2025-03-13T16:11:00Z">
                <w:pPr>
                  <w:jc w:val="center"/>
                </w:pPr>
              </w:pPrChange>
            </w:pPr>
          </w:p>
        </w:tc>
        <w:tc>
          <w:tcPr>
            <w:tcW w:w="481" w:type="dxa"/>
            <w:tcPrChange w:id="4690" w:author="D.Kambarov" w:date="2025-03-13T16:14:00Z">
              <w:tcPr>
                <w:tcW w:w="416" w:type="dxa"/>
                <w:gridSpan w:val="2"/>
              </w:tcPr>
            </w:tcPrChange>
          </w:tcPr>
          <w:p w14:paraId="37B17407" w14:textId="77777777" w:rsidR="00A66D76" w:rsidRDefault="00C835C6">
            <w:pPr>
              <w:pStyle w:val="OMDV"/>
              <w:rPr>
                <w:lang w:eastAsia="ru-RU"/>
              </w:rPr>
              <w:pPrChange w:id="4691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692" w:author="D.Kambarov" w:date="2025-03-13T16:14:00Z">
              <w:tcPr>
                <w:tcW w:w="416" w:type="dxa"/>
                <w:gridSpan w:val="2"/>
              </w:tcPr>
            </w:tcPrChange>
          </w:tcPr>
          <w:p w14:paraId="2DBCFF12" w14:textId="77777777" w:rsidR="00A66D76" w:rsidRDefault="00C835C6">
            <w:pPr>
              <w:pStyle w:val="OMDV"/>
              <w:rPr>
                <w:lang w:eastAsia="ru-RU"/>
              </w:rPr>
              <w:pPrChange w:id="4693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694" w:author="D.Kambarov" w:date="2025-03-13T16:14:00Z">
              <w:tcPr>
                <w:tcW w:w="416" w:type="dxa"/>
                <w:gridSpan w:val="2"/>
              </w:tcPr>
            </w:tcPrChange>
          </w:tcPr>
          <w:p w14:paraId="469216CD" w14:textId="77777777" w:rsidR="00A66D76" w:rsidRDefault="00C835C6">
            <w:pPr>
              <w:pStyle w:val="OMDV"/>
              <w:rPr>
                <w:lang w:eastAsia="ru-RU"/>
              </w:rPr>
              <w:pPrChange w:id="4695" w:author="D.Kambarov" w:date="2025-03-13T16:11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81" w:type="dxa"/>
            <w:tcPrChange w:id="4696" w:author="D.Kambarov" w:date="2025-03-13T16:14:00Z">
              <w:tcPr>
                <w:tcW w:w="416" w:type="dxa"/>
              </w:tcPr>
            </w:tcPrChange>
          </w:tcPr>
          <w:p w14:paraId="6D819854" w14:textId="77777777" w:rsidR="00A66D76" w:rsidRDefault="00A66D76">
            <w:pPr>
              <w:pStyle w:val="OMDV"/>
              <w:rPr>
                <w:lang w:eastAsia="ru-RU"/>
              </w:rPr>
              <w:pPrChange w:id="4697" w:author="D.Kambarov" w:date="2025-03-13T16:11:00Z">
                <w:pPr>
                  <w:jc w:val="center"/>
                </w:pPr>
              </w:pPrChange>
            </w:pPr>
          </w:p>
        </w:tc>
      </w:tr>
    </w:tbl>
    <w:p w14:paraId="4B382E10" w14:textId="77777777" w:rsidR="00A66D76" w:rsidRDefault="00C835C6" w:rsidP="00D5388D">
      <w:pPr>
        <w:spacing w:before="240" w:line="216" w:lineRule="auto"/>
        <w:ind w:left="0"/>
        <w:rPr>
          <w:rFonts w:cstheme="minorHAnsi"/>
          <w:b/>
        </w:rPr>
      </w:pPr>
      <w:r>
        <w:rPr>
          <w:rFonts w:eastAsiaTheme="minorEastAsia" w:cstheme="minorHAnsi"/>
          <w:b/>
          <w:u w:val="single"/>
        </w:rPr>
        <w:t xml:space="preserve">Определения системных параметров и параметров детализации даны в Разделе 9. </w:t>
      </w:r>
      <w:r>
        <w:rPr>
          <w:rFonts w:eastAsiaTheme="minorEastAsia" w:cstheme="minorHAnsi"/>
          <w:b/>
          <w:i/>
          <w:iCs/>
          <w:u w:val="single"/>
          <w:lang w:val="en-US"/>
        </w:rPr>
        <w:t>OMDV</w:t>
      </w:r>
      <w:r>
        <w:rPr>
          <w:rFonts w:eastAsiaTheme="minorEastAsia" w:cstheme="minorHAnsi"/>
          <w:b/>
          <w:u w:val="single"/>
        </w:rPr>
        <w:t>-параметров информатизации даны в Приложении 1.</w:t>
      </w:r>
    </w:p>
    <w:p w14:paraId="454BF2BB" w14:textId="77777777" w:rsidR="00A66D76" w:rsidRDefault="00C835C6" w:rsidP="00D5388D">
      <w:pPr>
        <w:spacing w:after="0" w:line="216" w:lineRule="auto"/>
        <w:ind w:left="0"/>
        <w:rPr>
          <w:rFonts w:cstheme="minorHAnsi"/>
        </w:rPr>
      </w:pPr>
      <w:r>
        <w:rPr>
          <w:rFonts w:eastAsiaTheme="minorEastAsia" w:cstheme="minorHAnsi"/>
          <w:b/>
        </w:rPr>
        <w:t xml:space="preserve">Примечание 1: </w:t>
      </w:r>
      <w:r>
        <w:rPr>
          <w:rFonts w:eastAsiaTheme="minorEastAsia" w:cstheme="minorHAnsi"/>
        </w:rPr>
        <w:t xml:space="preserve">в параметре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</w:rPr>
        <w:t>_Марка материала</w:t>
      </w:r>
      <w:r>
        <w:rPr>
          <w:rFonts w:eastAsiaTheme="minorEastAsia" w:cstheme="minorHAnsi"/>
        </w:rPr>
        <w:t xml:space="preserve"> укажите:</w:t>
      </w:r>
    </w:p>
    <w:p w14:paraId="0DABBE63" w14:textId="77777777" w:rsidR="00A66D76" w:rsidRDefault="00C835C6">
      <w:pPr>
        <w:pStyle w:val="af1"/>
        <w:spacing w:line="216" w:lineRule="auto"/>
        <w:ind w:left="0"/>
        <w:rPr>
          <w:rFonts w:cstheme="minorHAnsi"/>
        </w:rPr>
        <w:pPrChange w:id="4698" w:author="D.Kambarov" w:date="2025-03-13T16:14:00Z">
          <w:pPr>
            <w:pStyle w:val="af1"/>
            <w:numPr>
              <w:numId w:val="21"/>
            </w:numPr>
            <w:spacing w:line="216" w:lineRule="auto"/>
          </w:pPr>
        </w:pPrChange>
      </w:pPr>
      <w:r>
        <w:rPr>
          <w:rFonts w:eastAsiaTheme="minorEastAsia" w:cstheme="minorHAnsi"/>
        </w:rPr>
        <w:t>Для кладочных элементов – марка по каталогу;</w:t>
      </w:r>
    </w:p>
    <w:p w14:paraId="10B39643" w14:textId="77777777" w:rsidR="00A66D76" w:rsidRDefault="00C835C6">
      <w:pPr>
        <w:pStyle w:val="af1"/>
        <w:spacing w:line="216" w:lineRule="auto"/>
        <w:ind w:left="0"/>
        <w:rPr>
          <w:rFonts w:cstheme="minorHAnsi"/>
        </w:rPr>
        <w:pPrChange w:id="4699" w:author="D.Kambarov" w:date="2025-03-13T16:14:00Z">
          <w:pPr>
            <w:pStyle w:val="af1"/>
            <w:numPr>
              <w:numId w:val="21"/>
            </w:numPr>
            <w:spacing w:line="216" w:lineRule="auto"/>
          </w:pPr>
        </w:pPrChange>
      </w:pPr>
      <w:r>
        <w:rPr>
          <w:rFonts w:eastAsiaTheme="minorEastAsia" w:cstheme="minorHAnsi"/>
        </w:rPr>
        <w:t>Для утеплителя – марка по каталогу.</w:t>
      </w:r>
    </w:p>
    <w:p w14:paraId="549847F4" w14:textId="77777777" w:rsidR="00A66D76" w:rsidRDefault="00C835C6">
      <w:pPr>
        <w:ind w:left="0"/>
        <w:pPrChange w:id="4700" w:author="D.Kambarov" w:date="2025-03-13T16:14:00Z">
          <w:pPr>
            <w:pStyle w:val="af1"/>
            <w:spacing w:before="240" w:line="216" w:lineRule="auto"/>
            <w:ind w:left="0"/>
            <w:contextualSpacing w:val="0"/>
          </w:pPr>
        </w:pPrChange>
      </w:pPr>
      <w:r>
        <w:rPr>
          <w:b/>
        </w:rPr>
        <w:t>Примечание 2:</w:t>
      </w:r>
      <w:r>
        <w:t xml:space="preserve"> если уклон предусмотрен проектными решениями, замоделируйте его.</w:t>
      </w:r>
    </w:p>
    <w:p w14:paraId="710D3DA5" w14:textId="77777777" w:rsidR="00A66D76" w:rsidRDefault="00C835C6">
      <w:pPr>
        <w:ind w:left="0"/>
        <w:pPrChange w:id="4701" w:author="D.Kambarov" w:date="2025-03-13T16:14:00Z">
          <w:pPr>
            <w:pStyle w:val="af1"/>
            <w:spacing w:line="216" w:lineRule="auto"/>
            <w:ind w:left="0"/>
            <w:contextualSpacing w:val="0"/>
          </w:pPr>
        </w:pPrChange>
      </w:pPr>
      <w:r>
        <w:rPr>
          <w:b/>
        </w:rPr>
        <w:t xml:space="preserve">Примечание 3: </w:t>
      </w:r>
      <w:r>
        <w:t xml:space="preserve">параметры </w:t>
      </w:r>
      <w:r>
        <w:rPr>
          <w:i/>
          <w:iCs/>
          <w:lang w:val="en-US" w:eastAsia="fr-FR"/>
        </w:rPr>
        <w:t>OMDV</w:t>
      </w:r>
      <w:r>
        <w:rPr>
          <w:i/>
        </w:rPr>
        <w:t xml:space="preserve">_Марка Материала, </w:t>
      </w:r>
      <w:r>
        <w:rPr>
          <w:i/>
          <w:iCs/>
          <w:lang w:val="en-US" w:eastAsia="fr-FR"/>
        </w:rPr>
        <w:t>OMDV</w:t>
      </w:r>
      <w:r>
        <w:rPr>
          <w:i/>
        </w:rPr>
        <w:t xml:space="preserve">_Категория Материала </w:t>
      </w:r>
      <w:r>
        <w:t xml:space="preserve">и </w:t>
      </w:r>
      <w:r>
        <w:rPr>
          <w:i/>
          <w:iCs/>
          <w:lang w:val="en-US" w:eastAsia="fr-FR"/>
        </w:rPr>
        <w:t>OMDV</w:t>
      </w:r>
      <w:r>
        <w:rPr>
          <w:i/>
        </w:rPr>
        <w:t xml:space="preserve">_Высота нахлёста </w:t>
      </w:r>
      <w:r>
        <w:t>необходимо присваивать категории «Материал».</w:t>
      </w:r>
    </w:p>
    <w:p w14:paraId="2402D343" w14:textId="77777777" w:rsidR="00A66D76" w:rsidRDefault="00C835C6" w:rsidP="00D5388D">
      <w:pPr>
        <w:spacing w:line="216" w:lineRule="auto"/>
        <w:ind w:left="0"/>
        <w:rPr>
          <w:rFonts w:cstheme="minorHAnsi"/>
        </w:rPr>
      </w:pPr>
      <w:r>
        <w:rPr>
          <w:rFonts w:eastAsiaTheme="minorEastAsia" w:cstheme="minorHAnsi"/>
          <w:b/>
        </w:rPr>
        <w:t>Примечание 4:</w:t>
      </w:r>
      <w:r>
        <w:rPr>
          <w:rFonts w:eastAsiaTheme="minorEastAsia" w:cstheme="minorHAnsi"/>
        </w:rPr>
        <w:t xml:space="preserve"> производитель указывать при наличии конкретного производителя по Вендор-листу или согласованного заказчиком. Только для серийно выпускаемого изделия/материала. Для элементов кладки, стяжки, гидроизоляции, штукатурки, шпаклевки, краски, не указывается производитель. Для элементов напольной и настенной плитки, высококачественной внутренней отделки (декоративные техники для стен и потолков) указывается производитель.</w:t>
      </w:r>
    </w:p>
    <w:p w14:paraId="1B6F6F9C" w14:textId="77777777" w:rsidR="00A66D76" w:rsidRDefault="00C835C6" w:rsidP="00D5388D">
      <w:pPr>
        <w:spacing w:line="216" w:lineRule="auto"/>
        <w:ind w:left="0"/>
        <w:rPr>
          <w:rFonts w:cstheme="minorHAnsi"/>
        </w:rPr>
      </w:pPr>
      <w:r>
        <w:rPr>
          <w:rFonts w:eastAsiaTheme="minorEastAsia" w:cstheme="minorHAnsi"/>
          <w:b/>
        </w:rPr>
        <w:t xml:space="preserve">Примечание 5: </w:t>
      </w:r>
      <w:r>
        <w:rPr>
          <w:rFonts w:eastAsiaTheme="minorEastAsia" w:cstheme="minorHAnsi"/>
        </w:rPr>
        <w:t>огнестойкость стен указывается, только если данная стена определяется как противопожарная, в противном случае в стене, не являющейся противопожарной поле, связанное с огнестойкостью остается свободным. Данные, связанные с фасадными стенами, указываются только во «внешней» стене (в стене, отвечающей за утеплитель, данные не дублируются).</w:t>
      </w:r>
    </w:p>
    <w:p w14:paraId="1D1964FA" w14:textId="77777777" w:rsidR="00A66D76" w:rsidRDefault="00C835C6" w:rsidP="00D5388D">
      <w:pPr>
        <w:spacing w:line="216" w:lineRule="auto"/>
        <w:ind w:left="0"/>
        <w:rPr>
          <w:rFonts w:cstheme="minorHAnsi"/>
        </w:rPr>
      </w:pPr>
      <w:r>
        <w:rPr>
          <w:rFonts w:eastAsiaTheme="minorEastAsia" w:cstheme="minorHAnsi"/>
          <w:b/>
        </w:rPr>
        <w:t xml:space="preserve">Примечание 6: </w:t>
      </w:r>
      <w:r>
        <w:rPr>
          <w:rFonts w:eastAsiaTheme="minorEastAsia" w:cstheme="minorHAnsi"/>
        </w:rPr>
        <w:t>сложные фасадные системы – вентилируемые фасады, стоечно-ригельные фасады и т.п. моделировать без элементов крепления. В модели необходимо указать точную сетку на фасаде. Отдельные панели должны содержать информацию о материале (прозрачный стеклопакет, стемалит и т.п.) и информацию о цветах (если на фасаде используется один тип материала 2-х или более цветов).</w:t>
      </w:r>
    </w:p>
    <w:p w14:paraId="72439239" w14:textId="77777777" w:rsidR="00A66D76" w:rsidRDefault="00C835C6" w:rsidP="00D5388D">
      <w:pPr>
        <w:spacing w:line="216" w:lineRule="auto"/>
        <w:ind w:left="0"/>
        <w:rPr>
          <w:rFonts w:eastAsiaTheme="minorEastAsia" w:cstheme="minorHAnsi"/>
        </w:rPr>
      </w:pPr>
      <w:r>
        <w:rPr>
          <w:rFonts w:eastAsiaTheme="minorEastAsia" w:cstheme="minorHAnsi"/>
          <w:b/>
        </w:rPr>
        <w:t xml:space="preserve">Примечание 7: </w:t>
      </w:r>
      <w:r>
        <w:rPr>
          <w:rFonts w:eastAsiaTheme="minorEastAsia" w:cstheme="minorHAnsi"/>
        </w:rPr>
        <w:t xml:space="preserve">Параметр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</w:rPr>
        <w:t>_Альбом</w:t>
      </w:r>
      <w:r>
        <w:rPr>
          <w:rFonts w:eastAsiaTheme="minorEastAsia" w:cstheme="minorHAnsi"/>
        </w:rPr>
        <w:t xml:space="preserve"> заполняется только на стадии РД.</w:t>
      </w:r>
    </w:p>
    <w:p w14:paraId="254D98E2" w14:textId="77777777" w:rsidR="00A66D76" w:rsidRDefault="00C835C6" w:rsidP="00D5388D">
      <w:pPr>
        <w:spacing w:line="216" w:lineRule="auto"/>
        <w:ind w:left="0"/>
      </w:pPr>
      <w:r>
        <w:rPr>
          <w:rFonts w:eastAsiaTheme="minorEastAsia" w:cstheme="minorHAnsi"/>
          <w:b/>
          <w:bCs/>
        </w:rPr>
        <w:t xml:space="preserve">Примечание 8: </w:t>
      </w:r>
      <w:r>
        <w:rPr>
          <w:rFonts w:eastAsiaTheme="minorEastAsia" w:cstheme="minorHAnsi"/>
          <w:lang w:eastAsia="fr-FR"/>
        </w:rPr>
        <w:t xml:space="preserve">заполнение параметра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  <w:lang w:eastAsia="fr-FR"/>
        </w:rPr>
        <w:t>_КР-Дубль</w:t>
      </w:r>
      <w:r>
        <w:rPr>
          <w:rFonts w:eastAsiaTheme="minorEastAsia" w:cstheme="minorHAnsi"/>
          <w:lang w:eastAsia="fr-FR"/>
        </w:rPr>
        <w:t xml:space="preserve"> необходимо у дублирующих несущих стен и перекрытий в модели архитектурного раздела исключительно для вставки в них элементов, которым необходима основа, таких как Окна и Двери.</w:t>
      </w:r>
    </w:p>
    <w:p w14:paraId="2CEED977" w14:textId="77777777" w:rsidR="00A66D76" w:rsidRDefault="00C835C6">
      <w:pPr>
        <w:spacing w:line="216" w:lineRule="auto"/>
        <w:sectPr w:rsidR="00A66D76">
          <w:pgSz w:w="16838" w:h="23811"/>
          <w:pgMar w:top="720" w:right="720" w:bottom="720" w:left="720" w:header="703" w:footer="708" w:gutter="0"/>
          <w:cols w:space="708"/>
          <w:titlePg/>
          <w:docGrid w:linePitch="360"/>
        </w:sectPr>
      </w:pPr>
      <w:r>
        <w:rPr>
          <w:rFonts w:eastAsiaTheme="minorEastAsia" w:cstheme="minorHAnsi"/>
        </w:rPr>
        <w:br w:type="page" w:clear="all"/>
      </w:r>
    </w:p>
    <w:p w14:paraId="62196905" w14:textId="77777777" w:rsidR="00A66D76" w:rsidRDefault="00C835C6">
      <w:pPr>
        <w:pStyle w:val="OMDEV"/>
        <w:pPrChange w:id="4702" w:author="D.Kambarov" w:date="2025-03-13T16:25:00Z">
          <w:pPr>
            <w:pStyle w:val="OMDEV"/>
            <w:numPr>
              <w:numId w:val="32"/>
            </w:numPr>
            <w:spacing w:before="0" w:after="120"/>
            <w:ind w:left="567" w:hanging="567"/>
          </w:pPr>
        </w:pPrChange>
      </w:pPr>
      <w:bookmarkStart w:id="4703" w:name="_Toc192779634"/>
      <w:r>
        <w:rPr>
          <w:rFonts w:eastAsiaTheme="minorEastAsia"/>
        </w:rPr>
        <w:t xml:space="preserve">Требования к </w:t>
      </w:r>
      <w:r w:rsidRPr="00853CF4">
        <w:rPr>
          <w:rFonts w:eastAsiaTheme="minorEastAsia"/>
        </w:rPr>
        <w:t>конструктивным</w:t>
      </w:r>
      <w:r>
        <w:rPr>
          <w:rFonts w:eastAsiaTheme="minorEastAsia"/>
        </w:rPr>
        <w:t xml:space="preserve"> моделям</w:t>
      </w:r>
      <w:bookmarkEnd w:id="4703"/>
    </w:p>
    <w:p w14:paraId="03DEC6E7" w14:textId="4BD52009" w:rsidR="00A66D76" w:rsidRDefault="00C835C6">
      <w:pPr>
        <w:rPr>
          <w:lang w:eastAsia="fr-FR"/>
        </w:rPr>
        <w:pPrChange w:id="4704" w:author="D.Kambarov" w:date="2025-03-13T16:26:00Z">
          <w:pPr>
            <w:pStyle w:val="OM"/>
            <w:numPr>
              <w:numId w:val="0"/>
            </w:numPr>
            <w:ind w:left="567" w:firstLine="0"/>
            <w:contextualSpacing w:val="0"/>
          </w:pPr>
        </w:pPrChange>
      </w:pPr>
      <w:r>
        <w:rPr>
          <w:lang w:eastAsia="fr-FR"/>
        </w:rPr>
        <w:t xml:space="preserve">Вся графическая конструктивная часть проекта (опалубочные чертежи, схемы расположения элементов, ведомости объёмов по бетону и подготовке, спецификации элементов к планам, разрезы и чертежные виды) формируется только из конструктивной </w:t>
      </w:r>
      <w:r>
        <w:rPr>
          <w:lang w:val="en-US" w:eastAsia="fr-FR"/>
        </w:rPr>
        <w:t>BIM</w:t>
      </w:r>
      <w:r>
        <w:rPr>
          <w:lang w:eastAsia="fr-FR"/>
        </w:rPr>
        <w:t xml:space="preserve">-модели, разработанной в ПО </w:t>
      </w:r>
      <w:r>
        <w:rPr>
          <w:lang w:val="en-US" w:eastAsia="fr-FR"/>
        </w:rPr>
        <w:t>Autodesk</w:t>
      </w:r>
      <w:r>
        <w:rPr>
          <w:lang w:eastAsia="fr-FR"/>
        </w:rPr>
        <w:t xml:space="preserve"> </w:t>
      </w:r>
      <w:r>
        <w:rPr>
          <w:lang w:val="en-US" w:eastAsia="fr-FR"/>
        </w:rPr>
        <w:t>Revit</w:t>
      </w:r>
      <w:r>
        <w:rPr>
          <w:lang w:eastAsia="fr-FR"/>
        </w:rPr>
        <w:t xml:space="preserve">. Для разработки узлов армирования, раскладки арматуры, спецификаций элементов армирования и ведомостей расхода стали допускается использование </w:t>
      </w:r>
      <w:r>
        <w:rPr>
          <w:lang w:val="en-US" w:eastAsia="fr-FR"/>
        </w:rPr>
        <w:t>AutoCAD</w:t>
      </w:r>
      <w:r>
        <w:rPr>
          <w:lang w:eastAsia="fr-FR"/>
        </w:rPr>
        <w:t xml:space="preserve"> с последующ</w:t>
      </w:r>
      <w:del w:id="4705" w:author="D.Kambarov" w:date="2025-03-17T14:23:00Z">
        <w:r w:rsidDel="00FC2835">
          <w:rPr>
            <w:lang w:eastAsia="fr-FR"/>
          </w:rPr>
          <w:delText>им</w:delText>
        </w:r>
      </w:del>
      <w:ins w:id="4706" w:author="D.Kambarov" w:date="2025-03-17T14:23:00Z">
        <w:r w:rsidR="00FC2835">
          <w:rPr>
            <w:lang w:eastAsia="fr-FR"/>
          </w:rPr>
          <w:t>ей</w:t>
        </w:r>
      </w:ins>
      <w:r>
        <w:rPr>
          <w:lang w:eastAsia="fr-FR"/>
        </w:rPr>
        <w:t xml:space="preserve"> вставкой связью </w:t>
      </w:r>
      <w:r>
        <w:rPr>
          <w:lang w:val="en-US" w:eastAsia="fr-FR"/>
        </w:rPr>
        <w:t>DWG</w:t>
      </w:r>
      <w:r>
        <w:rPr>
          <w:lang w:eastAsia="fr-FR"/>
        </w:rPr>
        <w:t>-файлов в модель.</w:t>
      </w:r>
    </w:p>
    <w:p w14:paraId="1481367B" w14:textId="77777777" w:rsidR="00A66D76" w:rsidRDefault="00C835C6">
      <w:pPr>
        <w:rPr>
          <w:lang w:eastAsia="fr-FR"/>
        </w:rPr>
        <w:pPrChange w:id="4707" w:author="D.Kambarov" w:date="2025-03-13T16:26:00Z">
          <w:pPr>
            <w:pStyle w:val="OM"/>
            <w:numPr>
              <w:numId w:val="0"/>
            </w:numPr>
            <w:ind w:left="567" w:firstLine="0"/>
            <w:contextualSpacing w:val="0"/>
          </w:pPr>
        </w:pPrChange>
      </w:pPr>
      <w:r>
        <w:rPr>
          <w:lang w:eastAsia="fr-FR"/>
        </w:rPr>
        <w:t xml:space="preserve">*в </w:t>
      </w:r>
      <w:r>
        <w:rPr>
          <w:b/>
          <w:lang w:val="en-US" w:eastAsia="fr-FR"/>
        </w:rPr>
        <w:t>BEP</w:t>
      </w:r>
      <w:r>
        <w:rPr>
          <w:b/>
          <w:lang w:eastAsia="fr-FR"/>
        </w:rPr>
        <w:t xml:space="preserve"> </w:t>
      </w:r>
      <w:r>
        <w:rPr>
          <w:lang w:eastAsia="fr-FR"/>
        </w:rPr>
        <w:t>согласовывается полный список используемого ПО для каждого раздела.</w:t>
      </w:r>
    </w:p>
    <w:p w14:paraId="3C13C6C1" w14:textId="77777777" w:rsidR="00A66D76" w:rsidRPr="00677ECD" w:rsidRDefault="00C835C6">
      <w:pPr>
        <w:pStyle w:val="OMDV2"/>
        <w:rPr>
          <w:lang w:val="ru-RU"/>
          <w:rPrChange w:id="4708" w:author="Дмитрий Камбаров" w:date="2026-04-15T13:33:00Z">
            <w:rPr/>
          </w:rPrChange>
        </w:rPr>
        <w:pPrChange w:id="4709" w:author="D.Kambarov" w:date="2025-03-13T16:26:00Z">
          <w:pPr>
            <w:pStyle w:val="OM"/>
            <w:numPr>
              <w:ilvl w:val="1"/>
              <w:numId w:val="28"/>
            </w:numPr>
            <w:ind w:left="567" w:hanging="567"/>
            <w:contextualSpacing w:val="0"/>
          </w:pPr>
        </w:pPrChange>
      </w:pPr>
      <w:r w:rsidRPr="008037B5">
        <w:rPr>
          <w:lang w:val="ru-RU"/>
          <w:rPrChange w:id="4710" w:author="D.Kambarov" w:date="2025-03-13T17:34:00Z">
            <w:rPr/>
          </w:rPrChange>
        </w:rPr>
        <w:t xml:space="preserve">Требования для этапов </w:t>
      </w:r>
      <w:r>
        <w:t>BIM</w:t>
      </w:r>
      <w:r w:rsidRPr="008037B5">
        <w:rPr>
          <w:lang w:val="ru-RU"/>
          <w:rPrChange w:id="4711" w:author="D.Kambarov" w:date="2025-03-13T17:34:00Z">
            <w:rPr/>
          </w:rPrChange>
        </w:rPr>
        <w:t xml:space="preserve"> (АГК-1), </w:t>
      </w:r>
      <w:r>
        <w:t>BIM</w:t>
      </w:r>
      <w:r w:rsidRPr="008037B5">
        <w:rPr>
          <w:lang w:val="ru-RU"/>
          <w:rPrChange w:id="4712" w:author="D.Kambarov" w:date="2025-03-13T17:34:00Z">
            <w:rPr/>
          </w:rPrChange>
        </w:rPr>
        <w:t xml:space="preserve"> (АГК-Итог)</w:t>
      </w:r>
    </w:p>
    <w:p w14:paraId="5DBCAB2F" w14:textId="77777777" w:rsidR="00A66D76" w:rsidRPr="00677ECD" w:rsidRDefault="00C835C6">
      <w:pPr>
        <w:pStyle w:val="OMDV3"/>
        <w:rPr>
          <w:lang w:val="ru-RU"/>
          <w:rPrChange w:id="4713" w:author="Дмитрий Камбаров" w:date="2026-04-15T13:33:00Z">
            <w:rPr/>
          </w:rPrChange>
        </w:rPr>
        <w:pPrChange w:id="4714" w:author="D.Kambarov" w:date="2025-03-13T16:26:00Z">
          <w:pPr>
            <w:pStyle w:val="af1"/>
            <w:numPr>
              <w:ilvl w:val="2"/>
              <w:numId w:val="25"/>
            </w:numPr>
            <w:ind w:left="1004" w:hanging="720"/>
            <w:contextualSpacing w:val="0"/>
          </w:pPr>
        </w:pPrChange>
      </w:pPr>
      <w:r w:rsidRPr="008037B5">
        <w:rPr>
          <w:lang w:val="ru-RU"/>
          <w:rPrChange w:id="4715" w:author="D.Kambarov" w:date="2025-03-13T17:34:00Z">
            <w:rPr/>
          </w:rPrChange>
        </w:rPr>
        <w:t>Конструктивные элементы допускается моделировать в модели АР.</w:t>
      </w:r>
    </w:p>
    <w:p w14:paraId="2A001872" w14:textId="77777777" w:rsidR="00A66D76" w:rsidRPr="00677ECD" w:rsidRDefault="00C835C6">
      <w:pPr>
        <w:pStyle w:val="OMDV2"/>
        <w:rPr>
          <w:lang w:val="ru-RU"/>
          <w:rPrChange w:id="4716" w:author="Дмитрий Камбаров" w:date="2026-04-15T13:33:00Z">
            <w:rPr/>
          </w:rPrChange>
        </w:rPr>
        <w:pPrChange w:id="4717" w:author="D.Kambarov" w:date="2025-03-13T16:26:00Z">
          <w:pPr>
            <w:pStyle w:val="OM"/>
            <w:numPr>
              <w:ilvl w:val="1"/>
              <w:numId w:val="28"/>
            </w:numPr>
            <w:ind w:left="567" w:hanging="567"/>
            <w:contextualSpacing w:val="0"/>
          </w:pPr>
        </w:pPrChange>
      </w:pPr>
      <w:r w:rsidRPr="008037B5">
        <w:rPr>
          <w:lang w:val="ru-RU"/>
          <w:rPrChange w:id="4718" w:author="D.Kambarov" w:date="2025-03-13T17:34:00Z">
            <w:rPr/>
          </w:rPrChange>
        </w:rPr>
        <w:t xml:space="preserve">Требования для этапов </w:t>
      </w:r>
      <w:r>
        <w:t>BIM</w:t>
      </w:r>
      <w:r w:rsidRPr="008037B5">
        <w:rPr>
          <w:lang w:val="ru-RU"/>
          <w:rPrChange w:id="4719" w:author="D.Kambarov" w:date="2025-03-13T17:34:00Z">
            <w:rPr/>
          </w:rPrChange>
        </w:rPr>
        <w:t xml:space="preserve"> (П-1), </w:t>
      </w:r>
      <w:r>
        <w:t>BIM</w:t>
      </w:r>
      <w:r w:rsidRPr="008037B5">
        <w:rPr>
          <w:lang w:val="ru-RU"/>
          <w:rPrChange w:id="4720" w:author="D.Kambarov" w:date="2025-03-13T17:34:00Z">
            <w:rPr/>
          </w:rPrChange>
        </w:rPr>
        <w:t xml:space="preserve"> (П-2), </w:t>
      </w:r>
      <w:r>
        <w:t>BIM</w:t>
      </w:r>
      <w:r w:rsidRPr="008037B5">
        <w:rPr>
          <w:lang w:val="ru-RU"/>
          <w:rPrChange w:id="4721" w:author="D.Kambarov" w:date="2025-03-13T17:34:00Z">
            <w:rPr/>
          </w:rPrChange>
        </w:rPr>
        <w:t xml:space="preserve"> (П-Итог), </w:t>
      </w:r>
      <w:r>
        <w:t>BIM</w:t>
      </w:r>
      <w:r w:rsidRPr="008037B5">
        <w:rPr>
          <w:lang w:val="ru-RU"/>
          <w:rPrChange w:id="4722" w:author="D.Kambarov" w:date="2025-03-13T17:34:00Z">
            <w:rPr/>
          </w:rPrChange>
        </w:rPr>
        <w:t xml:space="preserve"> (П+/Т), </w:t>
      </w:r>
      <w:r>
        <w:t>BIM</w:t>
      </w:r>
      <w:r w:rsidRPr="008037B5">
        <w:rPr>
          <w:lang w:val="ru-RU"/>
          <w:rPrChange w:id="4723" w:author="D.Kambarov" w:date="2025-03-13T17:34:00Z">
            <w:rPr/>
          </w:rPrChange>
        </w:rPr>
        <w:t xml:space="preserve"> (РД)</w:t>
      </w:r>
    </w:p>
    <w:p w14:paraId="60B6963E" w14:textId="77777777" w:rsidR="00A66D76" w:rsidRDefault="00C835C6">
      <w:pPr>
        <w:pStyle w:val="OMDV3"/>
        <w:pPrChange w:id="4724" w:author="D.Kambarov" w:date="2025-03-13T16:26:00Z">
          <w:pPr>
            <w:pStyle w:val="af1"/>
            <w:numPr>
              <w:ilvl w:val="2"/>
              <w:numId w:val="28"/>
            </w:numPr>
            <w:ind w:hanging="720"/>
            <w:contextualSpacing w:val="0"/>
          </w:pPr>
        </w:pPrChange>
      </w:pPr>
      <w:r w:rsidRPr="008037B5">
        <w:rPr>
          <w:lang w:val="ru-RU"/>
          <w:rPrChange w:id="4725" w:author="D.Kambarov" w:date="2025-03-13T17:34:00Z">
            <w:rPr/>
          </w:rPrChange>
        </w:rPr>
        <w:t xml:space="preserve">После моделирования не объединяйте пересекающиеся монолитные элементы инструментом </w:t>
      </w:r>
      <w:r>
        <w:rPr>
          <w:i/>
        </w:rPr>
        <w:t>Join</w:t>
      </w:r>
      <w:r w:rsidRPr="008037B5">
        <w:rPr>
          <w:lang w:val="ru-RU"/>
          <w:rPrChange w:id="4726" w:author="D.Kambarov" w:date="2025-03-13T17:34:00Z">
            <w:rPr/>
          </w:rPrChange>
        </w:rPr>
        <w:t xml:space="preserve">, так как это перегружает модель. </w:t>
      </w:r>
      <w:r>
        <w:t>Объединение элементов возможно только в случаях:</w:t>
      </w:r>
    </w:p>
    <w:p w14:paraId="57AEB7A4" w14:textId="77777777" w:rsidR="00A66D76" w:rsidRPr="00853CF4" w:rsidRDefault="00C835C6">
      <w:pPr>
        <w:pStyle w:val="OM"/>
        <w:numPr>
          <w:ilvl w:val="0"/>
          <w:numId w:val="68"/>
        </w:numPr>
        <w:rPr>
          <w:lang w:eastAsia="fr-FR"/>
        </w:rPr>
        <w:pPrChange w:id="4727" w:author="D.Kambarov" w:date="2025-03-13T16:26:00Z">
          <w:pPr>
            <w:pStyle w:val="af1"/>
            <w:numPr>
              <w:ilvl w:val="3"/>
              <w:numId w:val="22"/>
            </w:numPr>
            <w:spacing w:after="0"/>
            <w:ind w:left="1276" w:hanging="283"/>
            <w:contextualSpacing w:val="0"/>
          </w:pPr>
        </w:pPrChange>
      </w:pPr>
      <w:r w:rsidRPr="00853CF4">
        <w:rPr>
          <w:lang w:eastAsia="fr-FR"/>
        </w:rPr>
        <w:t>Во избежание пересечения и дублирования объемов (например, в зоне примыкания стены к круглой колонне/колонне, расположенной под углом);</w:t>
      </w:r>
    </w:p>
    <w:p w14:paraId="64C7F6BA" w14:textId="77777777" w:rsidR="00A66D76" w:rsidRPr="00853CF4" w:rsidRDefault="00C835C6">
      <w:pPr>
        <w:pStyle w:val="OM"/>
        <w:numPr>
          <w:ilvl w:val="0"/>
          <w:numId w:val="68"/>
        </w:numPr>
        <w:rPr>
          <w:lang w:eastAsia="fr-FR"/>
        </w:rPr>
        <w:pPrChange w:id="4728" w:author="D.Kambarov" w:date="2025-03-13T16:26:00Z">
          <w:pPr>
            <w:pStyle w:val="af1"/>
            <w:numPr>
              <w:ilvl w:val="3"/>
              <w:numId w:val="22"/>
            </w:numPr>
            <w:spacing w:after="0"/>
            <w:ind w:left="1276" w:hanging="283"/>
            <w:contextualSpacing w:val="0"/>
          </w:pPr>
        </w:pPrChange>
      </w:pPr>
      <w:r w:rsidRPr="00853CF4">
        <w:rPr>
          <w:lang w:eastAsia="fr-FR"/>
        </w:rPr>
        <w:t>При попадании элементов в разрез или сечение (чтобы не было лишних линий на чертеже);</w:t>
      </w:r>
    </w:p>
    <w:p w14:paraId="665129D7" w14:textId="77777777" w:rsidR="00A66D76" w:rsidRPr="00853CF4" w:rsidRDefault="00C835C6">
      <w:pPr>
        <w:pStyle w:val="OM"/>
        <w:numPr>
          <w:ilvl w:val="0"/>
          <w:numId w:val="68"/>
        </w:numPr>
        <w:rPr>
          <w:lang w:eastAsia="fr-FR"/>
        </w:rPr>
        <w:pPrChange w:id="4729" w:author="D.Kambarov" w:date="2025-03-13T16:26:00Z">
          <w:pPr>
            <w:pStyle w:val="af1"/>
            <w:numPr>
              <w:ilvl w:val="3"/>
              <w:numId w:val="22"/>
            </w:numPr>
            <w:ind w:left="1276" w:hanging="283"/>
            <w:contextualSpacing w:val="0"/>
          </w:pPr>
        </w:pPrChange>
      </w:pPr>
      <w:r w:rsidRPr="00853CF4">
        <w:rPr>
          <w:lang w:eastAsia="fr-FR"/>
        </w:rPr>
        <w:t>При последующей передаче модели в расчётный комплекс (см п. 5.3.1)</w:t>
      </w:r>
    </w:p>
    <w:p w14:paraId="52BF0900" w14:textId="77777777" w:rsidR="00A66D76" w:rsidRPr="00677ECD" w:rsidRDefault="00C835C6">
      <w:pPr>
        <w:pStyle w:val="OMDV3"/>
        <w:rPr>
          <w:lang w:val="ru-RU"/>
          <w:rPrChange w:id="4730" w:author="Дмитрий Камбаров" w:date="2026-04-15T13:33:00Z">
            <w:rPr/>
          </w:rPrChange>
        </w:rPr>
        <w:pPrChange w:id="4731" w:author="D.Kambarov" w:date="2025-03-13T16:26:00Z">
          <w:pPr>
            <w:pStyle w:val="af1"/>
            <w:numPr>
              <w:ilvl w:val="2"/>
              <w:numId w:val="28"/>
            </w:numPr>
            <w:ind w:hanging="720"/>
            <w:contextualSpacing w:val="0"/>
          </w:pPr>
        </w:pPrChange>
      </w:pPr>
      <w:r w:rsidRPr="008037B5">
        <w:rPr>
          <w:lang w:val="ru-RU"/>
          <w:rPrChange w:id="4732" w:author="D.Kambarov" w:date="2025-03-13T17:34:00Z">
            <w:rPr/>
          </w:rPrChange>
        </w:rPr>
        <w:t xml:space="preserve">Укрепление котлована (Шпунт, трубы, подкосы, обвязочная балка и прочее) – для разработки этих разделов документации следует использовать </w:t>
      </w:r>
      <w:r>
        <w:t>Revit</w:t>
      </w:r>
      <w:r w:rsidRPr="008037B5">
        <w:rPr>
          <w:lang w:val="ru-RU"/>
          <w:rPrChange w:id="4733" w:author="D.Kambarov" w:date="2025-03-13T17:34:00Z">
            <w:rPr/>
          </w:rPrChange>
        </w:rPr>
        <w:t xml:space="preserve"> (элементы являются частью модели КР).</w:t>
      </w:r>
    </w:p>
    <w:p w14:paraId="05C9346C" w14:textId="77777777" w:rsidR="00A66D76" w:rsidRPr="00677ECD" w:rsidRDefault="00C835C6">
      <w:pPr>
        <w:pStyle w:val="OMDV2"/>
        <w:rPr>
          <w:lang w:val="ru-RU"/>
          <w:rPrChange w:id="4734" w:author="Дмитрий Камбаров" w:date="2026-04-15T13:33:00Z">
            <w:rPr/>
          </w:rPrChange>
        </w:rPr>
        <w:pPrChange w:id="4735" w:author="D.Kambarov" w:date="2025-03-13T16:27:00Z">
          <w:pPr>
            <w:pStyle w:val="OM"/>
            <w:numPr>
              <w:ilvl w:val="1"/>
              <w:numId w:val="28"/>
            </w:numPr>
            <w:ind w:left="567" w:hanging="567"/>
            <w:contextualSpacing w:val="0"/>
          </w:pPr>
        </w:pPrChange>
      </w:pPr>
      <w:r w:rsidRPr="008037B5">
        <w:rPr>
          <w:lang w:val="ru-RU"/>
          <w:rPrChange w:id="4736" w:author="D.Kambarov" w:date="2025-03-13T17:34:00Z">
            <w:rPr/>
          </w:rPrChange>
        </w:rPr>
        <w:t xml:space="preserve">Требования для этапов </w:t>
      </w:r>
      <w:r>
        <w:t>BIM</w:t>
      </w:r>
      <w:r w:rsidRPr="008037B5">
        <w:rPr>
          <w:lang w:val="ru-RU"/>
          <w:rPrChange w:id="4737" w:author="D.Kambarov" w:date="2025-03-13T17:34:00Z">
            <w:rPr/>
          </w:rPrChange>
        </w:rPr>
        <w:t xml:space="preserve"> (П-2), </w:t>
      </w:r>
      <w:r>
        <w:t>BIM</w:t>
      </w:r>
      <w:r w:rsidRPr="008037B5">
        <w:rPr>
          <w:lang w:val="ru-RU"/>
          <w:rPrChange w:id="4738" w:author="D.Kambarov" w:date="2025-03-13T17:34:00Z">
            <w:rPr/>
          </w:rPrChange>
        </w:rPr>
        <w:t xml:space="preserve"> (П-Итог), </w:t>
      </w:r>
      <w:r>
        <w:t>BIM</w:t>
      </w:r>
      <w:r w:rsidRPr="008037B5">
        <w:rPr>
          <w:lang w:val="ru-RU"/>
          <w:rPrChange w:id="4739" w:author="D.Kambarov" w:date="2025-03-13T17:34:00Z">
            <w:rPr/>
          </w:rPrChange>
        </w:rPr>
        <w:t xml:space="preserve"> (П+/Т), </w:t>
      </w:r>
      <w:r>
        <w:t>BIM</w:t>
      </w:r>
      <w:r w:rsidRPr="008037B5">
        <w:rPr>
          <w:lang w:val="ru-RU"/>
          <w:rPrChange w:id="4740" w:author="D.Kambarov" w:date="2025-03-13T17:34:00Z">
            <w:rPr/>
          </w:rPrChange>
        </w:rPr>
        <w:t xml:space="preserve"> (РД)</w:t>
      </w:r>
    </w:p>
    <w:p w14:paraId="12ECCA89" w14:textId="77777777" w:rsidR="00A66D76" w:rsidRPr="00677ECD" w:rsidRDefault="00C835C6">
      <w:pPr>
        <w:pStyle w:val="OMDV3"/>
        <w:rPr>
          <w:lang w:val="ru-RU"/>
          <w:rPrChange w:id="4741" w:author="Дмитрий Камбаров" w:date="2026-04-15T13:33:00Z">
            <w:rPr/>
          </w:rPrChange>
        </w:rPr>
        <w:pPrChange w:id="4742" w:author="D.Kambarov" w:date="2025-03-13T16:27:00Z">
          <w:pPr>
            <w:pStyle w:val="af1"/>
            <w:numPr>
              <w:ilvl w:val="2"/>
              <w:numId w:val="28"/>
            </w:numPr>
            <w:ind w:hanging="720"/>
            <w:contextualSpacing w:val="0"/>
          </w:pPr>
        </w:pPrChange>
      </w:pPr>
      <w:r w:rsidRPr="008037B5">
        <w:rPr>
          <w:lang w:val="ru-RU"/>
          <w:rPrChange w:id="4743" w:author="D.Kambarov" w:date="2025-03-13T17:34:00Z">
            <w:rPr/>
          </w:rPrChange>
        </w:rPr>
        <w:t>Колонны и стены моделируйте от верхней отметки плиты перекрытия текущего этажа до нижней отметки плиты следующего этажа (либо до верхней с отступом/привязкой к этажу).</w:t>
      </w:r>
    </w:p>
    <w:p w14:paraId="21229F32" w14:textId="77777777" w:rsidR="00A66D76" w:rsidRDefault="00C835C6">
      <w:pPr>
        <w:ind w:left="709"/>
        <w:rPr>
          <w:lang w:eastAsia="fr-FR"/>
        </w:rPr>
        <w:pPrChange w:id="4744" w:author="D.Kambarov" w:date="2025-03-13T16:27:00Z">
          <w:pPr>
            <w:ind w:left="992"/>
          </w:pPr>
        </w:pPrChange>
      </w:pPr>
      <w:r w:rsidRPr="00853CF4">
        <w:rPr>
          <w:i/>
          <w:iCs/>
          <w:u w:val="single"/>
          <w:rPrChange w:id="4745" w:author="D.Kambarov" w:date="2025-03-13T16:27:00Z">
            <w:rPr/>
          </w:rPrChange>
        </w:rPr>
        <w:t>Примечание</w:t>
      </w:r>
      <w:r>
        <w:t>: если вы используете связку с передачей модели в расчётный комплекс и обратно, допускается моделирование вертикальных конструкций от верхней отметки плиты текущего этажа до верхней отметки плиты следующего этажа. В этом случае необходимо исключить пересечения объёмов путем объединения либо вырезания лишней геометрии.</w:t>
      </w:r>
    </w:p>
    <w:p w14:paraId="48420832" w14:textId="77777777" w:rsidR="00A66D76" w:rsidRPr="00677ECD" w:rsidRDefault="00C835C6">
      <w:pPr>
        <w:pStyle w:val="OMDV3"/>
        <w:rPr>
          <w:lang w:val="ru-RU"/>
          <w:rPrChange w:id="4746" w:author="Дмитрий Камбаров" w:date="2026-04-15T13:33:00Z">
            <w:rPr/>
          </w:rPrChange>
        </w:rPr>
        <w:pPrChange w:id="4747" w:author="D.Kambarov" w:date="2025-03-13T16:27:00Z">
          <w:pPr>
            <w:pStyle w:val="af1"/>
            <w:numPr>
              <w:ilvl w:val="2"/>
              <w:numId w:val="28"/>
            </w:numPr>
            <w:spacing w:before="120"/>
            <w:ind w:hanging="720"/>
            <w:contextualSpacing w:val="0"/>
          </w:pPr>
        </w:pPrChange>
      </w:pPr>
      <w:r w:rsidRPr="008037B5">
        <w:rPr>
          <w:lang w:val="ru-RU"/>
          <w:rPrChange w:id="4748" w:author="D.Kambarov" w:date="2025-03-13T17:34:00Z">
            <w:rPr/>
          </w:rPrChange>
        </w:rPr>
        <w:t>Конструктивные элементы необходимо разделять по швам бетонирования и деформационным швам поэлементно (без использования инструмента «Части»).</w:t>
      </w:r>
    </w:p>
    <w:p w14:paraId="2841477F" w14:textId="77777777" w:rsidR="00A66D76" w:rsidRDefault="00C835C6">
      <w:pPr>
        <w:pStyle w:val="OMDV3"/>
        <w:pPrChange w:id="4749" w:author="D.Kambarov" w:date="2025-03-13T16:27:00Z">
          <w:pPr>
            <w:pStyle w:val="af1"/>
            <w:numPr>
              <w:ilvl w:val="2"/>
              <w:numId w:val="28"/>
            </w:numPr>
            <w:spacing w:before="120"/>
            <w:ind w:hanging="720"/>
            <w:contextualSpacing w:val="0"/>
          </w:pPr>
        </w:pPrChange>
      </w:pPr>
      <w:r w:rsidRPr="008037B5">
        <w:rPr>
          <w:lang w:val="ru-RU"/>
          <w:rPrChange w:id="4750" w:author="D.Kambarov" w:date="2025-03-13T17:34:00Z">
            <w:rPr/>
          </w:rPrChange>
        </w:rPr>
        <w:t xml:space="preserve">При создании технических отверстий в перекрытиях и стенах используйте семейства (в целях формирования спецификации отверстий). </w:t>
      </w:r>
      <w:r>
        <w:t>Отверстия размером менее 200х200 [мм] допускается не моделировать.</w:t>
      </w:r>
    </w:p>
    <w:p w14:paraId="6B60AB1A" w14:textId="77777777" w:rsidR="00A66D76" w:rsidRPr="00677ECD" w:rsidRDefault="00C835C6">
      <w:pPr>
        <w:pStyle w:val="OMDV3"/>
        <w:rPr>
          <w:lang w:val="ru-RU"/>
          <w:rPrChange w:id="4751" w:author="Дмитрий Камбаров" w:date="2026-04-15T13:33:00Z">
            <w:rPr/>
          </w:rPrChange>
        </w:rPr>
        <w:pPrChange w:id="4752" w:author="D.Kambarov" w:date="2025-03-13T16:27:00Z">
          <w:pPr>
            <w:pStyle w:val="af1"/>
            <w:numPr>
              <w:ilvl w:val="2"/>
              <w:numId w:val="28"/>
            </w:numPr>
            <w:spacing w:before="120"/>
            <w:ind w:hanging="720"/>
            <w:contextualSpacing w:val="0"/>
          </w:pPr>
        </w:pPrChange>
      </w:pPr>
      <w:r w:rsidRPr="008037B5">
        <w:rPr>
          <w:lang w:val="ru-RU"/>
          <w:rPrChange w:id="4753" w:author="D.Kambarov" w:date="2025-03-13T17:34:00Z">
            <w:rPr/>
          </w:rPrChange>
        </w:rPr>
        <w:t xml:space="preserve">Разрешается применять инструмент </w:t>
      </w:r>
      <w:r>
        <w:rPr>
          <w:i/>
        </w:rPr>
        <w:t>Shaft</w:t>
      </w:r>
      <w:r w:rsidRPr="008037B5">
        <w:rPr>
          <w:i/>
          <w:lang w:val="ru-RU"/>
          <w:rPrChange w:id="4754" w:author="D.Kambarov" w:date="2025-03-13T17:34:00Z">
            <w:rPr>
              <w:i/>
            </w:rPr>
          </w:rPrChange>
        </w:rPr>
        <w:t xml:space="preserve"> </w:t>
      </w:r>
      <w:r>
        <w:rPr>
          <w:i/>
        </w:rPr>
        <w:t>opening</w:t>
      </w:r>
      <w:r w:rsidRPr="008037B5">
        <w:rPr>
          <w:lang w:val="ru-RU"/>
          <w:rPrChange w:id="4755" w:author="D.Kambarov" w:date="2025-03-13T17:34:00Z">
            <w:rPr/>
          </w:rPrChange>
        </w:rPr>
        <w:t xml:space="preserve"> </w:t>
      </w:r>
      <w:r w:rsidRPr="008037B5">
        <w:rPr>
          <w:u w:val="single"/>
          <w:lang w:val="ru-RU"/>
          <w:rPrChange w:id="4756" w:author="D.Kambarov" w:date="2025-03-13T17:34:00Z">
            <w:rPr>
              <w:u w:val="single"/>
            </w:rPr>
          </w:rPrChange>
        </w:rPr>
        <w:t>только</w:t>
      </w:r>
      <w:r w:rsidRPr="008037B5">
        <w:rPr>
          <w:lang w:val="ru-RU"/>
          <w:rPrChange w:id="4757" w:author="D.Kambarov" w:date="2025-03-13T17:34:00Z">
            <w:rPr/>
          </w:rPrChange>
        </w:rPr>
        <w:t xml:space="preserve"> для создания немаркируемых проёмов. Данное требование связано с упрощением получения спецификаций проёмов в разделе КР.</w:t>
      </w:r>
    </w:p>
    <w:p w14:paraId="7690E7B9" w14:textId="7AC4FC57" w:rsidR="00A66D76" w:rsidRPr="00677ECD" w:rsidDel="00853CF4" w:rsidRDefault="00C835C6">
      <w:pPr>
        <w:pStyle w:val="OMDV3"/>
        <w:rPr>
          <w:del w:id="4758" w:author="D.Kambarov" w:date="2025-03-13T16:27:00Z"/>
          <w:lang w:val="ru-RU"/>
          <w:rPrChange w:id="4759" w:author="Дмитрий Камбаров" w:date="2026-04-15T13:33:00Z">
            <w:rPr>
              <w:del w:id="4760" w:author="D.Kambarov" w:date="2025-03-13T16:27:00Z"/>
            </w:rPr>
          </w:rPrChange>
        </w:rPr>
        <w:pPrChange w:id="4761" w:author="D.Kambarov" w:date="2025-03-13T16:28:00Z">
          <w:pPr/>
        </w:pPrChange>
      </w:pPr>
      <w:r w:rsidRPr="006A3917">
        <w:rPr>
          <w:lang w:val="ru-RU"/>
        </w:rPr>
        <w:t>Все многослойные конструкции (</w:t>
      </w:r>
      <w:proofErr w:type="spellStart"/>
      <w:r w:rsidRPr="006A3917">
        <w:rPr>
          <w:lang w:val="ru-RU"/>
        </w:rPr>
        <w:t>подбетонку</w:t>
      </w:r>
      <w:proofErr w:type="spellEnd"/>
      <w:r w:rsidRPr="006A3917">
        <w:rPr>
          <w:lang w:val="ru-RU"/>
        </w:rPr>
        <w:t xml:space="preserve"> фундаментной плиты и др.) моделируйте отдельными элементами</w:t>
      </w:r>
      <w:ins w:id="4762" w:author="D.Kambarov" w:date="2025-03-13T16:31:00Z">
        <w:r w:rsidR="00853CF4">
          <w:rPr>
            <w:lang w:val="ru-RU"/>
          </w:rPr>
          <w:t>,</w:t>
        </w:r>
      </w:ins>
      <w:r w:rsidRPr="006A3917">
        <w:rPr>
          <w:lang w:val="ru-RU"/>
        </w:rPr>
        <w:t xml:space="preserve"> разделяя на слои внутренним инструментарием и задавая каждому отдельному слою соответствующий материал.</w:t>
      </w:r>
    </w:p>
    <w:p w14:paraId="2BB2FCE9" w14:textId="77777777" w:rsidR="00853CF4" w:rsidRPr="00677ECD" w:rsidRDefault="00853CF4">
      <w:pPr>
        <w:pStyle w:val="OMDV3"/>
        <w:rPr>
          <w:ins w:id="4763" w:author="D.Kambarov" w:date="2025-03-13T16:28:00Z"/>
          <w:lang w:val="ru-RU"/>
          <w:rPrChange w:id="4764" w:author="Дмитрий Камбаров" w:date="2026-04-15T13:33:00Z">
            <w:rPr>
              <w:ins w:id="4765" w:author="D.Kambarov" w:date="2025-03-13T16:28:00Z"/>
            </w:rPr>
          </w:rPrChange>
        </w:rPr>
        <w:pPrChange w:id="4766" w:author="D.Kambarov" w:date="2025-03-13T16:28:00Z">
          <w:pPr>
            <w:pStyle w:val="af1"/>
            <w:numPr>
              <w:ilvl w:val="2"/>
              <w:numId w:val="28"/>
            </w:numPr>
            <w:spacing w:before="120"/>
            <w:ind w:hanging="720"/>
            <w:contextualSpacing w:val="0"/>
          </w:pPr>
        </w:pPrChange>
      </w:pPr>
    </w:p>
    <w:p w14:paraId="301697F9" w14:textId="2C8834AD" w:rsidR="00A66D76" w:rsidRPr="00677ECD" w:rsidRDefault="00C835C6">
      <w:pPr>
        <w:pStyle w:val="OMDV2"/>
        <w:rPr>
          <w:lang w:val="ru-RU"/>
          <w:rPrChange w:id="4767" w:author="Дмитрий Камбаров" w:date="2026-04-15T13:33:00Z">
            <w:rPr/>
          </w:rPrChange>
        </w:rPr>
        <w:pPrChange w:id="4768" w:author="D.Kambarov" w:date="2025-03-13T16:28:00Z">
          <w:pPr>
            <w:pStyle w:val="OM"/>
            <w:pageBreakBefore/>
            <w:numPr>
              <w:ilvl w:val="1"/>
              <w:numId w:val="28"/>
            </w:numPr>
            <w:ind w:left="567" w:hanging="567"/>
            <w:contextualSpacing w:val="0"/>
          </w:pPr>
        </w:pPrChange>
      </w:pPr>
      <w:del w:id="4769" w:author="D.Kambarov" w:date="2025-03-13T16:27:00Z">
        <w:r w:rsidRPr="00853CF4" w:rsidDel="00853CF4">
          <w:rPr>
            <w:lang w:val="ru-RU"/>
            <w:rPrChange w:id="4770" w:author="D.Kambarov" w:date="2025-03-13T16:31:00Z">
              <w:rPr/>
            </w:rPrChange>
          </w:rPr>
          <w:delText>Т</w:delText>
        </w:r>
      </w:del>
      <w:ins w:id="4771" w:author="D.Kambarov" w:date="2025-03-13T16:28:00Z">
        <w:r w:rsidR="00853CF4" w:rsidRPr="00853CF4">
          <w:rPr>
            <w:lang w:val="ru-RU"/>
            <w:rPrChange w:id="4772" w:author="D.Kambarov" w:date="2025-03-13T16:31:00Z">
              <w:rPr/>
            </w:rPrChange>
          </w:rPr>
          <w:t>Т</w:t>
        </w:r>
      </w:ins>
      <w:r w:rsidRPr="00853CF4">
        <w:rPr>
          <w:lang w:val="ru-RU"/>
          <w:rPrChange w:id="4773" w:author="D.Kambarov" w:date="2025-03-13T16:31:00Z">
            <w:rPr/>
          </w:rPrChange>
        </w:rPr>
        <w:t xml:space="preserve">ребования для этапов </w:t>
      </w:r>
      <w:r w:rsidRPr="00853CF4">
        <w:t>BIM</w:t>
      </w:r>
      <w:r w:rsidRPr="00853CF4">
        <w:rPr>
          <w:lang w:val="ru-RU"/>
          <w:rPrChange w:id="4774" w:author="D.Kambarov" w:date="2025-03-13T16:31:00Z">
            <w:rPr/>
          </w:rPrChange>
        </w:rPr>
        <w:t xml:space="preserve"> (П+/Т), </w:t>
      </w:r>
      <w:r w:rsidRPr="00853CF4">
        <w:t>BIM</w:t>
      </w:r>
      <w:r w:rsidRPr="00853CF4">
        <w:rPr>
          <w:lang w:val="ru-RU"/>
          <w:rPrChange w:id="4775" w:author="D.Kambarov" w:date="2025-03-13T16:31:00Z">
            <w:rPr/>
          </w:rPrChange>
        </w:rPr>
        <w:t xml:space="preserve"> (РД)</w:t>
      </w:r>
    </w:p>
    <w:p w14:paraId="6DD0F75B" w14:textId="77777777" w:rsidR="00A66D76" w:rsidRDefault="00C835C6">
      <w:pPr>
        <w:pStyle w:val="OMDV3"/>
        <w:pPrChange w:id="4776" w:author="D.Kambarov" w:date="2025-03-13T16:28:00Z">
          <w:pPr>
            <w:pStyle w:val="af1"/>
            <w:numPr>
              <w:ilvl w:val="2"/>
              <w:numId w:val="28"/>
            </w:numPr>
            <w:ind w:hanging="720"/>
            <w:contextualSpacing w:val="0"/>
          </w:pPr>
        </w:pPrChange>
      </w:pPr>
      <w:r w:rsidRPr="00853CF4">
        <w:rPr>
          <w:lang w:val="ru-RU"/>
          <w:rPrChange w:id="4777" w:author="D.Kambarov" w:date="2025-03-13T16:31:00Z">
            <w:rPr/>
          </w:rPrChange>
        </w:rPr>
        <w:t xml:space="preserve">Тепловые контуры в несущих конструкциях необходимо заполнять утеплителем. </w:t>
      </w:r>
      <w:r w:rsidRPr="008037B5">
        <w:rPr>
          <w:lang w:val="ru-RU"/>
          <w:rPrChange w:id="4778" w:author="D.Kambarov" w:date="2025-03-13T17:34:00Z">
            <w:rPr/>
          </w:rPrChange>
        </w:rPr>
        <w:t xml:space="preserve">Необходимо использовать семейства на основе грани/стены (вырезается пустота и заполняется утеплителем). </w:t>
      </w:r>
      <w:r>
        <w:t>Данные элементы должны моделироваться в конструктивной модели.</w:t>
      </w:r>
    </w:p>
    <w:p w14:paraId="04AE5E57" w14:textId="77777777" w:rsidR="00A66D76" w:rsidRPr="00677ECD" w:rsidRDefault="00C835C6">
      <w:pPr>
        <w:pStyle w:val="OMDV3"/>
        <w:rPr>
          <w:lang w:val="ru-RU"/>
          <w:rPrChange w:id="4779" w:author="Дмитрий Камбаров" w:date="2026-04-15T13:33:00Z">
            <w:rPr/>
          </w:rPrChange>
        </w:rPr>
        <w:pPrChange w:id="4780" w:author="D.Kambarov" w:date="2025-03-13T16:28:00Z">
          <w:pPr>
            <w:pStyle w:val="OM"/>
            <w:numPr>
              <w:ilvl w:val="2"/>
              <w:numId w:val="28"/>
            </w:numPr>
            <w:ind w:left="720" w:hanging="720"/>
            <w:contextualSpacing w:val="0"/>
          </w:pPr>
        </w:pPrChange>
      </w:pPr>
      <w:r w:rsidRPr="008037B5">
        <w:rPr>
          <w:lang w:val="ru-RU"/>
          <w:rPrChange w:id="4781" w:author="D.Kambarov" w:date="2025-03-13T17:34:00Z">
            <w:rPr/>
          </w:rPrChange>
        </w:rPr>
        <w:t xml:space="preserve">Для раздельного специфицирования и учета объемов СМР </w:t>
      </w:r>
      <w:r w:rsidRPr="008037B5">
        <w:rPr>
          <w:u w:val="single"/>
          <w:lang w:val="ru-RU"/>
          <w:rPrChange w:id="4782" w:author="D.Kambarov" w:date="2025-03-13T17:34:00Z">
            <w:rPr>
              <w:u w:val="single"/>
            </w:rPr>
          </w:rPrChange>
        </w:rPr>
        <w:t>каждый поэтажный экземпляр</w:t>
      </w:r>
      <w:r w:rsidRPr="008037B5">
        <w:rPr>
          <w:lang w:val="ru-RU"/>
          <w:rPrChange w:id="4783" w:author="D.Kambarov" w:date="2025-03-13T17:34:00Z">
            <w:rPr/>
          </w:rPrChange>
        </w:rPr>
        <w:t xml:space="preserve"> всех элементов должен содержать заполненные параметры </w:t>
      </w:r>
      <w:r>
        <w:rPr>
          <w:i/>
          <w:iCs/>
        </w:rPr>
        <w:t>OMDV</w:t>
      </w:r>
      <w:r w:rsidRPr="008037B5">
        <w:rPr>
          <w:i/>
          <w:iCs/>
          <w:lang w:val="ru-RU"/>
          <w:rPrChange w:id="4784" w:author="D.Kambarov" w:date="2025-03-13T17:34:00Z">
            <w:rPr>
              <w:i/>
              <w:iCs/>
            </w:rPr>
          </w:rPrChange>
        </w:rPr>
        <w:t>_Номер этажа</w:t>
      </w:r>
      <w:r w:rsidRPr="008037B5">
        <w:rPr>
          <w:lang w:val="ru-RU"/>
          <w:rPrChange w:id="4785" w:author="D.Kambarov" w:date="2025-03-13T17:34:00Z">
            <w:rPr/>
          </w:rPrChange>
        </w:rPr>
        <w:t xml:space="preserve"> и </w:t>
      </w:r>
      <w:r>
        <w:rPr>
          <w:i/>
          <w:iCs/>
        </w:rPr>
        <w:t>OMDV</w:t>
      </w:r>
      <w:r w:rsidRPr="008037B5">
        <w:rPr>
          <w:i/>
          <w:iCs/>
          <w:lang w:val="ru-RU"/>
          <w:rPrChange w:id="4786" w:author="D.Kambarov" w:date="2025-03-13T17:34:00Z">
            <w:rPr>
              <w:i/>
              <w:iCs/>
            </w:rPr>
          </w:rPrChange>
        </w:rPr>
        <w:t>_Секция</w:t>
      </w:r>
      <w:r w:rsidRPr="008037B5">
        <w:rPr>
          <w:lang w:val="ru-RU"/>
          <w:rPrChange w:id="4787" w:author="D.Kambarov" w:date="2025-03-13T17:34:00Z">
            <w:rPr/>
          </w:rPrChange>
        </w:rPr>
        <w:t xml:space="preserve"> (последний – при делении корпуса на секции). Эти параметры заполняйте только цифрами, обозначающими порядковый номер этажа или секции. Также порядковые номера со значением меньше 10 необходимо вводить с добавлением нуля. </w:t>
      </w:r>
    </w:p>
    <w:p w14:paraId="3065E1E2" w14:textId="77777777" w:rsidR="00A66D76" w:rsidRDefault="00C835C6">
      <w:pPr>
        <w:pStyle w:val="OMDV4"/>
        <w:pPrChange w:id="4788" w:author="D.Kambarov" w:date="2025-03-13T16:29:00Z">
          <w:pPr>
            <w:pStyle w:val="OM"/>
            <w:numPr>
              <w:ilvl w:val="3"/>
              <w:numId w:val="28"/>
            </w:numPr>
            <w:ind w:left="864" w:hanging="864"/>
            <w:contextualSpacing w:val="0"/>
          </w:pPr>
        </w:pPrChange>
      </w:pPr>
      <w:r w:rsidRPr="008037B5">
        <w:rPr>
          <w:lang w:val="ru-RU"/>
          <w:rPrChange w:id="4789" w:author="D.Kambarov" w:date="2025-03-13T17:34:00Z">
            <w:rPr/>
          </w:rPrChange>
        </w:rPr>
        <w:t>При нумерации подземных этажей в значение необходимо добавлять знак «</w:t>
      </w:r>
      <w:r w:rsidRPr="008037B5">
        <w:rPr>
          <w:b/>
          <w:bCs/>
          <w:lang w:val="ru-RU"/>
          <w:rPrChange w:id="4790" w:author="D.Kambarov" w:date="2025-03-13T17:34:00Z">
            <w:rPr>
              <w:b/>
              <w:bCs/>
            </w:rPr>
          </w:rPrChange>
        </w:rPr>
        <w:t>-</w:t>
      </w:r>
      <w:r w:rsidRPr="008037B5">
        <w:rPr>
          <w:lang w:val="ru-RU"/>
          <w:rPrChange w:id="4791" w:author="D.Kambarov" w:date="2025-03-13T17:34:00Z">
            <w:rPr/>
          </w:rPrChange>
        </w:rPr>
        <w:t xml:space="preserve">».  </w:t>
      </w:r>
      <w:r>
        <w:t xml:space="preserve">Примеры: </w:t>
      </w:r>
      <w:r>
        <w:rPr>
          <w:b/>
          <w:bCs/>
        </w:rPr>
        <w:t>«05»</w:t>
      </w:r>
      <w:r>
        <w:t xml:space="preserve">, </w:t>
      </w:r>
      <w:r>
        <w:rPr>
          <w:b/>
          <w:bCs/>
        </w:rPr>
        <w:t>«13»</w:t>
      </w:r>
      <w:r>
        <w:t xml:space="preserve">, </w:t>
      </w:r>
      <w:r>
        <w:rPr>
          <w:b/>
          <w:bCs/>
        </w:rPr>
        <w:t>«-01»</w:t>
      </w:r>
      <w:r>
        <w:t xml:space="preserve">. </w:t>
      </w:r>
    </w:p>
    <w:p w14:paraId="4F97705F" w14:textId="77777777" w:rsidR="00A66D76" w:rsidRDefault="00C835C6">
      <w:pPr>
        <w:pStyle w:val="OMDV4"/>
        <w:jc w:val="center"/>
        <w:pPrChange w:id="4792" w:author="D.Kambarov" w:date="2025-03-13T16:32:00Z">
          <w:pPr>
            <w:pStyle w:val="OM"/>
            <w:numPr>
              <w:ilvl w:val="3"/>
              <w:numId w:val="28"/>
            </w:numPr>
            <w:ind w:left="864" w:hanging="864"/>
            <w:contextualSpacing w:val="0"/>
          </w:pPr>
        </w:pPrChange>
      </w:pPr>
      <w:r w:rsidRPr="008037B5">
        <w:rPr>
          <w:lang w:val="ru-RU"/>
          <w:rPrChange w:id="4793" w:author="D.Kambarov" w:date="2025-03-13T17:34:00Z">
            <w:rPr/>
          </w:rPrChange>
        </w:rPr>
        <w:t xml:space="preserve">Конструкции технического этажа должны нумероваться значением, содержащим номер расположенного ниже этажа, содержащего помещения, с добавлением суффикса со значением «1», разделённым знаком «.» </w:t>
      </w:r>
      <w:r>
        <w:t xml:space="preserve">Пример: </w:t>
      </w:r>
      <w:r>
        <w:rPr>
          <w:b/>
          <w:bCs/>
        </w:rPr>
        <w:t>«01.1»</w:t>
      </w:r>
      <w:r>
        <w:rPr>
          <w:noProof/>
          <w:lang w:eastAsia="ru-RU"/>
        </w:rPr>
        <w:drawing>
          <wp:inline distT="0" distB="0" distL="0" distR="0" wp14:anchorId="3AB70143" wp14:editId="7D352530">
            <wp:extent cx="4786686" cy="3079114"/>
            <wp:effectExtent l="0" t="0" r="0" b="7620"/>
            <wp:docPr id="1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29"/>
                    <a:stretch/>
                  </pic:blipFill>
                  <pic:spPr bwMode="auto">
                    <a:xfrm>
                      <a:off x="0" y="0"/>
                      <a:ext cx="4837756" cy="3111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highlight w:val="green"/>
        </w:rPr>
        <w:br/>
      </w:r>
      <w:r>
        <w:rPr>
          <w:b/>
          <w:bCs/>
        </w:rPr>
        <w:br/>
      </w:r>
      <w:r>
        <w:rPr>
          <w:u w:val="single"/>
        </w:rPr>
        <w:t>Примечание: требование не актуально для вложенной арматуры.</w:t>
      </w:r>
    </w:p>
    <w:p w14:paraId="7FBEBB1C" w14:textId="77777777" w:rsidR="00A66D76" w:rsidRDefault="00A66D76">
      <w:pPr>
        <w:rPr>
          <w:lang w:eastAsia="fr-FR"/>
        </w:rPr>
        <w:pPrChange w:id="4794" w:author="D.Kambarov" w:date="2025-03-13T14:02:00Z">
          <w:pPr>
            <w:pStyle w:val="af1"/>
            <w:ind w:left="1146"/>
            <w:contextualSpacing w:val="0"/>
          </w:pPr>
        </w:pPrChange>
      </w:pPr>
    </w:p>
    <w:p w14:paraId="58B3E087" w14:textId="77777777" w:rsidR="003525C9" w:rsidRPr="00434B28" w:rsidRDefault="003525C9" w:rsidP="003525C9">
      <w:pPr>
        <w:pStyle w:val="OMDV3"/>
        <w:rPr>
          <w:ins w:id="4795" w:author="D.Kambarov" w:date="2025-03-14T14:33:00Z"/>
          <w:lang w:val="ru-RU"/>
        </w:rPr>
      </w:pPr>
      <w:ins w:id="4796" w:author="D.Kambarov" w:date="2025-03-14T14:33:00Z">
        <w:r w:rsidRPr="00434B28">
          <w:rPr>
            <w:lang w:val="ru-RU"/>
          </w:rPr>
          <w:t>Для корректного группирования элементов в объект и точного подсчета объемов СМР каждый элемент модели должен содержать заполненный параметр OMDV_Тип строения.</w:t>
        </w:r>
        <w:r>
          <w:rPr>
            <w:lang w:val="ru-RU"/>
          </w:rPr>
          <w:t xml:space="preserve"> </w:t>
        </w:r>
        <w:r w:rsidRPr="00434B28">
          <w:rPr>
            <w:lang w:val="ru-RU"/>
          </w:rPr>
          <w:t>Значение данного параметра может быть только одним из следующих вариантов: Корпус, Стилобат, Подземная часть. Использование иных значений не допускается.</w:t>
        </w:r>
      </w:ins>
    </w:p>
    <w:p w14:paraId="07B96F0B" w14:textId="77777777" w:rsidR="003525C9" w:rsidRPr="003623F2" w:rsidRDefault="003525C9" w:rsidP="003525C9">
      <w:pPr>
        <w:pStyle w:val="OMDV3"/>
        <w:numPr>
          <w:ilvl w:val="0"/>
          <w:numId w:val="0"/>
        </w:numPr>
        <w:jc w:val="center"/>
        <w:rPr>
          <w:ins w:id="4797" w:author="D.Kambarov" w:date="2025-03-14T14:33:00Z"/>
          <w:rPrChange w:id="4798" w:author="D.Kambarov" w:date="2025-03-14T14:48:00Z">
            <w:rPr>
              <w:ins w:id="4799" w:author="D.Kambarov" w:date="2025-03-14T14:33:00Z"/>
              <w:lang w:val="ru-RU"/>
            </w:rPr>
          </w:rPrChange>
        </w:rPr>
      </w:pPr>
      <w:ins w:id="4800" w:author="D.Kambarov" w:date="2025-03-14T14:33:00Z">
        <w:r>
          <w:rPr>
            <w:noProof/>
          </w:rPr>
          <w:drawing>
            <wp:inline distT="0" distB="0" distL="0" distR="0" wp14:anchorId="6FE59DDC" wp14:editId="6C556155">
              <wp:extent cx="3332898" cy="4097547"/>
              <wp:effectExtent l="0" t="0" r="1270" b="0"/>
              <wp:docPr id="533119831" name="Рисунок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/>
                      <pic:cNvPicPr>
                        <a:picLocks noChangeAspect="1" noChangeArrowheads="1"/>
                      </pic:cNvPicPr>
                    </pic:nvPicPr>
                    <pic:blipFill>
                      <a:blip r:embed="rId2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384672" cy="416119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7C37E3CE" w14:textId="77777777" w:rsidR="003525C9" w:rsidRPr="003525C9" w:rsidRDefault="003525C9">
      <w:pPr>
        <w:pStyle w:val="OMDV3"/>
        <w:numPr>
          <w:ilvl w:val="0"/>
          <w:numId w:val="0"/>
        </w:numPr>
        <w:ind w:left="1134"/>
        <w:rPr>
          <w:ins w:id="4801" w:author="D.Kambarov" w:date="2025-03-14T14:33:00Z"/>
          <w:lang w:val="ru-RU"/>
          <w:rPrChange w:id="4802" w:author="D.Kambarov" w:date="2025-03-14T14:33:00Z">
            <w:rPr>
              <w:ins w:id="4803" w:author="D.Kambarov" w:date="2025-03-14T14:33:00Z"/>
            </w:rPr>
          </w:rPrChange>
        </w:rPr>
        <w:pPrChange w:id="4804" w:author="D.Kambarov" w:date="2025-03-14T14:33:00Z">
          <w:pPr>
            <w:pStyle w:val="OMDV3"/>
          </w:pPr>
        </w:pPrChange>
      </w:pPr>
    </w:p>
    <w:p w14:paraId="531D0FC4" w14:textId="26469110" w:rsidR="00A66D76" w:rsidRPr="00677ECD" w:rsidRDefault="00C835C6">
      <w:pPr>
        <w:pStyle w:val="OMDV3"/>
        <w:rPr>
          <w:lang w:val="ru-RU"/>
          <w:rPrChange w:id="4805" w:author="Дмитрий Камбаров" w:date="2026-04-15T13:33:00Z">
            <w:rPr>
              <w:rFonts w:eastAsiaTheme="minorEastAsia"/>
              <w:lang w:eastAsia="fr-FR"/>
            </w:rPr>
          </w:rPrChange>
        </w:rPr>
        <w:pPrChange w:id="4806" w:author="D.Kambarov" w:date="2025-03-13T16:32:00Z">
          <w:pPr>
            <w:pStyle w:val="af1"/>
            <w:numPr>
              <w:ilvl w:val="2"/>
              <w:numId w:val="28"/>
            </w:numPr>
            <w:ind w:hanging="720"/>
            <w:contextualSpacing w:val="0"/>
          </w:pPr>
        </w:pPrChange>
      </w:pPr>
      <w:r w:rsidRPr="008037B5">
        <w:rPr>
          <w:lang w:val="ru-RU"/>
          <w:rPrChange w:id="4807" w:author="D.Kambarov" w:date="2025-03-13T17:34:00Z">
            <w:rPr/>
          </w:rPrChange>
        </w:rPr>
        <w:t xml:space="preserve">Моделирование арматуры средствами </w:t>
      </w:r>
      <w:r>
        <w:t>Revit</w:t>
      </w:r>
      <w:r w:rsidRPr="008037B5">
        <w:rPr>
          <w:lang w:val="ru-RU"/>
          <w:rPrChange w:id="4808" w:author="D.Kambarov" w:date="2025-03-13T17:34:00Z">
            <w:rPr/>
          </w:rPrChange>
        </w:rPr>
        <w:t xml:space="preserve"> не входит в состав обязательных требований. В случае моделирования арматуры трёхмерными элементами, вложение арматуры типового этажа выполняйте </w:t>
      </w:r>
      <w:r w:rsidRPr="008037B5">
        <w:rPr>
          <w:u w:val="single"/>
          <w:lang w:val="ru-RU"/>
          <w:rPrChange w:id="4809" w:author="D.Kambarov" w:date="2025-03-13T17:34:00Z">
            <w:rPr>
              <w:u w:val="single"/>
            </w:rPr>
          </w:rPrChange>
        </w:rPr>
        <w:t>только на одном этаже</w:t>
      </w:r>
      <w:r w:rsidRPr="008037B5">
        <w:rPr>
          <w:lang w:val="ru-RU"/>
          <w:rPrChange w:id="4810" w:author="D.Kambarov" w:date="2025-03-13T17:34:00Z">
            <w:rPr/>
          </w:rPrChange>
        </w:rPr>
        <w:t xml:space="preserve"> (перекрытие + вертикальные элементы типового этажа). На 3</w:t>
      </w:r>
      <w:r>
        <w:t>D</w:t>
      </w:r>
      <w:r w:rsidRPr="008037B5">
        <w:rPr>
          <w:lang w:val="ru-RU"/>
          <w:rPrChange w:id="4811" w:author="D.Kambarov" w:date="2025-03-13T17:34:00Z">
            <w:rPr/>
          </w:rPrChange>
        </w:rPr>
        <w:t xml:space="preserve"> виде с названием </w:t>
      </w:r>
      <w:r w:rsidRPr="008037B5">
        <w:rPr>
          <w:i/>
          <w:lang w:val="ru-RU"/>
          <w:rPrChange w:id="4812" w:author="D.Kambarov" w:date="2025-03-13T17:34:00Z">
            <w:rPr>
              <w:i/>
            </w:rPr>
          </w:rPrChange>
        </w:rPr>
        <w:t>«3</w:t>
      </w:r>
      <w:r>
        <w:rPr>
          <w:i/>
        </w:rPr>
        <w:t>D</w:t>
      </w:r>
      <w:r w:rsidRPr="008037B5">
        <w:rPr>
          <w:i/>
          <w:lang w:val="ru-RU"/>
          <w:rPrChange w:id="4813" w:author="D.Kambarov" w:date="2025-03-13T17:34:00Z">
            <w:rPr>
              <w:i/>
            </w:rPr>
          </w:rPrChange>
        </w:rPr>
        <w:t>_</w:t>
      </w:r>
      <w:proofErr w:type="gramStart"/>
      <w:r>
        <w:rPr>
          <w:i/>
        </w:rPr>
        <w:t>SAREX</w:t>
      </w:r>
      <w:r w:rsidRPr="008037B5">
        <w:rPr>
          <w:i/>
          <w:lang w:val="ru-RU"/>
          <w:rPrChange w:id="4814" w:author="D.Kambarov" w:date="2025-03-13T17:34:00Z">
            <w:rPr>
              <w:i/>
            </w:rPr>
          </w:rPrChange>
        </w:rPr>
        <w:t>»  ил</w:t>
      </w:r>
      <w:r w:rsidRPr="008037B5">
        <w:rPr>
          <w:lang w:val="ru-RU"/>
          <w:rPrChange w:id="4815" w:author="D.Kambarov" w:date="2025-03-13T17:34:00Z">
            <w:rPr/>
          </w:rPrChange>
        </w:rPr>
        <w:t>и</w:t>
      </w:r>
      <w:proofErr w:type="gramEnd"/>
      <w:r w:rsidRPr="008037B5">
        <w:rPr>
          <w:lang w:val="ru-RU"/>
          <w:rPrChange w:id="4816" w:author="D.Kambarov" w:date="2025-03-13T17:34:00Z">
            <w:rPr/>
          </w:rPrChange>
        </w:rPr>
        <w:t xml:space="preserve"> на 3</w:t>
      </w:r>
      <w:r>
        <w:t>D</w:t>
      </w:r>
      <w:r w:rsidRPr="008037B5">
        <w:rPr>
          <w:lang w:val="ru-RU"/>
          <w:rPrChange w:id="4817" w:author="D.Kambarov" w:date="2025-03-13T17:34:00Z">
            <w:rPr/>
          </w:rPrChange>
        </w:rPr>
        <w:t xml:space="preserve"> виде предназначенным, для экспорта модели в </w:t>
      </w:r>
      <w:r>
        <w:t>Navisworks</w:t>
      </w:r>
      <w:r w:rsidRPr="008037B5">
        <w:rPr>
          <w:lang w:val="ru-RU"/>
          <w:rPrChange w:id="4818" w:author="D.Kambarov" w:date="2025-03-13T17:34:00Z">
            <w:rPr/>
          </w:rPrChange>
        </w:rPr>
        <w:t xml:space="preserve"> всю геометрию арматуры </w:t>
      </w:r>
      <w:r w:rsidRPr="008037B5">
        <w:rPr>
          <w:u w:val="single"/>
          <w:lang w:val="ru-RU"/>
          <w:rPrChange w:id="4819" w:author="D.Kambarov" w:date="2025-03-13T17:34:00Z">
            <w:rPr>
              <w:u w:val="single"/>
            </w:rPr>
          </w:rPrChange>
        </w:rPr>
        <w:t>обязательно нужно скрыть</w:t>
      </w:r>
      <w:r w:rsidRPr="008037B5">
        <w:rPr>
          <w:lang w:val="ru-RU"/>
          <w:rPrChange w:id="4820" w:author="D.Kambarov" w:date="2025-03-13T17:34:00Z">
            <w:rPr/>
          </w:rPrChange>
        </w:rPr>
        <w:t>.</w:t>
      </w:r>
    </w:p>
    <w:p w14:paraId="1CF2AFF1" w14:textId="77777777" w:rsidR="00A66D76" w:rsidRPr="00677ECD" w:rsidRDefault="00C835C6">
      <w:pPr>
        <w:pStyle w:val="OMDV3"/>
        <w:rPr>
          <w:lang w:val="ru-RU"/>
          <w:rPrChange w:id="4821" w:author="Дмитрий Камбаров" w:date="2026-04-15T13:33:00Z">
            <w:rPr/>
          </w:rPrChange>
        </w:rPr>
        <w:pPrChange w:id="4822" w:author="D.Kambarov" w:date="2025-03-13T16:32:00Z">
          <w:pPr>
            <w:pStyle w:val="af1"/>
            <w:numPr>
              <w:ilvl w:val="2"/>
              <w:numId w:val="28"/>
            </w:numPr>
            <w:ind w:hanging="720"/>
            <w:contextualSpacing w:val="0"/>
          </w:pPr>
        </w:pPrChange>
      </w:pPr>
      <w:r w:rsidRPr="008037B5">
        <w:rPr>
          <w:lang w:val="ru-RU"/>
          <w:rPrChange w:id="4823" w:author="D.Kambarov" w:date="2025-03-13T17:34:00Z">
            <w:rPr/>
          </w:rPrChange>
        </w:rPr>
        <w:t xml:space="preserve">В случае моделирования арматуры средствами </w:t>
      </w:r>
      <w:r w:rsidRPr="00853CF4">
        <w:t>Revit</w:t>
      </w:r>
      <w:r w:rsidRPr="008037B5">
        <w:rPr>
          <w:lang w:val="ru-RU"/>
          <w:rPrChange w:id="4824" w:author="D.Kambarov" w:date="2025-03-13T17:34:00Z">
            <w:rPr/>
          </w:rPrChange>
        </w:rPr>
        <w:t xml:space="preserve">, при использовании совместной работы всем арматурным элементам конструкций </w:t>
      </w:r>
      <w:r w:rsidRPr="008037B5">
        <w:rPr>
          <w:lang w:val="ru-RU"/>
          <w:rPrChange w:id="4825" w:author="D.Kambarov" w:date="2025-03-13T17:34:00Z">
            <w:rPr>
              <w:rFonts w:cstheme="minorHAnsi"/>
              <w:u w:val="single"/>
            </w:rPr>
          </w:rPrChange>
        </w:rPr>
        <w:t>обязательно</w:t>
      </w:r>
      <w:r w:rsidRPr="008037B5">
        <w:rPr>
          <w:lang w:val="ru-RU"/>
          <w:rPrChange w:id="4826" w:author="D.Kambarov" w:date="2025-03-13T17:34:00Z">
            <w:rPr/>
          </w:rPrChange>
        </w:rPr>
        <w:t xml:space="preserve"> назначьте один рабочий набор с соответствующим названием.</w:t>
      </w:r>
    </w:p>
    <w:p w14:paraId="25546CF2" w14:textId="77777777" w:rsidR="00A66D76" w:rsidRPr="00677ECD" w:rsidRDefault="00C835C6">
      <w:pPr>
        <w:pStyle w:val="OMDV3"/>
        <w:rPr>
          <w:lang w:val="ru-RU"/>
          <w:rPrChange w:id="4827" w:author="Дмитрий Камбаров" w:date="2026-04-15T13:33:00Z">
            <w:rPr/>
          </w:rPrChange>
        </w:rPr>
        <w:pPrChange w:id="4828" w:author="D.Kambarov" w:date="2025-03-13T16:32:00Z">
          <w:pPr>
            <w:pStyle w:val="af1"/>
            <w:numPr>
              <w:ilvl w:val="2"/>
              <w:numId w:val="28"/>
            </w:numPr>
            <w:ind w:hanging="720"/>
            <w:contextualSpacing w:val="0"/>
          </w:pPr>
        </w:pPrChange>
      </w:pPr>
      <w:r w:rsidRPr="008037B5">
        <w:rPr>
          <w:lang w:val="ru-RU"/>
          <w:rPrChange w:id="4829" w:author="D.Kambarov" w:date="2025-03-13T17:34:00Z">
            <w:rPr/>
          </w:rPrChange>
        </w:rPr>
        <w:t>В рамках одного контура заливки бетона у элементов должен быть одинаковый материал.</w:t>
      </w:r>
    </w:p>
    <w:p w14:paraId="32E442D3" w14:textId="77777777" w:rsidR="00A66D76" w:rsidRPr="00677ECD" w:rsidRDefault="00C835C6">
      <w:pPr>
        <w:pStyle w:val="OMDV3"/>
        <w:rPr>
          <w:lang w:val="ru-RU"/>
          <w:rPrChange w:id="4830" w:author="Дмитрий Камбаров" w:date="2026-04-15T13:33:00Z">
            <w:rPr/>
          </w:rPrChange>
        </w:rPr>
        <w:pPrChange w:id="4831" w:author="D.Kambarov" w:date="2025-03-13T16:32:00Z">
          <w:pPr>
            <w:pStyle w:val="af1"/>
            <w:numPr>
              <w:ilvl w:val="2"/>
              <w:numId w:val="28"/>
            </w:numPr>
            <w:ind w:hanging="720"/>
            <w:contextualSpacing w:val="0"/>
          </w:pPr>
        </w:pPrChange>
      </w:pPr>
      <w:r w:rsidRPr="008037B5">
        <w:rPr>
          <w:lang w:val="ru-RU"/>
          <w:rPrChange w:id="4832" w:author="D.Kambarov" w:date="2025-03-13T17:34:00Z">
            <w:rPr/>
          </w:rPrChange>
        </w:rPr>
        <w:t xml:space="preserve">Параметр материала </w:t>
      </w:r>
      <w:r w:rsidRPr="00853CF4">
        <w:rPr>
          <w:rPrChange w:id="4833" w:author="D.Kambarov" w:date="2025-03-13T16:32:00Z">
            <w:rPr>
              <w:rFonts w:cstheme="minorHAnsi"/>
              <w:i/>
              <w:iCs/>
            </w:rPr>
          </w:rPrChange>
        </w:rPr>
        <w:t>OMDV</w:t>
      </w:r>
      <w:r w:rsidRPr="008037B5">
        <w:rPr>
          <w:lang w:val="ru-RU"/>
          <w:rPrChange w:id="4834" w:author="D.Kambarov" w:date="2025-03-13T17:34:00Z">
            <w:rPr>
              <w:rFonts w:cstheme="minorHAnsi"/>
              <w:i/>
              <w:iCs/>
            </w:rPr>
          </w:rPrChange>
        </w:rPr>
        <w:t>_Категория материала</w:t>
      </w:r>
      <w:r w:rsidRPr="008037B5">
        <w:rPr>
          <w:lang w:val="ru-RU"/>
          <w:rPrChange w:id="4835" w:author="D.Kambarov" w:date="2025-03-13T17:34:00Z">
            <w:rPr/>
          </w:rPrChange>
        </w:rPr>
        <w:t xml:space="preserve"> обязателен к заполнению.</w:t>
      </w:r>
    </w:p>
    <w:p w14:paraId="79E47A5B" w14:textId="31169F58" w:rsidR="00A66D76" w:rsidDel="00853CF4" w:rsidRDefault="00C835C6">
      <w:pPr>
        <w:rPr>
          <w:del w:id="4836" w:author="D.Kambarov" w:date="2025-03-13T16:32:00Z"/>
          <w:rFonts w:eastAsiaTheme="minorEastAsia" w:cstheme="minorHAnsi"/>
          <w:highlight w:val="green"/>
          <w:lang w:eastAsia="fr-FR"/>
        </w:rPr>
      </w:pPr>
      <w:del w:id="4837" w:author="D.Kambarov" w:date="2025-03-13T16:32:00Z">
        <w:r w:rsidDel="00853CF4">
          <w:rPr>
            <w:rFonts w:eastAsiaTheme="minorEastAsia" w:cstheme="minorHAnsi"/>
            <w:highlight w:val="green"/>
            <w:lang w:eastAsia="fr-FR"/>
          </w:rPr>
          <w:br w:type="page" w:clear="all"/>
        </w:r>
      </w:del>
    </w:p>
    <w:p w14:paraId="4D36EFDE" w14:textId="77777777" w:rsidR="00A66D76" w:rsidRDefault="00C835C6">
      <w:pPr>
        <w:ind w:left="0"/>
        <w:rPr>
          <w:rFonts w:cstheme="minorHAnsi"/>
          <w:b/>
          <w:lang w:eastAsia="fr-FR"/>
        </w:rPr>
        <w:pPrChange w:id="4838" w:author="D.Kambarov" w:date="2025-03-13T16:32:00Z">
          <w:pPr>
            <w:pStyle w:val="af1"/>
            <w:numPr>
              <w:ilvl w:val="1"/>
              <w:numId w:val="28"/>
            </w:numPr>
            <w:ind w:left="567" w:hanging="567"/>
          </w:pPr>
        </w:pPrChange>
      </w:pPr>
      <w:r>
        <w:rPr>
          <w:rFonts w:eastAsiaTheme="minorEastAsia" w:cstheme="minorHAnsi"/>
          <w:b/>
          <w:lang w:eastAsia="fr-FR"/>
        </w:rPr>
        <w:t xml:space="preserve">Детализация и информатизация конструктивных моделей на этапах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(П-2), </w:t>
      </w:r>
      <w:r>
        <w:rPr>
          <w:rFonts w:eastAsiaTheme="minorEastAsia" w:cstheme="minorHAnsi"/>
          <w:b/>
          <w:lang w:val="en-US" w:eastAsia="fr-FR"/>
        </w:rPr>
        <w:t>BIM</w:t>
      </w:r>
      <w:r>
        <w:rPr>
          <w:rFonts w:eastAsiaTheme="minorEastAsia" w:cstheme="minorHAnsi"/>
          <w:b/>
          <w:lang w:eastAsia="fr-FR"/>
        </w:rPr>
        <w:t xml:space="preserve"> (П-Итог).</w:t>
      </w:r>
    </w:p>
    <w:tbl>
      <w:tblPr>
        <w:tblStyle w:val="af3"/>
        <w:tblW w:w="15730" w:type="dxa"/>
        <w:tblLayout w:type="fixed"/>
        <w:tblLook w:val="04A0" w:firstRow="1" w:lastRow="0" w:firstColumn="1" w:lastColumn="0" w:noHBand="0" w:noVBand="1"/>
        <w:tblPrChange w:id="4839" w:author="D.Kambarov" w:date="2025-03-13T16:54:00Z">
          <w:tblPr>
            <w:tblStyle w:val="af3"/>
            <w:tblW w:w="11622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6658"/>
        <w:gridCol w:w="2302"/>
        <w:gridCol w:w="677"/>
        <w:gridCol w:w="677"/>
        <w:gridCol w:w="677"/>
        <w:gridCol w:w="677"/>
        <w:gridCol w:w="677"/>
        <w:gridCol w:w="677"/>
        <w:gridCol w:w="677"/>
        <w:gridCol w:w="677"/>
        <w:gridCol w:w="677"/>
        <w:gridCol w:w="677"/>
        <w:tblGridChange w:id="4840">
          <w:tblGrid>
            <w:gridCol w:w="4640"/>
            <w:gridCol w:w="1966"/>
            <w:gridCol w:w="52"/>
            <w:gridCol w:w="449"/>
            <w:gridCol w:w="501"/>
            <w:gridCol w:w="500"/>
            <w:gridCol w:w="500"/>
            <w:gridCol w:w="352"/>
            <w:gridCol w:w="148"/>
            <w:gridCol w:w="500"/>
            <w:gridCol w:w="29"/>
            <w:gridCol w:w="476"/>
            <w:gridCol w:w="201"/>
            <w:gridCol w:w="302"/>
            <w:gridCol w:w="375"/>
            <w:gridCol w:w="128"/>
            <w:gridCol w:w="503"/>
            <w:gridCol w:w="46"/>
            <w:gridCol w:w="677"/>
            <w:gridCol w:w="677"/>
            <w:gridCol w:w="677"/>
            <w:gridCol w:w="677"/>
            <w:gridCol w:w="677"/>
            <w:gridCol w:w="677"/>
          </w:tblGrid>
        </w:tblGridChange>
      </w:tblGrid>
      <w:tr w:rsidR="00A66D76" w14:paraId="0F23A630" w14:textId="77777777" w:rsidTr="008C0F35">
        <w:trPr>
          <w:trHeight w:val="3040"/>
          <w:trPrChange w:id="4841" w:author="D.Kambarov" w:date="2025-03-13T16:54:00Z">
            <w:trPr>
              <w:gridAfter w:val="0"/>
              <w:trHeight w:val="3040"/>
            </w:trPr>
          </w:trPrChange>
        </w:trPr>
        <w:tc>
          <w:tcPr>
            <w:tcW w:w="6658" w:type="dxa"/>
            <w:vAlign w:val="center"/>
            <w:tcPrChange w:id="4842" w:author="D.Kambarov" w:date="2025-03-13T16:54:00Z">
              <w:tcPr>
                <w:tcW w:w="4899" w:type="dxa"/>
                <w:vAlign w:val="center"/>
              </w:tcPr>
            </w:tcPrChange>
          </w:tcPr>
          <w:p w14:paraId="4F9CE666" w14:textId="77777777" w:rsidR="00A66D76" w:rsidRPr="00853CF4" w:rsidRDefault="00C835C6">
            <w:pPr>
              <w:pStyle w:val="OMDV"/>
              <w:rPr>
                <w:b/>
                <w:bCs/>
                <w:lang w:eastAsia="ru-RU"/>
                <w:rPrChange w:id="4843" w:author="D.Kambarov" w:date="2025-03-13T16:33:00Z">
                  <w:rPr>
                    <w:rFonts w:eastAsia="Times New Roman"/>
                    <w:lang w:eastAsia="ru-RU"/>
                  </w:rPr>
                </w:rPrChange>
              </w:rPr>
              <w:pPrChange w:id="4844" w:author="D.Kambarov" w:date="2025-03-13T16:33:00Z">
                <w:pPr>
                  <w:jc w:val="center"/>
                </w:pPr>
              </w:pPrChange>
            </w:pPr>
            <w:r w:rsidRPr="00853CF4">
              <w:rPr>
                <w:b/>
                <w:bCs/>
                <w:lang w:eastAsia="ru-RU"/>
                <w:rPrChange w:id="4845" w:author="D.Kambarov" w:date="2025-03-13T16:33:00Z">
                  <w:rPr>
                    <w:rFonts w:eastAsia="Times New Roman"/>
                    <w:lang w:eastAsia="ru-RU"/>
                  </w:rPr>
                </w:rPrChange>
              </w:rPr>
              <w:t>Элементы модели</w:t>
            </w:r>
          </w:p>
          <w:p w14:paraId="513FAD39" w14:textId="77777777" w:rsidR="00A66D76" w:rsidRPr="00853CF4" w:rsidRDefault="00C835C6">
            <w:pPr>
              <w:pStyle w:val="OMDV"/>
              <w:rPr>
                <w:b/>
                <w:bCs/>
                <w:lang w:eastAsia="ru-RU"/>
                <w:rPrChange w:id="4846" w:author="D.Kambarov" w:date="2025-03-13T16:33:00Z">
                  <w:rPr>
                    <w:rFonts w:eastAsia="Times New Roman"/>
                    <w:lang w:eastAsia="ru-RU"/>
                  </w:rPr>
                </w:rPrChange>
              </w:rPr>
              <w:pPrChange w:id="4847" w:author="D.Kambarov" w:date="2025-03-13T16:33:00Z">
                <w:pPr>
                  <w:jc w:val="center"/>
                </w:pPr>
              </w:pPrChange>
            </w:pPr>
            <w:r w:rsidRPr="00853CF4">
              <w:rPr>
                <w:b/>
                <w:bCs/>
                <w:lang w:eastAsia="ru-RU"/>
                <w:rPrChange w:id="4848" w:author="D.Kambarov" w:date="2025-03-13T16:33:00Z">
                  <w:rPr>
                    <w:rFonts w:eastAsia="Times New Roman"/>
                    <w:lang w:eastAsia="ru-RU"/>
                  </w:rPr>
                </w:rPrChange>
              </w:rPr>
              <w:t>(</w:t>
            </w:r>
            <w:r w:rsidRPr="00853CF4">
              <w:rPr>
                <w:b/>
                <w:bCs/>
                <w:i/>
                <w:lang w:eastAsia="ru-RU"/>
                <w:rPrChange w:id="4849" w:author="D.Kambarov" w:date="2025-03-13T16:33:00Z">
                  <w:rPr>
                    <w:rFonts w:eastAsia="Times New Roman"/>
                    <w:i/>
                    <w:lang w:eastAsia="ru-RU"/>
                  </w:rPr>
                </w:rPrChange>
              </w:rPr>
              <w:t>в скобках указан инструмент выполнения</w:t>
            </w:r>
            <w:r w:rsidRPr="00853CF4">
              <w:rPr>
                <w:b/>
                <w:bCs/>
                <w:lang w:eastAsia="ru-RU"/>
                <w:rPrChange w:id="4850" w:author="D.Kambarov" w:date="2025-03-13T16:33:00Z">
                  <w:rPr>
                    <w:rFonts w:eastAsia="Times New Roman"/>
                    <w:lang w:eastAsia="ru-RU"/>
                  </w:rPr>
                </w:rPrChange>
              </w:rPr>
              <w:t>)</w:t>
            </w:r>
          </w:p>
        </w:tc>
        <w:tc>
          <w:tcPr>
            <w:tcW w:w="2302" w:type="dxa"/>
            <w:textDirection w:val="btLr"/>
            <w:vAlign w:val="center"/>
            <w:tcPrChange w:id="4851" w:author="D.Kambarov" w:date="2025-03-13T16:54:00Z">
              <w:tcPr>
                <w:tcW w:w="2067" w:type="dxa"/>
                <w:textDirection w:val="btLr"/>
                <w:vAlign w:val="center"/>
              </w:tcPr>
            </w:tcPrChange>
          </w:tcPr>
          <w:p w14:paraId="12E53934" w14:textId="77777777" w:rsidR="00A66D76" w:rsidRPr="00853CF4" w:rsidRDefault="00C835C6">
            <w:pPr>
              <w:pStyle w:val="OMDV"/>
              <w:jc w:val="left"/>
              <w:rPr>
                <w:b/>
                <w:bCs/>
                <w:sz w:val="20"/>
                <w:lang w:eastAsia="ru-RU"/>
                <w:rPrChange w:id="4852" w:author="D.Kambarov" w:date="2025-03-13T16:33:00Z">
                  <w:rPr>
                    <w:rFonts w:eastAsia="Times New Roman"/>
                    <w:sz w:val="20"/>
                    <w:lang w:eastAsia="ru-RU"/>
                  </w:rPr>
                </w:rPrChange>
              </w:rPr>
              <w:pPrChange w:id="4853" w:author="D.Kambarov" w:date="2025-03-13T16:55:00Z">
                <w:pPr>
                  <w:ind w:left="113" w:right="113"/>
                </w:pPr>
              </w:pPrChange>
            </w:pPr>
            <w:r w:rsidRPr="00853CF4">
              <w:rPr>
                <w:b/>
                <w:bCs/>
                <w:sz w:val="20"/>
                <w:lang w:eastAsia="ru-RU"/>
                <w:rPrChange w:id="4854" w:author="D.Kambarov" w:date="2025-03-13T16:33:00Z">
                  <w:rPr>
                    <w:rFonts w:eastAsia="Times New Roman"/>
                    <w:sz w:val="20"/>
                    <w:lang w:eastAsia="ru-RU"/>
                  </w:rPr>
                </w:rPrChange>
              </w:rPr>
              <w:t xml:space="preserve">Значение параметра </w:t>
            </w:r>
            <w:r w:rsidRPr="00853CF4">
              <w:rPr>
                <w:b/>
                <w:bCs/>
                <w:sz w:val="20"/>
                <w:lang w:eastAsia="ru-RU"/>
                <w:rPrChange w:id="4855" w:author="D.Kambarov" w:date="2025-03-13T16:33:00Z">
                  <w:rPr>
                    <w:rFonts w:eastAsia="Times New Roman"/>
                    <w:sz w:val="20"/>
                    <w:lang w:eastAsia="ru-RU"/>
                  </w:rPr>
                </w:rPrChange>
              </w:rPr>
              <w:br/>
            </w:r>
            <w:r w:rsidRPr="00853CF4">
              <w:rPr>
                <w:b/>
                <w:bCs/>
                <w:i/>
                <w:iCs/>
                <w:sz w:val="20"/>
                <w:lang w:val="en-US" w:eastAsia="ru-RU"/>
                <w:rPrChange w:id="4856" w:author="D.Kambarov" w:date="2025-03-13T16:33:00Z">
                  <w:rPr>
                    <w:rFonts w:eastAsia="Times New Roman"/>
                    <w:i/>
                    <w:iCs/>
                    <w:sz w:val="20"/>
                    <w:lang w:val="en-US" w:eastAsia="ru-RU"/>
                  </w:rPr>
                </w:rPrChange>
              </w:rPr>
              <w:t>OMDV</w:t>
            </w:r>
            <w:r w:rsidRPr="00853CF4">
              <w:rPr>
                <w:b/>
                <w:bCs/>
                <w:i/>
                <w:sz w:val="20"/>
                <w:lang w:eastAsia="ru-RU"/>
                <w:rPrChange w:id="4857" w:author="D.Kambarov" w:date="2025-03-13T16:33:00Z">
                  <w:rPr>
                    <w:rFonts w:eastAsia="Times New Roman"/>
                    <w:i/>
                    <w:sz w:val="20"/>
                    <w:lang w:eastAsia="ru-RU"/>
                  </w:rPr>
                </w:rPrChange>
              </w:rPr>
              <w:t>_Группа конструкции</w:t>
            </w:r>
          </w:p>
        </w:tc>
        <w:tc>
          <w:tcPr>
            <w:tcW w:w="677" w:type="dxa"/>
            <w:textDirection w:val="btLr"/>
            <w:vAlign w:val="center"/>
            <w:tcPrChange w:id="4858" w:author="D.Kambarov" w:date="2025-03-13T16:54:00Z">
              <w:tcPr>
                <w:tcW w:w="516" w:type="dxa"/>
                <w:gridSpan w:val="2"/>
                <w:textDirection w:val="btLr"/>
                <w:vAlign w:val="center"/>
              </w:tcPr>
            </w:tcPrChange>
          </w:tcPr>
          <w:p w14:paraId="7ED03D07" w14:textId="77777777" w:rsidR="00A66D76" w:rsidRPr="00853CF4" w:rsidRDefault="00C835C6">
            <w:pPr>
              <w:pStyle w:val="OMDV"/>
              <w:jc w:val="left"/>
              <w:rPr>
                <w:b/>
                <w:bCs/>
                <w:i/>
                <w:lang w:val="en-US" w:eastAsia="ru-RU"/>
                <w:rPrChange w:id="4859" w:author="D.Kambarov" w:date="2025-03-13T16:33:00Z">
                  <w:rPr>
                    <w:rFonts w:eastAsia="Times New Roman"/>
                    <w:i/>
                    <w:lang w:val="en-US" w:eastAsia="ru-RU"/>
                  </w:rPr>
                </w:rPrChange>
              </w:rPr>
              <w:pPrChange w:id="4860" w:author="D.Kambarov" w:date="2025-03-13T16:55:00Z">
                <w:pPr>
                  <w:ind w:left="113" w:right="113"/>
                </w:pPr>
              </w:pPrChange>
            </w:pPr>
            <w:r w:rsidRPr="00853CF4">
              <w:rPr>
                <w:b/>
                <w:bCs/>
                <w:lang w:eastAsia="ru-RU"/>
                <w:rPrChange w:id="4861" w:author="D.Kambarov" w:date="2025-03-13T16:33:00Z">
                  <w:rPr>
                    <w:rFonts w:eastAsia="Times New Roman"/>
                    <w:lang w:eastAsia="ru-RU"/>
                  </w:rPr>
                </w:rPrChange>
              </w:rPr>
              <w:t>Точный габарит</w:t>
            </w:r>
          </w:p>
        </w:tc>
        <w:tc>
          <w:tcPr>
            <w:tcW w:w="677" w:type="dxa"/>
            <w:textDirection w:val="btLr"/>
            <w:vAlign w:val="center"/>
            <w:tcPrChange w:id="4862" w:author="D.Kambarov" w:date="2025-03-13T16:54:00Z">
              <w:tcPr>
                <w:tcW w:w="516" w:type="dxa"/>
                <w:textDirection w:val="btLr"/>
                <w:vAlign w:val="center"/>
              </w:tcPr>
            </w:tcPrChange>
          </w:tcPr>
          <w:p w14:paraId="15C23E24" w14:textId="77777777" w:rsidR="00A66D76" w:rsidRPr="00853CF4" w:rsidRDefault="00C835C6">
            <w:pPr>
              <w:pStyle w:val="OMDV"/>
              <w:jc w:val="left"/>
              <w:rPr>
                <w:b/>
                <w:bCs/>
                <w:i/>
                <w:lang w:val="en-US" w:eastAsia="ru-RU"/>
                <w:rPrChange w:id="4863" w:author="D.Kambarov" w:date="2025-03-13T16:33:00Z">
                  <w:rPr>
                    <w:rFonts w:eastAsia="Times New Roman"/>
                    <w:i/>
                    <w:lang w:val="en-US" w:eastAsia="ru-RU"/>
                  </w:rPr>
                </w:rPrChange>
              </w:rPr>
              <w:pPrChange w:id="4864" w:author="D.Kambarov" w:date="2025-03-13T16:55:00Z">
                <w:pPr>
                  <w:ind w:left="113" w:right="113"/>
                </w:pPr>
              </w:pPrChange>
            </w:pPr>
            <w:r w:rsidRPr="00853CF4">
              <w:rPr>
                <w:b/>
                <w:bCs/>
                <w:lang w:eastAsia="ru-RU"/>
                <w:rPrChange w:id="4865" w:author="D.Kambarov" w:date="2025-03-13T16:33:00Z">
                  <w:rPr>
                    <w:rFonts w:eastAsia="Times New Roman"/>
                    <w:lang w:eastAsia="ru-RU"/>
                  </w:rPr>
                </w:rPrChange>
              </w:rPr>
              <w:t>Точное положение</w:t>
            </w:r>
          </w:p>
        </w:tc>
        <w:tc>
          <w:tcPr>
            <w:tcW w:w="677" w:type="dxa"/>
            <w:textDirection w:val="btLr"/>
            <w:vAlign w:val="center"/>
            <w:tcPrChange w:id="4866" w:author="D.Kambarov" w:date="2025-03-13T16:54:00Z">
              <w:tcPr>
                <w:tcW w:w="516" w:type="dxa"/>
                <w:textDirection w:val="btLr"/>
                <w:vAlign w:val="center"/>
              </w:tcPr>
            </w:tcPrChange>
          </w:tcPr>
          <w:p w14:paraId="57D6A3A6" w14:textId="77777777" w:rsidR="00A66D76" w:rsidRPr="00853CF4" w:rsidRDefault="00C835C6">
            <w:pPr>
              <w:pStyle w:val="OMDV"/>
              <w:jc w:val="left"/>
              <w:rPr>
                <w:b/>
                <w:bCs/>
                <w:i/>
                <w:lang w:val="en-US" w:eastAsia="ru-RU"/>
                <w:rPrChange w:id="4867" w:author="D.Kambarov" w:date="2025-03-13T16:33:00Z">
                  <w:rPr>
                    <w:rFonts w:eastAsia="Times New Roman"/>
                    <w:i/>
                    <w:lang w:val="en-US" w:eastAsia="ru-RU"/>
                  </w:rPr>
                </w:rPrChange>
              </w:rPr>
              <w:pPrChange w:id="4868" w:author="D.Kambarov" w:date="2025-03-13T16:55:00Z">
                <w:pPr>
                  <w:ind w:left="113" w:right="113"/>
                </w:pPr>
              </w:pPrChange>
            </w:pPr>
            <w:r w:rsidRPr="00853CF4">
              <w:rPr>
                <w:b/>
                <w:bCs/>
                <w:i/>
                <w:iCs/>
                <w:lang w:val="en-US" w:eastAsia="ru-RU"/>
                <w:rPrChange w:id="4869" w:author="D.Kambarov" w:date="2025-03-13T16:33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</w:t>
            </w:r>
            <w:r w:rsidRPr="00853CF4">
              <w:rPr>
                <w:b/>
                <w:bCs/>
                <w:i/>
                <w:lang w:val="en-US" w:eastAsia="ru-RU"/>
                <w:rPrChange w:id="4870" w:author="D.Kambarov" w:date="2025-03-13T16:33:00Z">
                  <w:rPr>
                    <w:rFonts w:eastAsia="Times New Roman"/>
                    <w:i/>
                    <w:lang w:val="en-US" w:eastAsia="ru-RU"/>
                  </w:rPr>
                </w:rPrChange>
              </w:rPr>
              <w:t>_</w:t>
            </w:r>
            <w:r w:rsidRPr="00853CF4">
              <w:rPr>
                <w:b/>
                <w:bCs/>
                <w:i/>
                <w:lang w:eastAsia="ru-RU"/>
                <w:rPrChange w:id="4871" w:author="D.Kambarov" w:date="2025-03-13T16:33:00Z">
                  <w:rPr>
                    <w:rFonts w:eastAsia="Times New Roman"/>
                    <w:i/>
                    <w:lang w:eastAsia="ru-RU"/>
                  </w:rPr>
                </w:rPrChange>
              </w:rPr>
              <w:t>ГОСТ</w:t>
            </w:r>
          </w:p>
        </w:tc>
        <w:tc>
          <w:tcPr>
            <w:tcW w:w="677" w:type="dxa"/>
            <w:textDirection w:val="btLr"/>
            <w:vAlign w:val="center"/>
            <w:tcPrChange w:id="4872" w:author="D.Kambarov" w:date="2025-03-13T16:54:00Z">
              <w:tcPr>
                <w:tcW w:w="516" w:type="dxa"/>
                <w:textDirection w:val="btLr"/>
                <w:vAlign w:val="center"/>
              </w:tcPr>
            </w:tcPrChange>
          </w:tcPr>
          <w:p w14:paraId="6050F676" w14:textId="77777777" w:rsidR="00A66D76" w:rsidRPr="00853CF4" w:rsidRDefault="00C835C6">
            <w:pPr>
              <w:pStyle w:val="OMDV"/>
              <w:jc w:val="left"/>
              <w:rPr>
                <w:b/>
                <w:bCs/>
                <w:lang w:eastAsia="ru-RU"/>
                <w:rPrChange w:id="4873" w:author="D.Kambarov" w:date="2025-03-13T16:33:00Z">
                  <w:rPr>
                    <w:rFonts w:eastAsia="Times New Roman"/>
                    <w:lang w:eastAsia="ru-RU"/>
                  </w:rPr>
                </w:rPrChange>
              </w:rPr>
              <w:pPrChange w:id="4874" w:author="D.Kambarov" w:date="2025-03-13T16:55:00Z">
                <w:pPr>
                  <w:ind w:left="113" w:right="113"/>
                </w:pPr>
              </w:pPrChange>
            </w:pPr>
            <w:r w:rsidRPr="00853CF4">
              <w:rPr>
                <w:b/>
                <w:bCs/>
                <w:i/>
                <w:iCs/>
                <w:lang w:val="en-US" w:eastAsia="ru-RU"/>
                <w:rPrChange w:id="4875" w:author="D.Kambarov" w:date="2025-03-13T16:33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</w:t>
            </w:r>
            <w:r w:rsidRPr="00853CF4">
              <w:rPr>
                <w:b/>
                <w:bCs/>
                <w:i/>
                <w:lang w:val="en-US" w:eastAsia="ru-RU"/>
                <w:rPrChange w:id="4876" w:author="D.Kambarov" w:date="2025-03-13T16:33:00Z">
                  <w:rPr>
                    <w:rFonts w:eastAsia="Times New Roman"/>
                    <w:i/>
                    <w:lang w:val="en-US" w:eastAsia="ru-RU"/>
                  </w:rPr>
                </w:rPrChange>
              </w:rPr>
              <w:t>_</w:t>
            </w:r>
            <w:r w:rsidRPr="00853CF4">
              <w:rPr>
                <w:b/>
                <w:bCs/>
                <w:i/>
                <w:lang w:eastAsia="ru-RU"/>
                <w:rPrChange w:id="4877" w:author="D.Kambarov" w:date="2025-03-13T16:33:00Z">
                  <w:rPr>
                    <w:rFonts w:eastAsia="Times New Roman"/>
                    <w:i/>
                    <w:lang w:eastAsia="ru-RU"/>
                  </w:rPr>
                </w:rPrChange>
              </w:rPr>
              <w:t>Марка Материала</w:t>
            </w:r>
            <w:r w:rsidRPr="00853CF4">
              <w:rPr>
                <w:b/>
                <w:bCs/>
                <w:vertAlign w:val="superscript"/>
                <w:lang w:eastAsia="ru-RU"/>
                <w:rPrChange w:id="4878" w:author="D.Kambarov" w:date="2025-03-13T16:33:00Z">
                  <w:rPr>
                    <w:rFonts w:eastAsia="Times New Roman"/>
                    <w:vertAlign w:val="superscript"/>
                    <w:lang w:eastAsia="ru-RU"/>
                  </w:rPr>
                </w:rPrChange>
              </w:rPr>
              <w:t>1</w:t>
            </w:r>
          </w:p>
        </w:tc>
        <w:tc>
          <w:tcPr>
            <w:tcW w:w="677" w:type="dxa"/>
            <w:textDirection w:val="btLr"/>
            <w:vAlign w:val="center"/>
            <w:tcPrChange w:id="4879" w:author="D.Kambarov" w:date="2025-03-13T16:54:00Z">
              <w:tcPr>
                <w:tcW w:w="516" w:type="dxa"/>
                <w:gridSpan w:val="2"/>
                <w:textDirection w:val="btLr"/>
                <w:vAlign w:val="center"/>
              </w:tcPr>
            </w:tcPrChange>
          </w:tcPr>
          <w:p w14:paraId="1D0C00EF" w14:textId="77777777" w:rsidR="00A66D76" w:rsidRPr="00853CF4" w:rsidRDefault="00C835C6">
            <w:pPr>
              <w:pStyle w:val="OMDV"/>
              <w:jc w:val="left"/>
              <w:rPr>
                <w:b/>
                <w:bCs/>
                <w:lang w:eastAsia="ru-RU"/>
                <w:rPrChange w:id="4880" w:author="D.Kambarov" w:date="2025-03-13T16:33:00Z">
                  <w:rPr>
                    <w:rFonts w:eastAsia="Times New Roman"/>
                    <w:lang w:eastAsia="ru-RU"/>
                  </w:rPr>
                </w:rPrChange>
              </w:rPr>
              <w:pPrChange w:id="4881" w:author="D.Kambarov" w:date="2025-03-13T16:55:00Z">
                <w:pPr>
                  <w:ind w:left="113" w:right="113"/>
                </w:pPr>
              </w:pPrChange>
            </w:pPr>
            <w:r w:rsidRPr="00853CF4">
              <w:rPr>
                <w:b/>
                <w:bCs/>
                <w:lang w:eastAsia="ru-RU"/>
                <w:rPrChange w:id="4882" w:author="D.Kambarov" w:date="2025-03-13T16:33:00Z">
                  <w:rPr>
                    <w:rFonts w:eastAsia="Times New Roman"/>
                    <w:lang w:eastAsia="ru-RU"/>
                  </w:rPr>
                </w:rPrChange>
              </w:rPr>
              <w:t>Уклон</w:t>
            </w:r>
            <w:r w:rsidRPr="00853CF4">
              <w:rPr>
                <w:b/>
                <w:bCs/>
                <w:vertAlign w:val="superscript"/>
                <w:lang w:eastAsia="ru-RU"/>
                <w:rPrChange w:id="4883" w:author="D.Kambarov" w:date="2025-03-13T16:33:00Z">
                  <w:rPr>
                    <w:rFonts w:eastAsia="Times New Roman"/>
                    <w:vertAlign w:val="superscript"/>
                    <w:lang w:eastAsia="ru-RU"/>
                  </w:rPr>
                </w:rPrChange>
              </w:rPr>
              <w:t>2</w:t>
            </w:r>
          </w:p>
        </w:tc>
        <w:tc>
          <w:tcPr>
            <w:tcW w:w="677" w:type="dxa"/>
            <w:textDirection w:val="btLr"/>
            <w:vAlign w:val="center"/>
            <w:tcPrChange w:id="4884" w:author="D.Kambarov" w:date="2025-03-13T16:54:00Z">
              <w:tcPr>
                <w:tcW w:w="516" w:type="dxa"/>
                <w:textDirection w:val="btLr"/>
                <w:vAlign w:val="center"/>
              </w:tcPr>
            </w:tcPrChange>
          </w:tcPr>
          <w:p w14:paraId="708C9229" w14:textId="77777777" w:rsidR="00A66D76" w:rsidRPr="00853CF4" w:rsidRDefault="00C835C6">
            <w:pPr>
              <w:pStyle w:val="OMDV"/>
              <w:jc w:val="left"/>
              <w:rPr>
                <w:b/>
                <w:bCs/>
                <w:i/>
                <w:lang w:eastAsia="ru-RU"/>
                <w:rPrChange w:id="4885" w:author="D.Kambarov" w:date="2025-03-13T16:33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4886" w:author="D.Kambarov" w:date="2025-03-13T16:55:00Z">
                <w:pPr>
                  <w:ind w:left="113" w:right="113"/>
                </w:pPr>
              </w:pPrChange>
            </w:pPr>
            <w:r w:rsidRPr="00853CF4">
              <w:rPr>
                <w:b/>
                <w:bCs/>
                <w:i/>
                <w:lang w:eastAsia="ru-RU"/>
                <w:rPrChange w:id="4887" w:author="D.Kambarov" w:date="2025-03-13T16:33:00Z">
                  <w:rPr>
                    <w:rFonts w:eastAsia="Times New Roman"/>
                    <w:i/>
                    <w:lang w:eastAsia="ru-RU"/>
                  </w:rPr>
                </w:rPrChange>
              </w:rPr>
              <w:t>Маркировка типоразмера</w:t>
            </w:r>
          </w:p>
        </w:tc>
        <w:tc>
          <w:tcPr>
            <w:tcW w:w="677" w:type="dxa"/>
            <w:textDirection w:val="btLr"/>
            <w:vAlign w:val="center"/>
            <w:tcPrChange w:id="4888" w:author="D.Kambarov" w:date="2025-03-13T16:54:00Z">
              <w:tcPr>
                <w:tcW w:w="519" w:type="dxa"/>
                <w:gridSpan w:val="2"/>
                <w:textDirection w:val="btLr"/>
                <w:vAlign w:val="center"/>
              </w:tcPr>
            </w:tcPrChange>
          </w:tcPr>
          <w:p w14:paraId="5BD017B8" w14:textId="77777777" w:rsidR="00A66D76" w:rsidRPr="00853CF4" w:rsidRDefault="00C835C6">
            <w:pPr>
              <w:pStyle w:val="OMDV"/>
              <w:jc w:val="left"/>
              <w:rPr>
                <w:b/>
                <w:bCs/>
                <w:i/>
                <w:lang w:eastAsia="ru-RU"/>
                <w:rPrChange w:id="4889" w:author="D.Kambarov" w:date="2025-03-13T16:33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4890" w:author="D.Kambarov" w:date="2025-03-13T16:55:00Z">
                <w:pPr>
                  <w:ind w:left="113" w:right="113"/>
                </w:pPr>
              </w:pPrChange>
            </w:pPr>
            <w:r w:rsidRPr="00853CF4">
              <w:rPr>
                <w:b/>
                <w:bCs/>
                <w:i/>
                <w:lang w:eastAsia="ru-RU"/>
                <w:rPrChange w:id="4891" w:author="D.Kambarov" w:date="2025-03-13T16:33:00Z">
                  <w:rPr>
                    <w:rFonts w:eastAsia="Times New Roman"/>
                    <w:i/>
                    <w:lang w:eastAsia="ru-RU"/>
                  </w:rPr>
                </w:rPrChange>
              </w:rPr>
              <w:t>Масса</w:t>
            </w:r>
          </w:p>
        </w:tc>
        <w:tc>
          <w:tcPr>
            <w:tcW w:w="677" w:type="dxa"/>
            <w:textDirection w:val="btLr"/>
            <w:vAlign w:val="center"/>
            <w:tcPrChange w:id="4892" w:author="D.Kambarov" w:date="2025-03-13T16:54:00Z">
              <w:tcPr>
                <w:tcW w:w="519" w:type="dxa"/>
                <w:gridSpan w:val="2"/>
                <w:textDirection w:val="btLr"/>
                <w:vAlign w:val="center"/>
              </w:tcPr>
            </w:tcPrChange>
          </w:tcPr>
          <w:p w14:paraId="592ACC2D" w14:textId="77777777" w:rsidR="00A66D76" w:rsidRPr="00853CF4" w:rsidRDefault="00C835C6">
            <w:pPr>
              <w:pStyle w:val="OMDV"/>
              <w:jc w:val="left"/>
              <w:rPr>
                <w:b/>
                <w:bCs/>
                <w:i/>
                <w:sz w:val="20"/>
                <w:lang w:eastAsia="ru-RU"/>
                <w:rPrChange w:id="4893" w:author="D.Kambarov" w:date="2025-03-13T16:33:00Z">
                  <w:rPr>
                    <w:rFonts w:eastAsia="Times New Roman"/>
                    <w:i/>
                    <w:sz w:val="20"/>
                    <w:lang w:eastAsia="ru-RU"/>
                  </w:rPr>
                </w:rPrChange>
              </w:rPr>
              <w:pPrChange w:id="4894" w:author="D.Kambarov" w:date="2025-03-13T16:55:00Z">
                <w:pPr/>
              </w:pPrChange>
            </w:pPr>
            <w:r w:rsidRPr="00853CF4">
              <w:rPr>
                <w:b/>
                <w:bCs/>
                <w:i/>
                <w:iCs/>
                <w:sz w:val="20"/>
                <w:lang w:eastAsia="ru-RU"/>
                <w:rPrChange w:id="4895" w:author="D.Kambarov" w:date="2025-03-13T16:33:00Z">
                  <w:rPr>
                    <w:rFonts w:eastAsia="Times New Roman"/>
                    <w:i/>
                    <w:iCs/>
                    <w:sz w:val="20"/>
                    <w:lang w:eastAsia="ru-RU"/>
                  </w:rPr>
                </w:rPrChange>
              </w:rPr>
              <w:t xml:space="preserve">  </w:t>
            </w:r>
            <w:r w:rsidRPr="00853CF4">
              <w:rPr>
                <w:b/>
                <w:bCs/>
                <w:i/>
                <w:iCs/>
                <w:sz w:val="20"/>
                <w:lang w:val="en-US" w:eastAsia="ru-RU"/>
                <w:rPrChange w:id="4896" w:author="D.Kambarov" w:date="2025-03-13T16:33:00Z">
                  <w:rPr>
                    <w:rFonts w:eastAsia="Times New Roman"/>
                    <w:i/>
                    <w:iCs/>
                    <w:sz w:val="20"/>
                    <w:lang w:val="en-US" w:eastAsia="ru-RU"/>
                  </w:rPr>
                </w:rPrChange>
              </w:rPr>
              <w:t>OMDV</w:t>
            </w:r>
            <w:r w:rsidRPr="00853CF4">
              <w:rPr>
                <w:b/>
                <w:bCs/>
                <w:i/>
                <w:iCs/>
                <w:sz w:val="20"/>
                <w:lang w:eastAsia="ru-RU"/>
                <w:rPrChange w:id="4897" w:author="D.Kambarov" w:date="2025-03-13T16:33:00Z">
                  <w:rPr>
                    <w:rFonts w:eastAsia="Times New Roman"/>
                    <w:i/>
                    <w:iCs/>
                    <w:sz w:val="20"/>
                    <w:lang w:eastAsia="ru-RU"/>
                  </w:rPr>
                </w:rPrChange>
              </w:rPr>
              <w:t>_Категория материала</w:t>
            </w:r>
          </w:p>
        </w:tc>
        <w:tc>
          <w:tcPr>
            <w:tcW w:w="677" w:type="dxa"/>
            <w:textDirection w:val="btLr"/>
            <w:vAlign w:val="center"/>
            <w:tcPrChange w:id="4898" w:author="D.Kambarov" w:date="2025-03-13T16:54:00Z">
              <w:tcPr>
                <w:tcW w:w="519" w:type="dxa"/>
                <w:gridSpan w:val="2"/>
                <w:textDirection w:val="btLr"/>
                <w:vAlign w:val="center"/>
              </w:tcPr>
            </w:tcPrChange>
          </w:tcPr>
          <w:p w14:paraId="59E7CE7C" w14:textId="77777777" w:rsidR="00A66D76" w:rsidRPr="00853CF4" w:rsidRDefault="00C835C6">
            <w:pPr>
              <w:pStyle w:val="OMDV"/>
              <w:jc w:val="left"/>
              <w:rPr>
                <w:b/>
                <w:bCs/>
                <w:i/>
                <w:lang w:eastAsia="ru-RU"/>
                <w:rPrChange w:id="4899" w:author="D.Kambarov" w:date="2025-03-13T16:33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4900" w:author="D.Kambarov" w:date="2025-03-13T16:55:00Z">
                <w:pPr/>
              </w:pPrChange>
            </w:pPr>
            <w:r w:rsidRPr="00853CF4">
              <w:rPr>
                <w:b/>
                <w:bCs/>
                <w:i/>
                <w:iCs/>
                <w:lang w:eastAsia="ru-RU"/>
                <w:rPrChange w:id="4901" w:author="D.Kambarov" w:date="2025-03-13T16:33:00Z">
                  <w:rPr>
                    <w:rFonts w:eastAsia="Times New Roman"/>
                    <w:i/>
                    <w:iCs/>
                    <w:lang w:eastAsia="ru-RU"/>
                  </w:rPr>
                </w:rPrChange>
              </w:rPr>
              <w:t xml:space="preserve">  </w:t>
            </w:r>
            <w:r w:rsidRPr="00853CF4">
              <w:rPr>
                <w:b/>
                <w:bCs/>
                <w:i/>
                <w:iCs/>
                <w:lang w:val="en-US" w:eastAsia="ru-RU"/>
                <w:rPrChange w:id="4902" w:author="D.Kambarov" w:date="2025-03-13T16:33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</w:t>
            </w:r>
            <w:r w:rsidRPr="00853CF4">
              <w:rPr>
                <w:b/>
                <w:bCs/>
                <w:i/>
                <w:iCs/>
                <w:lang w:eastAsia="ru-RU"/>
                <w:rPrChange w:id="4903" w:author="D.Kambarov" w:date="2025-03-13T16:33:00Z">
                  <w:rPr>
                    <w:rFonts w:eastAsia="Times New Roman"/>
                    <w:i/>
                    <w:iCs/>
                    <w:lang w:eastAsia="ru-RU"/>
                  </w:rPr>
                </w:rPrChange>
              </w:rPr>
              <w:t>_Номер этажа</w:t>
            </w:r>
          </w:p>
        </w:tc>
        <w:tc>
          <w:tcPr>
            <w:tcW w:w="677" w:type="dxa"/>
            <w:textDirection w:val="btLr"/>
            <w:vAlign w:val="center"/>
            <w:tcPrChange w:id="4904" w:author="D.Kambarov" w:date="2025-03-13T16:54:00Z">
              <w:tcPr>
                <w:tcW w:w="519" w:type="dxa"/>
                <w:textDirection w:val="btLr"/>
                <w:vAlign w:val="center"/>
              </w:tcPr>
            </w:tcPrChange>
          </w:tcPr>
          <w:p w14:paraId="2CE959B8" w14:textId="77777777" w:rsidR="00A66D76" w:rsidRPr="00853CF4" w:rsidRDefault="00C835C6">
            <w:pPr>
              <w:pStyle w:val="OMDV"/>
              <w:jc w:val="left"/>
              <w:rPr>
                <w:b/>
                <w:bCs/>
                <w:i/>
                <w:lang w:eastAsia="ru-RU"/>
                <w:rPrChange w:id="4905" w:author="D.Kambarov" w:date="2025-03-13T16:33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4906" w:author="D.Kambarov" w:date="2025-03-13T16:55:00Z">
                <w:pPr/>
              </w:pPrChange>
            </w:pPr>
            <w:r w:rsidRPr="00853CF4">
              <w:rPr>
                <w:b/>
                <w:bCs/>
                <w:i/>
                <w:iCs/>
                <w:lang w:eastAsia="ru-RU"/>
                <w:rPrChange w:id="4907" w:author="D.Kambarov" w:date="2025-03-13T16:33:00Z">
                  <w:rPr>
                    <w:rFonts w:eastAsia="Times New Roman"/>
                    <w:i/>
                    <w:iCs/>
                    <w:lang w:eastAsia="ru-RU"/>
                  </w:rPr>
                </w:rPrChange>
              </w:rPr>
              <w:t xml:space="preserve">  </w:t>
            </w:r>
            <w:r w:rsidRPr="00853CF4">
              <w:rPr>
                <w:b/>
                <w:bCs/>
                <w:i/>
                <w:iCs/>
                <w:lang w:val="en-US" w:eastAsia="ru-RU"/>
                <w:rPrChange w:id="4908" w:author="D.Kambarov" w:date="2025-03-13T16:33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</w:t>
            </w:r>
            <w:r w:rsidRPr="00853CF4">
              <w:rPr>
                <w:b/>
                <w:bCs/>
                <w:i/>
                <w:iCs/>
                <w:lang w:eastAsia="ru-RU"/>
                <w:rPrChange w:id="4909" w:author="D.Kambarov" w:date="2025-03-13T16:33:00Z">
                  <w:rPr>
                    <w:rFonts w:eastAsia="Times New Roman"/>
                    <w:i/>
                    <w:iCs/>
                    <w:lang w:eastAsia="ru-RU"/>
                  </w:rPr>
                </w:rPrChange>
              </w:rPr>
              <w:t>_Секция</w:t>
            </w:r>
          </w:p>
        </w:tc>
      </w:tr>
      <w:tr w:rsidR="00A66D76" w14:paraId="30CF47E5" w14:textId="77777777" w:rsidTr="008C0F35">
        <w:trPr>
          <w:trHeight w:val="312"/>
          <w:trPrChange w:id="4910" w:author="D.Kambarov" w:date="2025-03-13T16:54:00Z">
            <w:trPr>
              <w:gridAfter w:val="0"/>
              <w:trHeight w:val="312"/>
            </w:trPr>
          </w:trPrChange>
        </w:trPr>
        <w:tc>
          <w:tcPr>
            <w:tcW w:w="6658" w:type="dxa"/>
            <w:vAlign w:val="center"/>
            <w:tcPrChange w:id="4911" w:author="D.Kambarov" w:date="2025-03-13T16:54:00Z">
              <w:tcPr>
                <w:tcW w:w="4899" w:type="dxa"/>
                <w:vAlign w:val="center"/>
              </w:tcPr>
            </w:tcPrChange>
          </w:tcPr>
          <w:p w14:paraId="65AB37B5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4912" w:author="D.Kambarov" w:date="2025-03-13T16:33:00Z">
                <w:pPr/>
              </w:pPrChange>
            </w:pPr>
            <w:r>
              <w:rPr>
                <w:lang w:eastAsia="ru-RU"/>
              </w:rPr>
              <w:t xml:space="preserve">Шпунт – Труба погружения КМ </w:t>
            </w:r>
            <w:r>
              <w:rPr>
                <w:i/>
                <w:lang w:eastAsia="ru-RU"/>
              </w:rPr>
              <w:t>(Несущая колонна)</w:t>
            </w:r>
          </w:p>
        </w:tc>
        <w:tc>
          <w:tcPr>
            <w:tcW w:w="2302" w:type="dxa"/>
            <w:vAlign w:val="center"/>
            <w:tcPrChange w:id="4913" w:author="D.Kambarov" w:date="2025-03-13T16:54:00Z">
              <w:tcPr>
                <w:tcW w:w="2067" w:type="dxa"/>
                <w:vAlign w:val="center"/>
              </w:tcPr>
            </w:tcPrChange>
          </w:tcPr>
          <w:p w14:paraId="74850466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4914" w:author="D.Kambarov" w:date="2025-03-13T16:33:00Z">
                <w:pPr/>
              </w:pPrChange>
            </w:pPr>
            <w:r>
              <w:rPr>
                <w:i/>
                <w:lang w:eastAsia="ru-RU"/>
              </w:rPr>
              <w:t>Шпунт</w:t>
            </w:r>
          </w:p>
        </w:tc>
        <w:tc>
          <w:tcPr>
            <w:tcW w:w="677" w:type="dxa"/>
            <w:vAlign w:val="center"/>
            <w:tcPrChange w:id="4915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2E06C19B" w14:textId="77777777" w:rsidR="00A66D76" w:rsidRDefault="00C835C6">
            <w:pPr>
              <w:pStyle w:val="OMDV"/>
              <w:rPr>
                <w:lang w:eastAsia="ru-RU"/>
              </w:rPr>
              <w:pPrChange w:id="4916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4917" w:author="D.Kambarov" w:date="2025-03-13T16:54:00Z">
              <w:tcPr>
                <w:tcW w:w="516" w:type="dxa"/>
                <w:vAlign w:val="center"/>
              </w:tcPr>
            </w:tcPrChange>
          </w:tcPr>
          <w:p w14:paraId="543E1739" w14:textId="77777777" w:rsidR="00A66D76" w:rsidRDefault="00A66D76">
            <w:pPr>
              <w:pStyle w:val="OMDV"/>
              <w:rPr>
                <w:lang w:eastAsia="ru-RU"/>
              </w:rPr>
              <w:pPrChange w:id="4918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4919" w:author="D.Kambarov" w:date="2025-03-13T16:54:00Z">
              <w:tcPr>
                <w:tcW w:w="516" w:type="dxa"/>
                <w:vAlign w:val="center"/>
              </w:tcPr>
            </w:tcPrChange>
          </w:tcPr>
          <w:p w14:paraId="6D0DBD39" w14:textId="77777777" w:rsidR="00A66D76" w:rsidRDefault="00C835C6">
            <w:pPr>
              <w:pStyle w:val="OMDV"/>
              <w:rPr>
                <w:lang w:eastAsia="ru-RU"/>
              </w:rPr>
              <w:pPrChange w:id="4920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4921" w:author="D.Kambarov" w:date="2025-03-13T16:54:00Z">
              <w:tcPr>
                <w:tcW w:w="516" w:type="dxa"/>
                <w:vAlign w:val="center"/>
              </w:tcPr>
            </w:tcPrChange>
          </w:tcPr>
          <w:p w14:paraId="4321138A" w14:textId="77777777" w:rsidR="00A66D76" w:rsidRDefault="00C835C6">
            <w:pPr>
              <w:pStyle w:val="OMDV"/>
              <w:rPr>
                <w:lang w:eastAsia="ru-RU"/>
              </w:rPr>
              <w:pPrChange w:id="4922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4923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66F77B42" w14:textId="77777777" w:rsidR="00A66D76" w:rsidRDefault="00A66D76">
            <w:pPr>
              <w:pStyle w:val="OMDV"/>
              <w:rPr>
                <w:lang w:eastAsia="ru-RU"/>
              </w:rPr>
              <w:pPrChange w:id="4924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4925" w:author="D.Kambarov" w:date="2025-03-13T16:54:00Z">
              <w:tcPr>
                <w:tcW w:w="516" w:type="dxa"/>
                <w:vAlign w:val="center"/>
              </w:tcPr>
            </w:tcPrChange>
          </w:tcPr>
          <w:p w14:paraId="3F4082EB" w14:textId="77777777" w:rsidR="00A66D76" w:rsidRDefault="00C835C6">
            <w:pPr>
              <w:pStyle w:val="OMDV"/>
              <w:rPr>
                <w:lang w:eastAsia="ru-RU"/>
              </w:rPr>
              <w:pPrChange w:id="4926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4927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28EB5973" w14:textId="77777777" w:rsidR="00A66D76" w:rsidRDefault="00C835C6">
            <w:pPr>
              <w:pStyle w:val="OMDV"/>
              <w:rPr>
                <w:lang w:eastAsia="ru-RU"/>
              </w:rPr>
              <w:pPrChange w:id="4928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4929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67D34FB7" w14:textId="77777777" w:rsidR="00A66D76" w:rsidRDefault="00A66D76">
            <w:pPr>
              <w:pStyle w:val="OMDV"/>
              <w:rPr>
                <w:lang w:eastAsia="ru-RU"/>
              </w:rPr>
              <w:pPrChange w:id="4930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4931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30A60F80" w14:textId="77777777" w:rsidR="00A66D76" w:rsidRDefault="00A66D76">
            <w:pPr>
              <w:pStyle w:val="OMDV"/>
              <w:rPr>
                <w:lang w:eastAsia="ru-RU"/>
              </w:rPr>
              <w:pPrChange w:id="4932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4933" w:author="D.Kambarov" w:date="2025-03-13T16:54:00Z">
              <w:tcPr>
                <w:tcW w:w="519" w:type="dxa"/>
                <w:vAlign w:val="center"/>
              </w:tcPr>
            </w:tcPrChange>
          </w:tcPr>
          <w:p w14:paraId="6DAD6A2E" w14:textId="77777777" w:rsidR="00A66D76" w:rsidRDefault="00A66D76">
            <w:pPr>
              <w:pStyle w:val="OMDV"/>
              <w:rPr>
                <w:lang w:eastAsia="ru-RU"/>
              </w:rPr>
              <w:pPrChange w:id="4934" w:author="D.Kambarov" w:date="2025-03-13T16:33:00Z">
                <w:pPr>
                  <w:jc w:val="center"/>
                </w:pPr>
              </w:pPrChange>
            </w:pPr>
          </w:p>
        </w:tc>
      </w:tr>
      <w:tr w:rsidR="00A66D76" w14:paraId="4AC3C9BA" w14:textId="77777777" w:rsidTr="008C0F35">
        <w:trPr>
          <w:trHeight w:val="312"/>
          <w:trPrChange w:id="4935" w:author="D.Kambarov" w:date="2025-03-13T16:54:00Z">
            <w:trPr>
              <w:gridAfter w:val="0"/>
              <w:trHeight w:val="312"/>
            </w:trPr>
          </w:trPrChange>
        </w:trPr>
        <w:tc>
          <w:tcPr>
            <w:tcW w:w="6658" w:type="dxa"/>
            <w:vAlign w:val="center"/>
            <w:tcPrChange w:id="4936" w:author="D.Kambarov" w:date="2025-03-13T16:54:00Z">
              <w:tcPr>
                <w:tcW w:w="4899" w:type="dxa"/>
                <w:vAlign w:val="center"/>
              </w:tcPr>
            </w:tcPrChange>
          </w:tcPr>
          <w:p w14:paraId="1B05E64C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4937" w:author="D.Kambarov" w:date="2025-03-13T16:33:00Z">
                <w:pPr/>
              </w:pPrChange>
            </w:pPr>
            <w:r>
              <w:rPr>
                <w:lang w:eastAsia="ru-RU"/>
              </w:rPr>
              <w:t>Шпунт –</w:t>
            </w:r>
            <w:r>
              <w:rPr>
                <w:i/>
                <w:lang w:eastAsia="ru-RU"/>
              </w:rPr>
              <w:t xml:space="preserve"> </w:t>
            </w:r>
            <w:r>
              <w:rPr>
                <w:lang w:eastAsia="ru-RU"/>
              </w:rPr>
              <w:t>Обвязочная балка КМ</w:t>
            </w:r>
            <w:r>
              <w:rPr>
                <w:i/>
                <w:lang w:eastAsia="ru-RU"/>
              </w:rPr>
              <w:t xml:space="preserve"> (Каркас несущий)</w:t>
            </w:r>
          </w:p>
        </w:tc>
        <w:tc>
          <w:tcPr>
            <w:tcW w:w="2302" w:type="dxa"/>
            <w:vAlign w:val="center"/>
            <w:tcPrChange w:id="4938" w:author="D.Kambarov" w:date="2025-03-13T16:54:00Z">
              <w:tcPr>
                <w:tcW w:w="2067" w:type="dxa"/>
                <w:vAlign w:val="center"/>
              </w:tcPr>
            </w:tcPrChange>
          </w:tcPr>
          <w:p w14:paraId="4C60BDBC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4939" w:author="D.Kambarov" w:date="2025-03-13T16:33:00Z">
                <w:pPr/>
              </w:pPrChange>
            </w:pPr>
            <w:r>
              <w:rPr>
                <w:i/>
                <w:lang w:eastAsia="ru-RU"/>
              </w:rPr>
              <w:t>Шпунт</w:t>
            </w:r>
          </w:p>
        </w:tc>
        <w:tc>
          <w:tcPr>
            <w:tcW w:w="677" w:type="dxa"/>
            <w:vAlign w:val="center"/>
            <w:tcPrChange w:id="4940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365BC41E" w14:textId="77777777" w:rsidR="00A66D76" w:rsidRDefault="00C835C6">
            <w:pPr>
              <w:pStyle w:val="OMDV"/>
              <w:rPr>
                <w:lang w:eastAsia="ru-RU"/>
              </w:rPr>
              <w:pPrChange w:id="4941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4942" w:author="D.Kambarov" w:date="2025-03-13T16:54:00Z">
              <w:tcPr>
                <w:tcW w:w="516" w:type="dxa"/>
                <w:vAlign w:val="center"/>
              </w:tcPr>
            </w:tcPrChange>
          </w:tcPr>
          <w:p w14:paraId="797F7F2C" w14:textId="77777777" w:rsidR="00A66D76" w:rsidRDefault="00A66D76">
            <w:pPr>
              <w:pStyle w:val="OMDV"/>
              <w:rPr>
                <w:lang w:eastAsia="ru-RU"/>
              </w:rPr>
              <w:pPrChange w:id="4943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4944" w:author="D.Kambarov" w:date="2025-03-13T16:54:00Z">
              <w:tcPr>
                <w:tcW w:w="516" w:type="dxa"/>
                <w:vAlign w:val="center"/>
              </w:tcPr>
            </w:tcPrChange>
          </w:tcPr>
          <w:p w14:paraId="2B3EB7BE" w14:textId="77777777" w:rsidR="00A66D76" w:rsidRDefault="00C835C6">
            <w:pPr>
              <w:pStyle w:val="OMDV"/>
              <w:rPr>
                <w:lang w:eastAsia="ru-RU"/>
              </w:rPr>
              <w:pPrChange w:id="4945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4946" w:author="D.Kambarov" w:date="2025-03-13T16:54:00Z">
              <w:tcPr>
                <w:tcW w:w="516" w:type="dxa"/>
                <w:vAlign w:val="center"/>
              </w:tcPr>
            </w:tcPrChange>
          </w:tcPr>
          <w:p w14:paraId="201BB823" w14:textId="77777777" w:rsidR="00A66D76" w:rsidRDefault="00C835C6">
            <w:pPr>
              <w:pStyle w:val="OMDV"/>
              <w:rPr>
                <w:lang w:eastAsia="ru-RU"/>
              </w:rPr>
              <w:pPrChange w:id="4947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4948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6273CE76" w14:textId="77777777" w:rsidR="00A66D76" w:rsidRDefault="00A66D76">
            <w:pPr>
              <w:pStyle w:val="OMDV"/>
              <w:rPr>
                <w:lang w:eastAsia="ru-RU"/>
              </w:rPr>
              <w:pPrChange w:id="4949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4950" w:author="D.Kambarov" w:date="2025-03-13T16:54:00Z">
              <w:tcPr>
                <w:tcW w:w="516" w:type="dxa"/>
                <w:vAlign w:val="center"/>
              </w:tcPr>
            </w:tcPrChange>
          </w:tcPr>
          <w:p w14:paraId="0FC4641B" w14:textId="77777777" w:rsidR="00A66D76" w:rsidRDefault="00C835C6">
            <w:pPr>
              <w:pStyle w:val="OMDV"/>
              <w:rPr>
                <w:lang w:eastAsia="ru-RU"/>
              </w:rPr>
              <w:pPrChange w:id="4951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4952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7C410E1C" w14:textId="77777777" w:rsidR="00A66D76" w:rsidRDefault="00C835C6">
            <w:pPr>
              <w:pStyle w:val="OMDV"/>
              <w:rPr>
                <w:lang w:eastAsia="ru-RU"/>
              </w:rPr>
              <w:pPrChange w:id="4953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4954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66C7521D" w14:textId="77777777" w:rsidR="00A66D76" w:rsidRDefault="00A66D76">
            <w:pPr>
              <w:pStyle w:val="OMDV"/>
              <w:rPr>
                <w:lang w:eastAsia="ru-RU"/>
              </w:rPr>
              <w:pPrChange w:id="4955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4956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07A60BD0" w14:textId="77777777" w:rsidR="00A66D76" w:rsidRDefault="00A66D76">
            <w:pPr>
              <w:pStyle w:val="OMDV"/>
              <w:rPr>
                <w:lang w:eastAsia="ru-RU"/>
              </w:rPr>
              <w:pPrChange w:id="4957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4958" w:author="D.Kambarov" w:date="2025-03-13T16:54:00Z">
              <w:tcPr>
                <w:tcW w:w="519" w:type="dxa"/>
                <w:vAlign w:val="center"/>
              </w:tcPr>
            </w:tcPrChange>
          </w:tcPr>
          <w:p w14:paraId="081FE5E9" w14:textId="77777777" w:rsidR="00A66D76" w:rsidRDefault="00A66D76">
            <w:pPr>
              <w:pStyle w:val="OMDV"/>
              <w:rPr>
                <w:lang w:eastAsia="ru-RU"/>
              </w:rPr>
              <w:pPrChange w:id="4959" w:author="D.Kambarov" w:date="2025-03-13T16:33:00Z">
                <w:pPr>
                  <w:jc w:val="center"/>
                </w:pPr>
              </w:pPrChange>
            </w:pPr>
          </w:p>
        </w:tc>
      </w:tr>
      <w:tr w:rsidR="00A66D76" w14:paraId="4CF98C55" w14:textId="77777777" w:rsidTr="008C0F35">
        <w:trPr>
          <w:trHeight w:val="312"/>
          <w:trPrChange w:id="4960" w:author="D.Kambarov" w:date="2025-03-13T16:54:00Z">
            <w:trPr>
              <w:gridAfter w:val="0"/>
              <w:trHeight w:val="312"/>
            </w:trPr>
          </w:trPrChange>
        </w:trPr>
        <w:tc>
          <w:tcPr>
            <w:tcW w:w="6658" w:type="dxa"/>
            <w:vAlign w:val="center"/>
            <w:tcPrChange w:id="4961" w:author="D.Kambarov" w:date="2025-03-13T16:54:00Z">
              <w:tcPr>
                <w:tcW w:w="4899" w:type="dxa"/>
                <w:vAlign w:val="center"/>
              </w:tcPr>
            </w:tcPrChange>
          </w:tcPr>
          <w:p w14:paraId="541EB33E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4962" w:author="D.Kambarov" w:date="2025-03-13T16:33:00Z">
                <w:pPr/>
              </w:pPrChange>
            </w:pPr>
            <w:r>
              <w:rPr>
                <w:lang w:eastAsia="ru-RU"/>
              </w:rPr>
              <w:t>Шпунт –</w:t>
            </w:r>
            <w:r>
              <w:rPr>
                <w:i/>
                <w:lang w:eastAsia="ru-RU"/>
              </w:rPr>
              <w:t xml:space="preserve"> </w:t>
            </w:r>
            <w:r>
              <w:rPr>
                <w:lang w:eastAsia="ru-RU"/>
              </w:rPr>
              <w:t>Забирка</w:t>
            </w:r>
            <w:r>
              <w:rPr>
                <w:i/>
                <w:lang w:eastAsia="ru-RU"/>
              </w:rPr>
              <w:t xml:space="preserve"> (Стена)</w:t>
            </w:r>
          </w:p>
        </w:tc>
        <w:tc>
          <w:tcPr>
            <w:tcW w:w="2302" w:type="dxa"/>
            <w:vAlign w:val="center"/>
            <w:tcPrChange w:id="4963" w:author="D.Kambarov" w:date="2025-03-13T16:54:00Z">
              <w:tcPr>
                <w:tcW w:w="2067" w:type="dxa"/>
                <w:vAlign w:val="center"/>
              </w:tcPr>
            </w:tcPrChange>
          </w:tcPr>
          <w:p w14:paraId="38CF4716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4964" w:author="D.Kambarov" w:date="2025-03-13T16:33:00Z">
                <w:pPr/>
              </w:pPrChange>
            </w:pPr>
            <w:r>
              <w:rPr>
                <w:i/>
                <w:lang w:eastAsia="ru-RU"/>
              </w:rPr>
              <w:t>Шпунт</w:t>
            </w:r>
          </w:p>
        </w:tc>
        <w:tc>
          <w:tcPr>
            <w:tcW w:w="677" w:type="dxa"/>
            <w:vAlign w:val="center"/>
            <w:tcPrChange w:id="4965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02E6F09C" w14:textId="77777777" w:rsidR="00A66D76" w:rsidRDefault="00A66D76">
            <w:pPr>
              <w:pStyle w:val="OMDV"/>
              <w:rPr>
                <w:lang w:eastAsia="ru-RU"/>
              </w:rPr>
              <w:pPrChange w:id="4966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4967" w:author="D.Kambarov" w:date="2025-03-13T16:54:00Z">
              <w:tcPr>
                <w:tcW w:w="516" w:type="dxa"/>
                <w:vAlign w:val="center"/>
              </w:tcPr>
            </w:tcPrChange>
          </w:tcPr>
          <w:p w14:paraId="70A94D70" w14:textId="77777777" w:rsidR="00A66D76" w:rsidRDefault="00A66D76">
            <w:pPr>
              <w:pStyle w:val="OMDV"/>
              <w:rPr>
                <w:lang w:eastAsia="ru-RU"/>
              </w:rPr>
              <w:pPrChange w:id="4968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4969" w:author="D.Kambarov" w:date="2025-03-13T16:54:00Z">
              <w:tcPr>
                <w:tcW w:w="516" w:type="dxa"/>
                <w:vAlign w:val="center"/>
              </w:tcPr>
            </w:tcPrChange>
          </w:tcPr>
          <w:p w14:paraId="2A0CA772" w14:textId="77777777" w:rsidR="00A66D76" w:rsidRDefault="00A66D76">
            <w:pPr>
              <w:pStyle w:val="OMDV"/>
              <w:rPr>
                <w:lang w:eastAsia="ru-RU"/>
              </w:rPr>
              <w:pPrChange w:id="4970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4971" w:author="D.Kambarov" w:date="2025-03-13T16:54:00Z">
              <w:tcPr>
                <w:tcW w:w="516" w:type="dxa"/>
                <w:vAlign w:val="center"/>
              </w:tcPr>
            </w:tcPrChange>
          </w:tcPr>
          <w:p w14:paraId="42807E3B" w14:textId="77777777" w:rsidR="00A66D76" w:rsidRDefault="00C835C6">
            <w:pPr>
              <w:pStyle w:val="OMDV"/>
              <w:rPr>
                <w:lang w:eastAsia="ru-RU"/>
              </w:rPr>
              <w:pPrChange w:id="4972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4973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567771A7" w14:textId="77777777" w:rsidR="00A66D76" w:rsidRDefault="00A66D76">
            <w:pPr>
              <w:pStyle w:val="OMDV"/>
              <w:rPr>
                <w:lang w:eastAsia="ru-RU"/>
              </w:rPr>
              <w:pPrChange w:id="4974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4975" w:author="D.Kambarov" w:date="2025-03-13T16:54:00Z">
              <w:tcPr>
                <w:tcW w:w="516" w:type="dxa"/>
                <w:vAlign w:val="center"/>
              </w:tcPr>
            </w:tcPrChange>
          </w:tcPr>
          <w:p w14:paraId="3F4FF3CD" w14:textId="77777777" w:rsidR="00A66D76" w:rsidRDefault="00C835C6">
            <w:pPr>
              <w:pStyle w:val="OMDV"/>
              <w:rPr>
                <w:lang w:eastAsia="ru-RU"/>
              </w:rPr>
              <w:pPrChange w:id="4976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4977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7948DB08" w14:textId="77777777" w:rsidR="00A66D76" w:rsidRDefault="00A66D76">
            <w:pPr>
              <w:pStyle w:val="OMDV"/>
              <w:rPr>
                <w:lang w:eastAsia="ru-RU"/>
              </w:rPr>
              <w:pPrChange w:id="4978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4979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7B07C0C2" w14:textId="77777777" w:rsidR="00A66D76" w:rsidRDefault="00C835C6">
            <w:pPr>
              <w:pStyle w:val="OMDV"/>
              <w:rPr>
                <w:lang w:eastAsia="ru-RU"/>
              </w:rPr>
              <w:pPrChange w:id="4980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4981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737AC03E" w14:textId="77777777" w:rsidR="00A66D76" w:rsidRDefault="00A66D76">
            <w:pPr>
              <w:pStyle w:val="OMDV"/>
              <w:rPr>
                <w:lang w:eastAsia="ru-RU"/>
              </w:rPr>
              <w:pPrChange w:id="4982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4983" w:author="D.Kambarov" w:date="2025-03-13T16:54:00Z">
              <w:tcPr>
                <w:tcW w:w="519" w:type="dxa"/>
                <w:vAlign w:val="center"/>
              </w:tcPr>
            </w:tcPrChange>
          </w:tcPr>
          <w:p w14:paraId="472E0EC6" w14:textId="77777777" w:rsidR="00A66D76" w:rsidRDefault="00A66D76">
            <w:pPr>
              <w:pStyle w:val="OMDV"/>
              <w:rPr>
                <w:lang w:eastAsia="ru-RU"/>
              </w:rPr>
              <w:pPrChange w:id="4984" w:author="D.Kambarov" w:date="2025-03-13T16:33:00Z">
                <w:pPr>
                  <w:jc w:val="center"/>
                </w:pPr>
              </w:pPrChange>
            </w:pPr>
          </w:p>
        </w:tc>
      </w:tr>
      <w:tr w:rsidR="00A66D76" w14:paraId="7EDF84EE" w14:textId="77777777" w:rsidTr="008C0F35">
        <w:trPr>
          <w:trHeight w:val="312"/>
          <w:trPrChange w:id="4985" w:author="D.Kambarov" w:date="2025-03-13T16:54:00Z">
            <w:trPr>
              <w:gridAfter w:val="0"/>
              <w:trHeight w:val="312"/>
            </w:trPr>
          </w:trPrChange>
        </w:trPr>
        <w:tc>
          <w:tcPr>
            <w:tcW w:w="6658" w:type="dxa"/>
            <w:vAlign w:val="center"/>
            <w:tcPrChange w:id="4986" w:author="D.Kambarov" w:date="2025-03-13T16:54:00Z">
              <w:tcPr>
                <w:tcW w:w="4899" w:type="dxa"/>
                <w:vAlign w:val="center"/>
              </w:tcPr>
            </w:tcPrChange>
          </w:tcPr>
          <w:p w14:paraId="1C8980E2" w14:textId="77777777" w:rsidR="00A66D76" w:rsidRDefault="00C835C6">
            <w:pPr>
              <w:pStyle w:val="OMDV"/>
              <w:jc w:val="left"/>
              <w:rPr>
                <w:vertAlign w:val="superscript"/>
                <w:lang w:eastAsia="ru-RU"/>
              </w:rPr>
              <w:pPrChange w:id="4987" w:author="D.Kambarov" w:date="2025-03-13T16:33:00Z">
                <w:pPr/>
              </w:pPrChange>
            </w:pPr>
            <w:r>
              <w:rPr>
                <w:lang w:eastAsia="ru-RU"/>
              </w:rPr>
              <w:t xml:space="preserve">Бетонная подготовка </w:t>
            </w:r>
            <w:r>
              <w:rPr>
                <w:i/>
                <w:lang w:eastAsia="ru-RU"/>
              </w:rPr>
              <w:t>(Перекрытие)</w:t>
            </w:r>
            <w:r>
              <w:rPr>
                <w:i/>
                <w:vertAlign w:val="superscript"/>
                <w:lang w:eastAsia="ru-RU"/>
              </w:rPr>
              <w:t xml:space="preserve"> </w:t>
            </w:r>
          </w:p>
          <w:p w14:paraId="62221612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4988" w:author="D.Kambarov" w:date="2025-03-13T16:33:00Z">
                <w:pPr/>
              </w:pPrChange>
            </w:pPr>
            <w:r>
              <w:rPr>
                <w:sz w:val="18"/>
                <w:szCs w:val="18"/>
                <w:lang w:eastAsia="ru-RU"/>
              </w:rPr>
              <w:t>Включите в состав щебень, песок, ЦПС и тонкослойную изоляцию</w:t>
            </w:r>
          </w:p>
        </w:tc>
        <w:tc>
          <w:tcPr>
            <w:tcW w:w="2302" w:type="dxa"/>
            <w:vAlign w:val="center"/>
            <w:tcPrChange w:id="4989" w:author="D.Kambarov" w:date="2025-03-13T16:54:00Z">
              <w:tcPr>
                <w:tcW w:w="2067" w:type="dxa"/>
                <w:vAlign w:val="center"/>
              </w:tcPr>
            </w:tcPrChange>
          </w:tcPr>
          <w:p w14:paraId="50B5A4AD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4990" w:author="D.Kambarov" w:date="2025-03-13T16:33:00Z">
                <w:pPr/>
              </w:pPrChange>
            </w:pPr>
            <w:r>
              <w:rPr>
                <w:i/>
                <w:lang w:eastAsia="ru-RU"/>
              </w:rPr>
              <w:t xml:space="preserve">Бетонная </w:t>
            </w:r>
            <w:r>
              <w:rPr>
                <w:i/>
                <w:lang w:eastAsia="ru-RU"/>
              </w:rPr>
              <w:br/>
              <w:t>подготовка</w:t>
            </w:r>
          </w:p>
        </w:tc>
        <w:tc>
          <w:tcPr>
            <w:tcW w:w="677" w:type="dxa"/>
            <w:vAlign w:val="center"/>
            <w:tcPrChange w:id="4991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637B6F84" w14:textId="77777777" w:rsidR="00A66D76" w:rsidRDefault="00C835C6">
            <w:pPr>
              <w:pStyle w:val="OMDV"/>
              <w:rPr>
                <w:lang w:eastAsia="ru-RU"/>
              </w:rPr>
              <w:pPrChange w:id="4992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4993" w:author="D.Kambarov" w:date="2025-03-13T16:54:00Z">
              <w:tcPr>
                <w:tcW w:w="516" w:type="dxa"/>
                <w:vAlign w:val="center"/>
              </w:tcPr>
            </w:tcPrChange>
          </w:tcPr>
          <w:p w14:paraId="1171FFA9" w14:textId="77777777" w:rsidR="00A66D76" w:rsidRDefault="00C835C6">
            <w:pPr>
              <w:pStyle w:val="OMDV"/>
              <w:rPr>
                <w:lang w:eastAsia="ru-RU"/>
              </w:rPr>
              <w:pPrChange w:id="4994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4995" w:author="D.Kambarov" w:date="2025-03-13T16:54:00Z">
              <w:tcPr>
                <w:tcW w:w="516" w:type="dxa"/>
                <w:vAlign w:val="center"/>
              </w:tcPr>
            </w:tcPrChange>
          </w:tcPr>
          <w:p w14:paraId="5D69AEAA" w14:textId="77777777" w:rsidR="00A66D76" w:rsidRDefault="00A66D76">
            <w:pPr>
              <w:pStyle w:val="OMDV"/>
              <w:rPr>
                <w:lang w:eastAsia="ru-RU"/>
              </w:rPr>
              <w:pPrChange w:id="4996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4997" w:author="D.Kambarov" w:date="2025-03-13T16:54:00Z">
              <w:tcPr>
                <w:tcW w:w="516" w:type="dxa"/>
                <w:vAlign w:val="center"/>
              </w:tcPr>
            </w:tcPrChange>
          </w:tcPr>
          <w:p w14:paraId="3A5E9968" w14:textId="77777777" w:rsidR="00A66D76" w:rsidRDefault="00C835C6">
            <w:pPr>
              <w:pStyle w:val="OMDV"/>
              <w:rPr>
                <w:lang w:eastAsia="ru-RU"/>
              </w:rPr>
              <w:pPrChange w:id="4998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4999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5A3008F7" w14:textId="77777777" w:rsidR="00A66D76" w:rsidRDefault="00C835C6">
            <w:pPr>
              <w:pStyle w:val="OMDV"/>
              <w:rPr>
                <w:lang w:eastAsia="ru-RU"/>
              </w:rPr>
              <w:pPrChange w:id="5000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001" w:author="D.Kambarov" w:date="2025-03-13T16:54:00Z">
              <w:tcPr>
                <w:tcW w:w="516" w:type="dxa"/>
                <w:vAlign w:val="center"/>
              </w:tcPr>
            </w:tcPrChange>
          </w:tcPr>
          <w:p w14:paraId="7FD4D1EE" w14:textId="77777777" w:rsidR="00A66D76" w:rsidRDefault="00A66D76">
            <w:pPr>
              <w:pStyle w:val="OMDV"/>
              <w:rPr>
                <w:lang w:eastAsia="ru-RU"/>
              </w:rPr>
              <w:pPrChange w:id="5002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003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22868E60" w14:textId="77777777" w:rsidR="00A66D76" w:rsidRDefault="00A66D76">
            <w:pPr>
              <w:pStyle w:val="OMDV"/>
              <w:rPr>
                <w:lang w:eastAsia="ru-RU"/>
              </w:rPr>
              <w:pPrChange w:id="5004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005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1F10B68B" w14:textId="77777777" w:rsidR="00A66D76" w:rsidRDefault="00C835C6">
            <w:pPr>
              <w:pStyle w:val="OMDV"/>
              <w:rPr>
                <w:lang w:eastAsia="ru-RU"/>
              </w:rPr>
              <w:pPrChange w:id="5006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007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5F37B8C7" w14:textId="77777777" w:rsidR="00A66D76" w:rsidRDefault="00C835C6">
            <w:pPr>
              <w:pStyle w:val="OMDV"/>
              <w:rPr>
                <w:lang w:eastAsia="ru-RU"/>
              </w:rPr>
              <w:pPrChange w:id="5008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009" w:author="D.Kambarov" w:date="2025-03-13T16:54:00Z">
              <w:tcPr>
                <w:tcW w:w="519" w:type="dxa"/>
                <w:vAlign w:val="center"/>
              </w:tcPr>
            </w:tcPrChange>
          </w:tcPr>
          <w:p w14:paraId="77B892AA" w14:textId="77777777" w:rsidR="00A66D76" w:rsidRDefault="00C835C6">
            <w:pPr>
              <w:pStyle w:val="OMDV"/>
              <w:rPr>
                <w:lang w:eastAsia="ru-RU"/>
              </w:rPr>
              <w:pPrChange w:id="5010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60A9870A" w14:textId="77777777" w:rsidTr="008C0F35">
        <w:trPr>
          <w:trHeight w:val="312"/>
          <w:trPrChange w:id="5011" w:author="D.Kambarov" w:date="2025-03-13T16:54:00Z">
            <w:trPr>
              <w:gridAfter w:val="0"/>
              <w:trHeight w:val="312"/>
            </w:trPr>
          </w:trPrChange>
        </w:trPr>
        <w:tc>
          <w:tcPr>
            <w:tcW w:w="6658" w:type="dxa"/>
            <w:vAlign w:val="center"/>
            <w:tcPrChange w:id="5012" w:author="D.Kambarov" w:date="2025-03-13T16:54:00Z">
              <w:tcPr>
                <w:tcW w:w="4899" w:type="dxa"/>
                <w:vAlign w:val="center"/>
              </w:tcPr>
            </w:tcPrChange>
          </w:tcPr>
          <w:p w14:paraId="5FFBA45B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013" w:author="D.Kambarov" w:date="2025-03-13T16:33:00Z">
                <w:pPr/>
              </w:pPrChange>
            </w:pPr>
            <w:r>
              <w:rPr>
                <w:lang w:eastAsia="ru-RU"/>
              </w:rPr>
              <w:t xml:space="preserve">Фундаментная плита </w:t>
            </w:r>
            <w:r>
              <w:rPr>
                <w:i/>
                <w:lang w:eastAsia="ru-RU"/>
              </w:rPr>
              <w:t>(Перекрытие)</w:t>
            </w:r>
          </w:p>
        </w:tc>
        <w:tc>
          <w:tcPr>
            <w:tcW w:w="2302" w:type="dxa"/>
            <w:vAlign w:val="center"/>
            <w:tcPrChange w:id="5014" w:author="D.Kambarov" w:date="2025-03-13T16:54:00Z">
              <w:tcPr>
                <w:tcW w:w="2067" w:type="dxa"/>
                <w:vAlign w:val="center"/>
              </w:tcPr>
            </w:tcPrChange>
          </w:tcPr>
          <w:p w14:paraId="53DD27AD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5015" w:author="D.Kambarov" w:date="2025-03-13T16:33:00Z">
                <w:pPr/>
              </w:pPrChange>
            </w:pPr>
            <w:r>
              <w:rPr>
                <w:i/>
                <w:lang w:eastAsia="ru-RU"/>
              </w:rPr>
              <w:t>Фундамент</w:t>
            </w:r>
          </w:p>
        </w:tc>
        <w:tc>
          <w:tcPr>
            <w:tcW w:w="677" w:type="dxa"/>
            <w:vAlign w:val="center"/>
            <w:tcPrChange w:id="5016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6647F1E9" w14:textId="77777777" w:rsidR="00A66D76" w:rsidRDefault="00C835C6">
            <w:pPr>
              <w:pStyle w:val="OMDV"/>
              <w:rPr>
                <w:lang w:eastAsia="ru-RU"/>
              </w:rPr>
              <w:pPrChange w:id="5017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018" w:author="D.Kambarov" w:date="2025-03-13T16:54:00Z">
              <w:tcPr>
                <w:tcW w:w="516" w:type="dxa"/>
                <w:vAlign w:val="center"/>
              </w:tcPr>
            </w:tcPrChange>
          </w:tcPr>
          <w:p w14:paraId="71185E38" w14:textId="77777777" w:rsidR="00A66D76" w:rsidRDefault="00C835C6">
            <w:pPr>
              <w:pStyle w:val="OMDV"/>
              <w:rPr>
                <w:lang w:eastAsia="ru-RU"/>
              </w:rPr>
              <w:pPrChange w:id="5019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020" w:author="D.Kambarov" w:date="2025-03-13T16:54:00Z">
              <w:tcPr>
                <w:tcW w:w="516" w:type="dxa"/>
                <w:vAlign w:val="center"/>
              </w:tcPr>
            </w:tcPrChange>
          </w:tcPr>
          <w:p w14:paraId="4EE37DBC" w14:textId="77777777" w:rsidR="00A66D76" w:rsidRDefault="00A66D76">
            <w:pPr>
              <w:pStyle w:val="OMDV"/>
              <w:rPr>
                <w:lang w:eastAsia="ru-RU"/>
              </w:rPr>
              <w:pPrChange w:id="5021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022" w:author="D.Kambarov" w:date="2025-03-13T16:54:00Z">
              <w:tcPr>
                <w:tcW w:w="516" w:type="dxa"/>
                <w:vAlign w:val="center"/>
              </w:tcPr>
            </w:tcPrChange>
          </w:tcPr>
          <w:p w14:paraId="085B64A6" w14:textId="77777777" w:rsidR="00A66D76" w:rsidRDefault="00C835C6">
            <w:pPr>
              <w:pStyle w:val="OMDV"/>
              <w:rPr>
                <w:lang w:eastAsia="ru-RU"/>
              </w:rPr>
              <w:pPrChange w:id="5023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024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3530F57E" w14:textId="77777777" w:rsidR="00A66D76" w:rsidRDefault="00C835C6">
            <w:pPr>
              <w:pStyle w:val="OMDV"/>
              <w:rPr>
                <w:lang w:eastAsia="ru-RU"/>
              </w:rPr>
              <w:pPrChange w:id="5025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026" w:author="D.Kambarov" w:date="2025-03-13T16:54:00Z">
              <w:tcPr>
                <w:tcW w:w="516" w:type="dxa"/>
                <w:vAlign w:val="center"/>
              </w:tcPr>
            </w:tcPrChange>
          </w:tcPr>
          <w:p w14:paraId="3246BDAA" w14:textId="77777777" w:rsidR="00A66D76" w:rsidRDefault="00A66D76">
            <w:pPr>
              <w:pStyle w:val="OMDV"/>
              <w:rPr>
                <w:lang w:eastAsia="ru-RU"/>
              </w:rPr>
              <w:pPrChange w:id="5027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028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5EE6E2E5" w14:textId="77777777" w:rsidR="00A66D76" w:rsidRDefault="00A66D76">
            <w:pPr>
              <w:pStyle w:val="OMDV"/>
              <w:rPr>
                <w:lang w:eastAsia="ru-RU"/>
              </w:rPr>
              <w:pPrChange w:id="5029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030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5A9B579D" w14:textId="77777777" w:rsidR="00A66D76" w:rsidRDefault="00C835C6">
            <w:pPr>
              <w:pStyle w:val="OMDV"/>
              <w:rPr>
                <w:lang w:eastAsia="ru-RU"/>
              </w:rPr>
              <w:pPrChange w:id="5031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032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147CF582" w14:textId="77777777" w:rsidR="00A66D76" w:rsidRDefault="00C835C6">
            <w:pPr>
              <w:pStyle w:val="OMDV"/>
              <w:rPr>
                <w:lang w:eastAsia="ru-RU"/>
              </w:rPr>
              <w:pPrChange w:id="5033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034" w:author="D.Kambarov" w:date="2025-03-13T16:54:00Z">
              <w:tcPr>
                <w:tcW w:w="519" w:type="dxa"/>
                <w:vAlign w:val="center"/>
              </w:tcPr>
            </w:tcPrChange>
          </w:tcPr>
          <w:p w14:paraId="18E33D0B" w14:textId="77777777" w:rsidR="00A66D76" w:rsidRDefault="00C835C6">
            <w:pPr>
              <w:pStyle w:val="OMDV"/>
              <w:rPr>
                <w:lang w:eastAsia="ru-RU"/>
              </w:rPr>
              <w:pPrChange w:id="5035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5D518CE9" w14:textId="77777777" w:rsidTr="008C0F35">
        <w:trPr>
          <w:trHeight w:val="312"/>
          <w:trPrChange w:id="5036" w:author="D.Kambarov" w:date="2025-03-13T16:54:00Z">
            <w:trPr>
              <w:gridAfter w:val="0"/>
              <w:trHeight w:val="312"/>
            </w:trPr>
          </w:trPrChange>
        </w:trPr>
        <w:tc>
          <w:tcPr>
            <w:tcW w:w="6658" w:type="dxa"/>
            <w:vAlign w:val="center"/>
            <w:tcPrChange w:id="5037" w:author="D.Kambarov" w:date="2025-03-13T16:54:00Z">
              <w:tcPr>
                <w:tcW w:w="4899" w:type="dxa"/>
                <w:vAlign w:val="center"/>
              </w:tcPr>
            </w:tcPrChange>
          </w:tcPr>
          <w:p w14:paraId="62AE85BD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038" w:author="D.Kambarov" w:date="2025-03-13T16:33:00Z">
                <w:pPr/>
              </w:pPrChange>
            </w:pPr>
            <w:r>
              <w:rPr>
                <w:lang w:eastAsia="ru-RU"/>
              </w:rPr>
              <w:t>Деформационный шов (</w:t>
            </w:r>
            <w:r>
              <w:rPr>
                <w:i/>
                <w:lang w:eastAsia="ru-RU"/>
              </w:rPr>
              <w:t>Стена</w:t>
            </w:r>
            <w:r>
              <w:rPr>
                <w:lang w:eastAsia="ru-RU"/>
              </w:rPr>
              <w:t>)</w:t>
            </w:r>
          </w:p>
        </w:tc>
        <w:tc>
          <w:tcPr>
            <w:tcW w:w="2302" w:type="dxa"/>
            <w:vAlign w:val="center"/>
            <w:tcPrChange w:id="5039" w:author="D.Kambarov" w:date="2025-03-13T16:54:00Z">
              <w:tcPr>
                <w:tcW w:w="2067" w:type="dxa"/>
                <w:vAlign w:val="center"/>
              </w:tcPr>
            </w:tcPrChange>
          </w:tcPr>
          <w:p w14:paraId="5C4D8E35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5040" w:author="D.Kambarov" w:date="2025-03-13T16:33:00Z">
                <w:pPr/>
              </w:pPrChange>
            </w:pPr>
            <w:r>
              <w:rPr>
                <w:i/>
                <w:lang w:eastAsia="ru-RU"/>
              </w:rPr>
              <w:t>Дефшов</w:t>
            </w:r>
          </w:p>
        </w:tc>
        <w:tc>
          <w:tcPr>
            <w:tcW w:w="677" w:type="dxa"/>
            <w:vAlign w:val="center"/>
            <w:tcPrChange w:id="5041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26556C56" w14:textId="77777777" w:rsidR="00A66D76" w:rsidRDefault="00C835C6">
            <w:pPr>
              <w:pStyle w:val="OMDV"/>
              <w:rPr>
                <w:lang w:eastAsia="ru-RU"/>
              </w:rPr>
              <w:pPrChange w:id="5042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043" w:author="D.Kambarov" w:date="2025-03-13T16:54:00Z">
              <w:tcPr>
                <w:tcW w:w="516" w:type="dxa"/>
                <w:vAlign w:val="center"/>
              </w:tcPr>
            </w:tcPrChange>
          </w:tcPr>
          <w:p w14:paraId="3629D3FE" w14:textId="77777777" w:rsidR="00A66D76" w:rsidRDefault="00C835C6">
            <w:pPr>
              <w:pStyle w:val="OMDV"/>
              <w:rPr>
                <w:lang w:eastAsia="ru-RU"/>
              </w:rPr>
              <w:pPrChange w:id="5044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045" w:author="D.Kambarov" w:date="2025-03-13T16:54:00Z">
              <w:tcPr>
                <w:tcW w:w="516" w:type="dxa"/>
                <w:vAlign w:val="center"/>
              </w:tcPr>
            </w:tcPrChange>
          </w:tcPr>
          <w:p w14:paraId="7DB68C50" w14:textId="77777777" w:rsidR="00A66D76" w:rsidRDefault="00A66D76">
            <w:pPr>
              <w:pStyle w:val="OMDV"/>
              <w:rPr>
                <w:lang w:eastAsia="ru-RU"/>
              </w:rPr>
              <w:pPrChange w:id="5046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047" w:author="D.Kambarov" w:date="2025-03-13T16:54:00Z">
              <w:tcPr>
                <w:tcW w:w="516" w:type="dxa"/>
                <w:vAlign w:val="center"/>
              </w:tcPr>
            </w:tcPrChange>
          </w:tcPr>
          <w:p w14:paraId="5F31DF7B" w14:textId="77777777" w:rsidR="00A66D76" w:rsidRDefault="00C835C6">
            <w:pPr>
              <w:pStyle w:val="OMDV"/>
              <w:rPr>
                <w:lang w:eastAsia="ru-RU"/>
              </w:rPr>
              <w:pPrChange w:id="5048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049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17576CCB" w14:textId="77777777" w:rsidR="00A66D76" w:rsidRDefault="00A66D76">
            <w:pPr>
              <w:pStyle w:val="OMDV"/>
              <w:rPr>
                <w:lang w:eastAsia="ru-RU"/>
              </w:rPr>
              <w:pPrChange w:id="5050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051" w:author="D.Kambarov" w:date="2025-03-13T16:54:00Z">
              <w:tcPr>
                <w:tcW w:w="516" w:type="dxa"/>
                <w:vAlign w:val="center"/>
              </w:tcPr>
            </w:tcPrChange>
          </w:tcPr>
          <w:p w14:paraId="0FF56BEF" w14:textId="77777777" w:rsidR="00A66D76" w:rsidRDefault="00C835C6">
            <w:pPr>
              <w:pStyle w:val="OMDV"/>
              <w:rPr>
                <w:lang w:eastAsia="ru-RU"/>
              </w:rPr>
              <w:pPrChange w:id="5052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053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553A6E8A" w14:textId="77777777" w:rsidR="00A66D76" w:rsidRDefault="00A66D76">
            <w:pPr>
              <w:pStyle w:val="OMDV"/>
              <w:rPr>
                <w:lang w:eastAsia="ru-RU"/>
              </w:rPr>
              <w:pPrChange w:id="5054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055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3DAF7F3F" w14:textId="77777777" w:rsidR="00A66D76" w:rsidRDefault="00C835C6">
            <w:pPr>
              <w:pStyle w:val="OMDV"/>
              <w:rPr>
                <w:lang w:eastAsia="ru-RU"/>
              </w:rPr>
              <w:pPrChange w:id="5056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057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10B168EF" w14:textId="77777777" w:rsidR="00A66D76" w:rsidRDefault="00C835C6">
            <w:pPr>
              <w:pStyle w:val="OMDV"/>
              <w:rPr>
                <w:lang w:eastAsia="ru-RU"/>
              </w:rPr>
              <w:pPrChange w:id="5058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059" w:author="D.Kambarov" w:date="2025-03-13T16:54:00Z">
              <w:tcPr>
                <w:tcW w:w="519" w:type="dxa"/>
                <w:vAlign w:val="center"/>
              </w:tcPr>
            </w:tcPrChange>
          </w:tcPr>
          <w:p w14:paraId="01135286" w14:textId="77777777" w:rsidR="00A66D76" w:rsidRDefault="00C835C6">
            <w:pPr>
              <w:pStyle w:val="OMDV"/>
              <w:rPr>
                <w:lang w:eastAsia="ru-RU"/>
              </w:rPr>
              <w:pPrChange w:id="5060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0C2097D6" w14:textId="77777777" w:rsidTr="008C0F35">
        <w:trPr>
          <w:trHeight w:val="312"/>
          <w:trPrChange w:id="5061" w:author="D.Kambarov" w:date="2025-03-13T16:54:00Z">
            <w:trPr>
              <w:gridAfter w:val="0"/>
              <w:trHeight w:val="312"/>
            </w:trPr>
          </w:trPrChange>
        </w:trPr>
        <w:tc>
          <w:tcPr>
            <w:tcW w:w="6658" w:type="dxa"/>
            <w:vAlign w:val="center"/>
            <w:tcPrChange w:id="5062" w:author="D.Kambarov" w:date="2025-03-13T16:54:00Z">
              <w:tcPr>
                <w:tcW w:w="4899" w:type="dxa"/>
                <w:vAlign w:val="center"/>
              </w:tcPr>
            </w:tcPrChange>
          </w:tcPr>
          <w:p w14:paraId="1C97A342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063" w:author="D.Kambarov" w:date="2025-03-13T16:33:00Z">
                <w:pPr/>
              </w:pPrChange>
            </w:pPr>
            <w:r>
              <w:rPr>
                <w:lang w:eastAsia="ru-RU"/>
              </w:rPr>
              <w:t xml:space="preserve">Свая КЖ </w:t>
            </w:r>
            <w:r>
              <w:rPr>
                <w:i/>
                <w:lang w:eastAsia="ru-RU"/>
              </w:rPr>
              <w:t>(Несущая колонна)</w:t>
            </w:r>
          </w:p>
        </w:tc>
        <w:tc>
          <w:tcPr>
            <w:tcW w:w="2302" w:type="dxa"/>
            <w:vAlign w:val="center"/>
            <w:tcPrChange w:id="5064" w:author="D.Kambarov" w:date="2025-03-13T16:54:00Z">
              <w:tcPr>
                <w:tcW w:w="2067" w:type="dxa"/>
                <w:vAlign w:val="center"/>
              </w:tcPr>
            </w:tcPrChange>
          </w:tcPr>
          <w:p w14:paraId="005EED67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5065" w:author="D.Kambarov" w:date="2025-03-13T16:33:00Z">
                <w:pPr/>
              </w:pPrChange>
            </w:pPr>
            <w:r>
              <w:rPr>
                <w:i/>
                <w:lang w:eastAsia="ru-RU"/>
              </w:rPr>
              <w:t>Свая</w:t>
            </w:r>
          </w:p>
        </w:tc>
        <w:tc>
          <w:tcPr>
            <w:tcW w:w="677" w:type="dxa"/>
            <w:vAlign w:val="center"/>
            <w:tcPrChange w:id="5066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54C63466" w14:textId="77777777" w:rsidR="00A66D76" w:rsidRDefault="00A66D76">
            <w:pPr>
              <w:pStyle w:val="OMDV"/>
              <w:rPr>
                <w:lang w:eastAsia="ru-RU"/>
              </w:rPr>
              <w:pPrChange w:id="5067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068" w:author="D.Kambarov" w:date="2025-03-13T16:54:00Z">
              <w:tcPr>
                <w:tcW w:w="516" w:type="dxa"/>
                <w:vAlign w:val="center"/>
              </w:tcPr>
            </w:tcPrChange>
          </w:tcPr>
          <w:p w14:paraId="52D51ECC" w14:textId="77777777" w:rsidR="00A66D76" w:rsidRDefault="00A66D76">
            <w:pPr>
              <w:pStyle w:val="OMDV"/>
              <w:rPr>
                <w:lang w:eastAsia="ru-RU"/>
              </w:rPr>
              <w:pPrChange w:id="5069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070" w:author="D.Kambarov" w:date="2025-03-13T16:54:00Z">
              <w:tcPr>
                <w:tcW w:w="516" w:type="dxa"/>
                <w:vAlign w:val="center"/>
              </w:tcPr>
            </w:tcPrChange>
          </w:tcPr>
          <w:p w14:paraId="550B55FE" w14:textId="77777777" w:rsidR="00A66D76" w:rsidRDefault="00A66D76">
            <w:pPr>
              <w:pStyle w:val="OMDV"/>
              <w:rPr>
                <w:lang w:eastAsia="ru-RU"/>
              </w:rPr>
              <w:pPrChange w:id="5071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072" w:author="D.Kambarov" w:date="2025-03-13T16:54:00Z">
              <w:tcPr>
                <w:tcW w:w="516" w:type="dxa"/>
                <w:vAlign w:val="center"/>
              </w:tcPr>
            </w:tcPrChange>
          </w:tcPr>
          <w:p w14:paraId="2EEEE1F8" w14:textId="77777777" w:rsidR="00A66D76" w:rsidRDefault="00C835C6">
            <w:pPr>
              <w:pStyle w:val="OMDV"/>
              <w:rPr>
                <w:lang w:eastAsia="ru-RU"/>
              </w:rPr>
              <w:pPrChange w:id="5073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074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1D5FA1C4" w14:textId="77777777" w:rsidR="00A66D76" w:rsidRDefault="00A66D76">
            <w:pPr>
              <w:pStyle w:val="OMDV"/>
              <w:rPr>
                <w:lang w:eastAsia="ru-RU"/>
              </w:rPr>
              <w:pPrChange w:id="5075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076" w:author="D.Kambarov" w:date="2025-03-13T16:54:00Z">
              <w:tcPr>
                <w:tcW w:w="516" w:type="dxa"/>
                <w:vAlign w:val="center"/>
              </w:tcPr>
            </w:tcPrChange>
          </w:tcPr>
          <w:p w14:paraId="78CD984B" w14:textId="77777777" w:rsidR="00A66D76" w:rsidRDefault="00C835C6">
            <w:pPr>
              <w:pStyle w:val="OMDV"/>
              <w:rPr>
                <w:lang w:eastAsia="ru-RU"/>
              </w:rPr>
              <w:pPrChange w:id="5077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078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02586904" w14:textId="77777777" w:rsidR="00A66D76" w:rsidRDefault="00C835C6">
            <w:pPr>
              <w:pStyle w:val="OMDV"/>
              <w:rPr>
                <w:lang w:eastAsia="ru-RU"/>
              </w:rPr>
              <w:pPrChange w:id="5079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080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14C163FF" w14:textId="77777777" w:rsidR="00A66D76" w:rsidRDefault="00C835C6">
            <w:pPr>
              <w:pStyle w:val="OMDV"/>
              <w:rPr>
                <w:lang w:eastAsia="ru-RU"/>
              </w:rPr>
              <w:pPrChange w:id="5081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082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5A25E130" w14:textId="77777777" w:rsidR="00A66D76" w:rsidRDefault="00C835C6">
            <w:pPr>
              <w:pStyle w:val="OMDV"/>
              <w:rPr>
                <w:lang w:eastAsia="ru-RU"/>
              </w:rPr>
              <w:pPrChange w:id="5083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084" w:author="D.Kambarov" w:date="2025-03-13T16:54:00Z">
              <w:tcPr>
                <w:tcW w:w="519" w:type="dxa"/>
                <w:vAlign w:val="center"/>
              </w:tcPr>
            </w:tcPrChange>
          </w:tcPr>
          <w:p w14:paraId="7A3CDE14" w14:textId="77777777" w:rsidR="00A66D76" w:rsidRDefault="00C835C6">
            <w:pPr>
              <w:pStyle w:val="OMDV"/>
              <w:rPr>
                <w:lang w:eastAsia="ru-RU"/>
              </w:rPr>
              <w:pPrChange w:id="5085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72F8E11B" w14:textId="77777777" w:rsidTr="008C0F35">
        <w:trPr>
          <w:trHeight w:val="312"/>
          <w:trPrChange w:id="5086" w:author="D.Kambarov" w:date="2025-03-13T16:54:00Z">
            <w:trPr>
              <w:gridAfter w:val="0"/>
              <w:trHeight w:val="312"/>
            </w:trPr>
          </w:trPrChange>
        </w:trPr>
        <w:tc>
          <w:tcPr>
            <w:tcW w:w="6658" w:type="dxa"/>
            <w:vAlign w:val="center"/>
            <w:tcPrChange w:id="5087" w:author="D.Kambarov" w:date="2025-03-13T16:54:00Z">
              <w:tcPr>
                <w:tcW w:w="4899" w:type="dxa"/>
                <w:vAlign w:val="center"/>
              </w:tcPr>
            </w:tcPrChange>
          </w:tcPr>
          <w:p w14:paraId="596D95E0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088" w:author="D.Kambarov" w:date="2025-03-13T16:33:00Z">
                <w:pPr/>
              </w:pPrChange>
            </w:pPr>
            <w:r>
              <w:rPr>
                <w:lang w:eastAsia="ru-RU"/>
              </w:rPr>
              <w:t xml:space="preserve">Приямок КЖ </w:t>
            </w:r>
            <w:r>
              <w:rPr>
                <w:i/>
                <w:lang w:eastAsia="ru-RU"/>
              </w:rPr>
              <w:t>(Перекрытие)</w:t>
            </w:r>
            <w:r>
              <w:rPr>
                <w:vertAlign w:val="superscript"/>
                <w:lang w:eastAsia="ru-RU"/>
              </w:rPr>
              <w:t xml:space="preserve"> 5</w:t>
            </w:r>
          </w:p>
        </w:tc>
        <w:tc>
          <w:tcPr>
            <w:tcW w:w="2302" w:type="dxa"/>
            <w:vAlign w:val="center"/>
            <w:tcPrChange w:id="5089" w:author="D.Kambarov" w:date="2025-03-13T16:54:00Z">
              <w:tcPr>
                <w:tcW w:w="2067" w:type="dxa"/>
                <w:vAlign w:val="center"/>
              </w:tcPr>
            </w:tcPrChange>
          </w:tcPr>
          <w:p w14:paraId="5C1BA7DC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5090" w:author="D.Kambarov" w:date="2025-03-13T16:33:00Z">
                <w:pPr/>
              </w:pPrChange>
            </w:pPr>
            <w:r>
              <w:rPr>
                <w:i/>
                <w:lang w:eastAsia="ru-RU"/>
              </w:rPr>
              <w:t>Фундамент</w:t>
            </w:r>
          </w:p>
        </w:tc>
        <w:tc>
          <w:tcPr>
            <w:tcW w:w="677" w:type="dxa"/>
            <w:vAlign w:val="center"/>
            <w:tcPrChange w:id="5091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2C039BEF" w14:textId="77777777" w:rsidR="00A66D76" w:rsidRDefault="00A66D76">
            <w:pPr>
              <w:pStyle w:val="OMDV"/>
              <w:rPr>
                <w:lang w:eastAsia="ru-RU"/>
              </w:rPr>
              <w:pPrChange w:id="5092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093" w:author="D.Kambarov" w:date="2025-03-13T16:54:00Z">
              <w:tcPr>
                <w:tcW w:w="516" w:type="dxa"/>
                <w:vAlign w:val="center"/>
              </w:tcPr>
            </w:tcPrChange>
          </w:tcPr>
          <w:p w14:paraId="2181E0B7" w14:textId="77777777" w:rsidR="00A66D76" w:rsidRDefault="00A66D76">
            <w:pPr>
              <w:pStyle w:val="OMDV"/>
              <w:rPr>
                <w:lang w:eastAsia="ru-RU"/>
              </w:rPr>
              <w:pPrChange w:id="5094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095" w:author="D.Kambarov" w:date="2025-03-13T16:54:00Z">
              <w:tcPr>
                <w:tcW w:w="516" w:type="dxa"/>
                <w:vAlign w:val="center"/>
              </w:tcPr>
            </w:tcPrChange>
          </w:tcPr>
          <w:p w14:paraId="0E968B80" w14:textId="77777777" w:rsidR="00A66D76" w:rsidRDefault="00A66D76">
            <w:pPr>
              <w:pStyle w:val="OMDV"/>
              <w:rPr>
                <w:lang w:eastAsia="ru-RU"/>
              </w:rPr>
              <w:pPrChange w:id="5096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097" w:author="D.Kambarov" w:date="2025-03-13T16:54:00Z">
              <w:tcPr>
                <w:tcW w:w="516" w:type="dxa"/>
                <w:vAlign w:val="center"/>
              </w:tcPr>
            </w:tcPrChange>
          </w:tcPr>
          <w:p w14:paraId="407257C3" w14:textId="77777777" w:rsidR="00A66D76" w:rsidRDefault="00C835C6">
            <w:pPr>
              <w:pStyle w:val="OMDV"/>
              <w:rPr>
                <w:lang w:eastAsia="ru-RU"/>
              </w:rPr>
              <w:pPrChange w:id="5098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099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7D9D9865" w14:textId="77777777" w:rsidR="00A66D76" w:rsidRDefault="00A66D76">
            <w:pPr>
              <w:pStyle w:val="OMDV"/>
              <w:rPr>
                <w:lang w:eastAsia="ru-RU"/>
              </w:rPr>
              <w:pPrChange w:id="5100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101" w:author="D.Kambarov" w:date="2025-03-13T16:54:00Z">
              <w:tcPr>
                <w:tcW w:w="516" w:type="dxa"/>
                <w:vAlign w:val="center"/>
              </w:tcPr>
            </w:tcPrChange>
          </w:tcPr>
          <w:p w14:paraId="21EC629D" w14:textId="77777777" w:rsidR="00A66D76" w:rsidRDefault="00C835C6">
            <w:pPr>
              <w:pStyle w:val="OMDV"/>
              <w:rPr>
                <w:lang w:eastAsia="ru-RU"/>
              </w:rPr>
              <w:pPrChange w:id="5102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103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048FE7B2" w14:textId="77777777" w:rsidR="00A66D76" w:rsidRDefault="00A66D76">
            <w:pPr>
              <w:pStyle w:val="OMDV"/>
              <w:rPr>
                <w:lang w:eastAsia="ru-RU"/>
              </w:rPr>
              <w:pPrChange w:id="5104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105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1FB85628" w14:textId="77777777" w:rsidR="00A66D76" w:rsidRDefault="00C835C6">
            <w:pPr>
              <w:pStyle w:val="OMDV"/>
              <w:rPr>
                <w:lang w:eastAsia="ru-RU"/>
              </w:rPr>
              <w:pPrChange w:id="5106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107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7DCE02BC" w14:textId="77777777" w:rsidR="00A66D76" w:rsidRDefault="00C835C6">
            <w:pPr>
              <w:pStyle w:val="OMDV"/>
              <w:rPr>
                <w:lang w:eastAsia="ru-RU"/>
              </w:rPr>
              <w:pPrChange w:id="5108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109" w:author="D.Kambarov" w:date="2025-03-13T16:54:00Z">
              <w:tcPr>
                <w:tcW w:w="519" w:type="dxa"/>
                <w:vAlign w:val="center"/>
              </w:tcPr>
            </w:tcPrChange>
          </w:tcPr>
          <w:p w14:paraId="634BEE11" w14:textId="77777777" w:rsidR="00A66D76" w:rsidRDefault="00C835C6">
            <w:pPr>
              <w:pStyle w:val="OMDV"/>
              <w:rPr>
                <w:lang w:eastAsia="ru-RU"/>
              </w:rPr>
              <w:pPrChange w:id="5110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19FDDF2F" w14:textId="77777777" w:rsidTr="008C0F35">
        <w:trPr>
          <w:trHeight w:val="312"/>
          <w:trPrChange w:id="5111" w:author="D.Kambarov" w:date="2025-03-13T16:54:00Z">
            <w:trPr>
              <w:gridAfter w:val="0"/>
              <w:trHeight w:val="312"/>
            </w:trPr>
          </w:trPrChange>
        </w:trPr>
        <w:tc>
          <w:tcPr>
            <w:tcW w:w="6658" w:type="dxa"/>
            <w:vAlign w:val="center"/>
            <w:tcPrChange w:id="5112" w:author="D.Kambarov" w:date="2025-03-13T16:54:00Z">
              <w:tcPr>
                <w:tcW w:w="4899" w:type="dxa"/>
                <w:vAlign w:val="center"/>
              </w:tcPr>
            </w:tcPrChange>
          </w:tcPr>
          <w:p w14:paraId="50E0CE55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113" w:author="D.Kambarov" w:date="2025-03-13T16:33:00Z">
                <w:pPr/>
              </w:pPrChange>
            </w:pPr>
            <w:r>
              <w:rPr>
                <w:lang w:eastAsia="ru-RU"/>
              </w:rPr>
              <w:t xml:space="preserve">Стена КЖ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302" w:type="dxa"/>
            <w:vAlign w:val="center"/>
            <w:tcPrChange w:id="5114" w:author="D.Kambarov" w:date="2025-03-13T16:54:00Z">
              <w:tcPr>
                <w:tcW w:w="2067" w:type="dxa"/>
                <w:vAlign w:val="center"/>
              </w:tcPr>
            </w:tcPrChange>
          </w:tcPr>
          <w:p w14:paraId="5B5860BA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5115" w:author="D.Kambarov" w:date="2025-03-13T16:33:00Z">
                <w:pPr/>
              </w:pPrChange>
            </w:pPr>
            <w:r>
              <w:rPr>
                <w:i/>
                <w:lang w:eastAsia="ru-RU"/>
              </w:rPr>
              <w:t>Стена</w:t>
            </w:r>
          </w:p>
        </w:tc>
        <w:tc>
          <w:tcPr>
            <w:tcW w:w="677" w:type="dxa"/>
            <w:vAlign w:val="center"/>
            <w:tcPrChange w:id="5116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6883B535" w14:textId="77777777" w:rsidR="00A66D76" w:rsidRDefault="00C835C6">
            <w:pPr>
              <w:pStyle w:val="OMDV"/>
              <w:rPr>
                <w:lang w:eastAsia="ru-RU"/>
              </w:rPr>
              <w:pPrChange w:id="5117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118" w:author="D.Kambarov" w:date="2025-03-13T16:54:00Z">
              <w:tcPr>
                <w:tcW w:w="516" w:type="dxa"/>
                <w:vAlign w:val="center"/>
              </w:tcPr>
            </w:tcPrChange>
          </w:tcPr>
          <w:p w14:paraId="1FCB92D7" w14:textId="77777777" w:rsidR="00A66D76" w:rsidRDefault="00C835C6">
            <w:pPr>
              <w:pStyle w:val="OMDV"/>
              <w:rPr>
                <w:lang w:eastAsia="ru-RU"/>
              </w:rPr>
              <w:pPrChange w:id="5119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120" w:author="D.Kambarov" w:date="2025-03-13T16:54:00Z">
              <w:tcPr>
                <w:tcW w:w="516" w:type="dxa"/>
                <w:vAlign w:val="center"/>
              </w:tcPr>
            </w:tcPrChange>
          </w:tcPr>
          <w:p w14:paraId="5FCCFAC0" w14:textId="77777777" w:rsidR="00A66D76" w:rsidRDefault="00A66D76">
            <w:pPr>
              <w:pStyle w:val="OMDV"/>
              <w:rPr>
                <w:lang w:eastAsia="ru-RU"/>
              </w:rPr>
              <w:pPrChange w:id="5121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122" w:author="D.Kambarov" w:date="2025-03-13T16:54:00Z">
              <w:tcPr>
                <w:tcW w:w="516" w:type="dxa"/>
                <w:vAlign w:val="center"/>
              </w:tcPr>
            </w:tcPrChange>
          </w:tcPr>
          <w:p w14:paraId="55BC7DE0" w14:textId="77777777" w:rsidR="00A66D76" w:rsidRDefault="00C835C6">
            <w:pPr>
              <w:pStyle w:val="OMDV"/>
              <w:rPr>
                <w:lang w:eastAsia="ru-RU"/>
              </w:rPr>
              <w:pPrChange w:id="5123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124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3B35EA52" w14:textId="77777777" w:rsidR="00A66D76" w:rsidRDefault="00C835C6">
            <w:pPr>
              <w:pStyle w:val="OMDV"/>
              <w:rPr>
                <w:lang w:val="en-US" w:eastAsia="ru-RU"/>
              </w:rPr>
              <w:pPrChange w:id="5125" w:author="D.Kambarov" w:date="2025-03-13T16:33:00Z">
                <w:pPr>
                  <w:jc w:val="center"/>
                </w:pPr>
              </w:pPrChange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677" w:type="dxa"/>
            <w:vAlign w:val="center"/>
            <w:tcPrChange w:id="5126" w:author="D.Kambarov" w:date="2025-03-13T16:54:00Z">
              <w:tcPr>
                <w:tcW w:w="516" w:type="dxa"/>
                <w:vAlign w:val="center"/>
              </w:tcPr>
            </w:tcPrChange>
          </w:tcPr>
          <w:p w14:paraId="1E6B0D81" w14:textId="77777777" w:rsidR="00A66D76" w:rsidRDefault="00C835C6">
            <w:pPr>
              <w:pStyle w:val="OMDV"/>
              <w:rPr>
                <w:lang w:eastAsia="ru-RU"/>
              </w:rPr>
              <w:pPrChange w:id="5127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128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0BF1CCCE" w14:textId="77777777" w:rsidR="00A66D76" w:rsidRDefault="00A66D76">
            <w:pPr>
              <w:pStyle w:val="OMDV"/>
              <w:rPr>
                <w:lang w:eastAsia="ru-RU"/>
              </w:rPr>
              <w:pPrChange w:id="5129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130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564AC47D" w14:textId="77777777" w:rsidR="00A66D76" w:rsidRDefault="00C835C6">
            <w:pPr>
              <w:pStyle w:val="OMDV"/>
              <w:rPr>
                <w:lang w:eastAsia="ru-RU"/>
              </w:rPr>
              <w:pPrChange w:id="5131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132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0D60DE75" w14:textId="77777777" w:rsidR="00A66D76" w:rsidRDefault="00C835C6">
            <w:pPr>
              <w:pStyle w:val="OMDV"/>
              <w:rPr>
                <w:lang w:eastAsia="ru-RU"/>
              </w:rPr>
              <w:pPrChange w:id="5133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134" w:author="D.Kambarov" w:date="2025-03-13T16:54:00Z">
              <w:tcPr>
                <w:tcW w:w="519" w:type="dxa"/>
                <w:vAlign w:val="center"/>
              </w:tcPr>
            </w:tcPrChange>
          </w:tcPr>
          <w:p w14:paraId="5842E952" w14:textId="77777777" w:rsidR="00A66D76" w:rsidRDefault="00C835C6">
            <w:pPr>
              <w:pStyle w:val="OMDV"/>
              <w:rPr>
                <w:lang w:eastAsia="ru-RU"/>
              </w:rPr>
              <w:pPrChange w:id="5135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49A890C1" w14:textId="77777777" w:rsidTr="008C0F35">
        <w:trPr>
          <w:trHeight w:val="312"/>
          <w:trPrChange w:id="5136" w:author="D.Kambarov" w:date="2025-03-13T16:54:00Z">
            <w:trPr>
              <w:gridAfter w:val="0"/>
              <w:trHeight w:val="312"/>
            </w:trPr>
          </w:trPrChange>
        </w:trPr>
        <w:tc>
          <w:tcPr>
            <w:tcW w:w="6658" w:type="dxa"/>
            <w:vAlign w:val="center"/>
            <w:tcPrChange w:id="5137" w:author="D.Kambarov" w:date="2025-03-13T16:54:00Z">
              <w:tcPr>
                <w:tcW w:w="4899" w:type="dxa"/>
                <w:vAlign w:val="center"/>
              </w:tcPr>
            </w:tcPrChange>
          </w:tcPr>
          <w:p w14:paraId="3B67D33C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138" w:author="D.Kambarov" w:date="2025-03-13T16:33:00Z">
                <w:pPr/>
              </w:pPrChange>
            </w:pPr>
            <w:r>
              <w:rPr>
                <w:lang w:eastAsia="ru-RU"/>
              </w:rPr>
              <w:t xml:space="preserve">Парапет КЖ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2302" w:type="dxa"/>
            <w:vAlign w:val="center"/>
            <w:tcPrChange w:id="5139" w:author="D.Kambarov" w:date="2025-03-13T16:54:00Z">
              <w:tcPr>
                <w:tcW w:w="2067" w:type="dxa"/>
                <w:vAlign w:val="center"/>
              </w:tcPr>
            </w:tcPrChange>
          </w:tcPr>
          <w:p w14:paraId="191F7160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5140" w:author="D.Kambarov" w:date="2025-03-13T16:33:00Z">
                <w:pPr/>
              </w:pPrChange>
            </w:pPr>
            <w:r>
              <w:rPr>
                <w:i/>
                <w:lang w:eastAsia="ru-RU"/>
              </w:rPr>
              <w:t>Парапет</w:t>
            </w:r>
          </w:p>
        </w:tc>
        <w:tc>
          <w:tcPr>
            <w:tcW w:w="677" w:type="dxa"/>
            <w:vAlign w:val="center"/>
            <w:tcPrChange w:id="5141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664D3BC6" w14:textId="77777777" w:rsidR="00A66D76" w:rsidRDefault="00C835C6">
            <w:pPr>
              <w:pStyle w:val="OMDV"/>
              <w:rPr>
                <w:lang w:eastAsia="ru-RU"/>
              </w:rPr>
              <w:pPrChange w:id="5142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143" w:author="D.Kambarov" w:date="2025-03-13T16:54:00Z">
              <w:tcPr>
                <w:tcW w:w="516" w:type="dxa"/>
                <w:vAlign w:val="center"/>
              </w:tcPr>
            </w:tcPrChange>
          </w:tcPr>
          <w:p w14:paraId="3BFB1B35" w14:textId="77777777" w:rsidR="00A66D76" w:rsidRDefault="00C835C6">
            <w:pPr>
              <w:pStyle w:val="OMDV"/>
              <w:rPr>
                <w:lang w:eastAsia="ru-RU"/>
              </w:rPr>
              <w:pPrChange w:id="5144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145" w:author="D.Kambarov" w:date="2025-03-13T16:54:00Z">
              <w:tcPr>
                <w:tcW w:w="516" w:type="dxa"/>
                <w:vAlign w:val="center"/>
              </w:tcPr>
            </w:tcPrChange>
          </w:tcPr>
          <w:p w14:paraId="2B4F98E5" w14:textId="77777777" w:rsidR="00A66D76" w:rsidRDefault="00A66D76">
            <w:pPr>
              <w:pStyle w:val="OMDV"/>
              <w:rPr>
                <w:lang w:eastAsia="ru-RU"/>
              </w:rPr>
              <w:pPrChange w:id="5146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147" w:author="D.Kambarov" w:date="2025-03-13T16:54:00Z">
              <w:tcPr>
                <w:tcW w:w="516" w:type="dxa"/>
                <w:vAlign w:val="center"/>
              </w:tcPr>
            </w:tcPrChange>
          </w:tcPr>
          <w:p w14:paraId="27A95E76" w14:textId="77777777" w:rsidR="00A66D76" w:rsidRDefault="00C835C6">
            <w:pPr>
              <w:pStyle w:val="OMDV"/>
              <w:rPr>
                <w:lang w:eastAsia="ru-RU"/>
              </w:rPr>
              <w:pPrChange w:id="5148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149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2799A378" w14:textId="77777777" w:rsidR="00A66D76" w:rsidRDefault="00C835C6">
            <w:pPr>
              <w:pStyle w:val="OMDV"/>
              <w:rPr>
                <w:lang w:val="en-US" w:eastAsia="ru-RU"/>
              </w:rPr>
              <w:pPrChange w:id="5150" w:author="D.Kambarov" w:date="2025-03-13T16:33:00Z">
                <w:pPr>
                  <w:jc w:val="center"/>
                </w:pPr>
              </w:pPrChange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677" w:type="dxa"/>
            <w:vAlign w:val="center"/>
            <w:tcPrChange w:id="5151" w:author="D.Kambarov" w:date="2025-03-13T16:54:00Z">
              <w:tcPr>
                <w:tcW w:w="516" w:type="dxa"/>
                <w:vAlign w:val="center"/>
              </w:tcPr>
            </w:tcPrChange>
          </w:tcPr>
          <w:p w14:paraId="4C20FAD3" w14:textId="77777777" w:rsidR="00A66D76" w:rsidRDefault="00C835C6">
            <w:pPr>
              <w:pStyle w:val="OMDV"/>
              <w:rPr>
                <w:lang w:eastAsia="ru-RU"/>
              </w:rPr>
              <w:pPrChange w:id="5152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153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28434E64" w14:textId="77777777" w:rsidR="00A66D76" w:rsidRDefault="00A66D76">
            <w:pPr>
              <w:pStyle w:val="OMDV"/>
              <w:rPr>
                <w:lang w:eastAsia="ru-RU"/>
              </w:rPr>
              <w:pPrChange w:id="5154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155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39230EB9" w14:textId="77777777" w:rsidR="00A66D76" w:rsidRDefault="00C835C6">
            <w:pPr>
              <w:pStyle w:val="OMDV"/>
              <w:rPr>
                <w:lang w:eastAsia="ru-RU"/>
              </w:rPr>
              <w:pPrChange w:id="5156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157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10F8921F" w14:textId="77777777" w:rsidR="00A66D76" w:rsidRDefault="00C835C6">
            <w:pPr>
              <w:pStyle w:val="OMDV"/>
              <w:rPr>
                <w:lang w:eastAsia="ru-RU"/>
              </w:rPr>
              <w:pPrChange w:id="5158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159" w:author="D.Kambarov" w:date="2025-03-13T16:54:00Z">
              <w:tcPr>
                <w:tcW w:w="519" w:type="dxa"/>
                <w:vAlign w:val="center"/>
              </w:tcPr>
            </w:tcPrChange>
          </w:tcPr>
          <w:p w14:paraId="2B0A6A9B" w14:textId="77777777" w:rsidR="00A66D76" w:rsidRDefault="00C835C6">
            <w:pPr>
              <w:pStyle w:val="OMDV"/>
              <w:rPr>
                <w:lang w:eastAsia="ru-RU"/>
              </w:rPr>
              <w:pPrChange w:id="5160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0CBC6706" w14:textId="77777777" w:rsidTr="008C0F35">
        <w:trPr>
          <w:trHeight w:val="312"/>
          <w:trPrChange w:id="5161" w:author="D.Kambarov" w:date="2025-03-13T16:54:00Z">
            <w:trPr>
              <w:gridAfter w:val="0"/>
              <w:trHeight w:val="312"/>
            </w:trPr>
          </w:trPrChange>
        </w:trPr>
        <w:tc>
          <w:tcPr>
            <w:tcW w:w="6658" w:type="dxa"/>
            <w:vAlign w:val="center"/>
            <w:tcPrChange w:id="5162" w:author="D.Kambarov" w:date="2025-03-13T16:54:00Z">
              <w:tcPr>
                <w:tcW w:w="4899" w:type="dxa"/>
                <w:vAlign w:val="center"/>
              </w:tcPr>
            </w:tcPrChange>
          </w:tcPr>
          <w:p w14:paraId="62C60AC9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163" w:author="D.Kambarov" w:date="2025-03-13T16:33:00Z">
                <w:pPr/>
              </w:pPrChange>
            </w:pPr>
            <w:r>
              <w:rPr>
                <w:lang w:eastAsia="ru-RU"/>
              </w:rPr>
              <w:t xml:space="preserve">Пилон КЖ </w:t>
            </w:r>
            <w:r>
              <w:rPr>
                <w:i/>
                <w:lang w:eastAsia="ru-RU"/>
              </w:rPr>
              <w:t>(Стена)</w:t>
            </w:r>
            <w:r>
              <w:rPr>
                <w:vertAlign w:val="superscript"/>
                <w:lang w:eastAsia="ru-RU"/>
              </w:rPr>
              <w:t xml:space="preserve"> 3</w:t>
            </w:r>
          </w:p>
        </w:tc>
        <w:tc>
          <w:tcPr>
            <w:tcW w:w="2302" w:type="dxa"/>
            <w:vAlign w:val="center"/>
            <w:tcPrChange w:id="5164" w:author="D.Kambarov" w:date="2025-03-13T16:54:00Z">
              <w:tcPr>
                <w:tcW w:w="2067" w:type="dxa"/>
                <w:vAlign w:val="center"/>
              </w:tcPr>
            </w:tcPrChange>
          </w:tcPr>
          <w:p w14:paraId="6298B695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5165" w:author="D.Kambarov" w:date="2025-03-13T16:33:00Z">
                <w:pPr/>
              </w:pPrChange>
            </w:pPr>
            <w:r>
              <w:rPr>
                <w:i/>
                <w:lang w:eastAsia="ru-RU"/>
              </w:rPr>
              <w:t>Пилон</w:t>
            </w:r>
          </w:p>
        </w:tc>
        <w:tc>
          <w:tcPr>
            <w:tcW w:w="677" w:type="dxa"/>
            <w:vAlign w:val="center"/>
            <w:tcPrChange w:id="5166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17A14BBF" w14:textId="77777777" w:rsidR="00A66D76" w:rsidRDefault="00C835C6">
            <w:pPr>
              <w:pStyle w:val="OMDV"/>
              <w:rPr>
                <w:lang w:eastAsia="ru-RU"/>
              </w:rPr>
              <w:pPrChange w:id="5167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168" w:author="D.Kambarov" w:date="2025-03-13T16:54:00Z">
              <w:tcPr>
                <w:tcW w:w="516" w:type="dxa"/>
                <w:vAlign w:val="center"/>
              </w:tcPr>
            </w:tcPrChange>
          </w:tcPr>
          <w:p w14:paraId="21E39B28" w14:textId="77777777" w:rsidR="00A66D76" w:rsidRDefault="00C835C6">
            <w:pPr>
              <w:pStyle w:val="OMDV"/>
              <w:rPr>
                <w:lang w:eastAsia="ru-RU"/>
              </w:rPr>
              <w:pPrChange w:id="5169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170" w:author="D.Kambarov" w:date="2025-03-13T16:54:00Z">
              <w:tcPr>
                <w:tcW w:w="516" w:type="dxa"/>
                <w:vAlign w:val="center"/>
              </w:tcPr>
            </w:tcPrChange>
          </w:tcPr>
          <w:p w14:paraId="33C40CEC" w14:textId="77777777" w:rsidR="00A66D76" w:rsidRDefault="00A66D76">
            <w:pPr>
              <w:pStyle w:val="OMDV"/>
              <w:rPr>
                <w:lang w:eastAsia="ru-RU"/>
              </w:rPr>
              <w:pPrChange w:id="5171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172" w:author="D.Kambarov" w:date="2025-03-13T16:54:00Z">
              <w:tcPr>
                <w:tcW w:w="516" w:type="dxa"/>
                <w:vAlign w:val="center"/>
              </w:tcPr>
            </w:tcPrChange>
          </w:tcPr>
          <w:p w14:paraId="033086D7" w14:textId="77777777" w:rsidR="00A66D76" w:rsidRDefault="00C835C6">
            <w:pPr>
              <w:pStyle w:val="OMDV"/>
              <w:rPr>
                <w:lang w:eastAsia="ru-RU"/>
              </w:rPr>
              <w:pPrChange w:id="5173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174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77B1960E" w14:textId="77777777" w:rsidR="00A66D76" w:rsidRDefault="00C835C6">
            <w:pPr>
              <w:pStyle w:val="OMDV"/>
              <w:rPr>
                <w:lang w:val="en-US" w:eastAsia="ru-RU"/>
              </w:rPr>
              <w:pPrChange w:id="5175" w:author="D.Kambarov" w:date="2025-03-13T16:33:00Z">
                <w:pPr>
                  <w:jc w:val="center"/>
                </w:pPr>
              </w:pPrChange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677" w:type="dxa"/>
            <w:vAlign w:val="center"/>
            <w:tcPrChange w:id="5176" w:author="D.Kambarov" w:date="2025-03-13T16:54:00Z">
              <w:tcPr>
                <w:tcW w:w="516" w:type="dxa"/>
                <w:vAlign w:val="center"/>
              </w:tcPr>
            </w:tcPrChange>
          </w:tcPr>
          <w:p w14:paraId="72D6A0E1" w14:textId="77777777" w:rsidR="00A66D76" w:rsidRDefault="00C835C6">
            <w:pPr>
              <w:pStyle w:val="OMDV"/>
              <w:rPr>
                <w:lang w:eastAsia="ru-RU"/>
              </w:rPr>
              <w:pPrChange w:id="5177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178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2EE6CA01" w14:textId="77777777" w:rsidR="00A66D76" w:rsidRDefault="00A66D76">
            <w:pPr>
              <w:pStyle w:val="OMDV"/>
              <w:rPr>
                <w:lang w:eastAsia="ru-RU"/>
              </w:rPr>
              <w:pPrChange w:id="5179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180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66E0625A" w14:textId="77777777" w:rsidR="00A66D76" w:rsidRDefault="00C835C6">
            <w:pPr>
              <w:pStyle w:val="OMDV"/>
              <w:rPr>
                <w:lang w:eastAsia="ru-RU"/>
              </w:rPr>
              <w:pPrChange w:id="5181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182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4929F64E" w14:textId="77777777" w:rsidR="00A66D76" w:rsidRDefault="00C835C6">
            <w:pPr>
              <w:pStyle w:val="OMDV"/>
              <w:rPr>
                <w:lang w:eastAsia="ru-RU"/>
              </w:rPr>
              <w:pPrChange w:id="5183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184" w:author="D.Kambarov" w:date="2025-03-13T16:54:00Z">
              <w:tcPr>
                <w:tcW w:w="519" w:type="dxa"/>
                <w:vAlign w:val="center"/>
              </w:tcPr>
            </w:tcPrChange>
          </w:tcPr>
          <w:p w14:paraId="69DADF7B" w14:textId="77777777" w:rsidR="00A66D76" w:rsidRDefault="00C835C6">
            <w:pPr>
              <w:pStyle w:val="OMDV"/>
              <w:rPr>
                <w:lang w:eastAsia="ru-RU"/>
              </w:rPr>
              <w:pPrChange w:id="5185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1AFEFBEA" w14:textId="77777777" w:rsidTr="008C0F35">
        <w:trPr>
          <w:trHeight w:val="312"/>
          <w:trPrChange w:id="5186" w:author="D.Kambarov" w:date="2025-03-13T16:54:00Z">
            <w:trPr>
              <w:gridAfter w:val="0"/>
              <w:trHeight w:val="312"/>
            </w:trPr>
          </w:trPrChange>
        </w:trPr>
        <w:tc>
          <w:tcPr>
            <w:tcW w:w="6658" w:type="dxa"/>
            <w:vAlign w:val="center"/>
            <w:tcPrChange w:id="5187" w:author="D.Kambarov" w:date="2025-03-13T16:54:00Z">
              <w:tcPr>
                <w:tcW w:w="4899" w:type="dxa"/>
                <w:vAlign w:val="center"/>
              </w:tcPr>
            </w:tcPrChange>
          </w:tcPr>
          <w:p w14:paraId="32C915E4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188" w:author="D.Kambarov" w:date="2025-03-13T16:33:00Z">
                <w:pPr/>
              </w:pPrChange>
            </w:pPr>
            <w:r>
              <w:rPr>
                <w:lang w:eastAsia="ru-RU"/>
              </w:rPr>
              <w:t xml:space="preserve">Колонна КЖ </w:t>
            </w:r>
            <w:r>
              <w:rPr>
                <w:i/>
                <w:lang w:eastAsia="ru-RU"/>
              </w:rPr>
              <w:t>(Несущая колонна)</w:t>
            </w:r>
            <w:r>
              <w:rPr>
                <w:vertAlign w:val="superscript"/>
                <w:lang w:eastAsia="ru-RU"/>
              </w:rPr>
              <w:t xml:space="preserve"> 3</w:t>
            </w:r>
          </w:p>
        </w:tc>
        <w:tc>
          <w:tcPr>
            <w:tcW w:w="2302" w:type="dxa"/>
            <w:vAlign w:val="center"/>
            <w:tcPrChange w:id="5189" w:author="D.Kambarov" w:date="2025-03-13T16:54:00Z">
              <w:tcPr>
                <w:tcW w:w="2067" w:type="dxa"/>
                <w:vAlign w:val="center"/>
              </w:tcPr>
            </w:tcPrChange>
          </w:tcPr>
          <w:p w14:paraId="675994F5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5190" w:author="D.Kambarov" w:date="2025-03-13T16:33:00Z">
                <w:pPr/>
              </w:pPrChange>
            </w:pPr>
            <w:r>
              <w:rPr>
                <w:i/>
                <w:lang w:eastAsia="ru-RU"/>
              </w:rPr>
              <w:t>Колонна</w:t>
            </w:r>
          </w:p>
        </w:tc>
        <w:tc>
          <w:tcPr>
            <w:tcW w:w="677" w:type="dxa"/>
            <w:vAlign w:val="center"/>
            <w:tcPrChange w:id="5191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72B45FA1" w14:textId="77777777" w:rsidR="00A66D76" w:rsidRDefault="00C835C6">
            <w:pPr>
              <w:pStyle w:val="OMDV"/>
              <w:rPr>
                <w:lang w:eastAsia="ru-RU"/>
              </w:rPr>
              <w:pPrChange w:id="5192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193" w:author="D.Kambarov" w:date="2025-03-13T16:54:00Z">
              <w:tcPr>
                <w:tcW w:w="516" w:type="dxa"/>
                <w:vAlign w:val="center"/>
              </w:tcPr>
            </w:tcPrChange>
          </w:tcPr>
          <w:p w14:paraId="0CC5A185" w14:textId="77777777" w:rsidR="00A66D76" w:rsidRDefault="00C835C6">
            <w:pPr>
              <w:pStyle w:val="OMDV"/>
              <w:rPr>
                <w:lang w:eastAsia="ru-RU"/>
              </w:rPr>
              <w:pPrChange w:id="5194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195" w:author="D.Kambarov" w:date="2025-03-13T16:54:00Z">
              <w:tcPr>
                <w:tcW w:w="516" w:type="dxa"/>
                <w:vAlign w:val="center"/>
              </w:tcPr>
            </w:tcPrChange>
          </w:tcPr>
          <w:p w14:paraId="14D232E0" w14:textId="77777777" w:rsidR="00A66D76" w:rsidRDefault="00A66D76">
            <w:pPr>
              <w:pStyle w:val="OMDV"/>
              <w:rPr>
                <w:lang w:eastAsia="ru-RU"/>
              </w:rPr>
              <w:pPrChange w:id="5196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197" w:author="D.Kambarov" w:date="2025-03-13T16:54:00Z">
              <w:tcPr>
                <w:tcW w:w="516" w:type="dxa"/>
                <w:vAlign w:val="center"/>
              </w:tcPr>
            </w:tcPrChange>
          </w:tcPr>
          <w:p w14:paraId="5EF680C2" w14:textId="77777777" w:rsidR="00A66D76" w:rsidRDefault="00C835C6">
            <w:pPr>
              <w:pStyle w:val="OMDV"/>
              <w:rPr>
                <w:lang w:eastAsia="ru-RU"/>
              </w:rPr>
              <w:pPrChange w:id="5198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199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31B673F6" w14:textId="77777777" w:rsidR="00A66D76" w:rsidRDefault="00C835C6">
            <w:pPr>
              <w:pStyle w:val="OMDV"/>
              <w:rPr>
                <w:lang w:val="en-US" w:eastAsia="ru-RU"/>
              </w:rPr>
              <w:pPrChange w:id="5200" w:author="D.Kambarov" w:date="2025-03-13T16:33:00Z">
                <w:pPr>
                  <w:jc w:val="center"/>
                </w:pPr>
              </w:pPrChange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677" w:type="dxa"/>
            <w:vAlign w:val="center"/>
            <w:tcPrChange w:id="5201" w:author="D.Kambarov" w:date="2025-03-13T16:54:00Z">
              <w:tcPr>
                <w:tcW w:w="516" w:type="dxa"/>
                <w:vAlign w:val="center"/>
              </w:tcPr>
            </w:tcPrChange>
          </w:tcPr>
          <w:p w14:paraId="3F8B63E8" w14:textId="77777777" w:rsidR="00A66D76" w:rsidRDefault="00C835C6">
            <w:pPr>
              <w:pStyle w:val="OMDV"/>
              <w:rPr>
                <w:lang w:eastAsia="ru-RU"/>
              </w:rPr>
              <w:pPrChange w:id="5202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203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61849651" w14:textId="77777777" w:rsidR="00A66D76" w:rsidRDefault="00A66D76">
            <w:pPr>
              <w:pStyle w:val="OMDV"/>
              <w:rPr>
                <w:lang w:eastAsia="ru-RU"/>
              </w:rPr>
              <w:pPrChange w:id="5204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205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368795DE" w14:textId="77777777" w:rsidR="00A66D76" w:rsidRDefault="00C835C6">
            <w:pPr>
              <w:pStyle w:val="OMDV"/>
              <w:rPr>
                <w:lang w:eastAsia="ru-RU"/>
              </w:rPr>
              <w:pPrChange w:id="5206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207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0A8D2378" w14:textId="77777777" w:rsidR="00A66D76" w:rsidRDefault="00C835C6">
            <w:pPr>
              <w:pStyle w:val="OMDV"/>
              <w:rPr>
                <w:lang w:eastAsia="ru-RU"/>
              </w:rPr>
              <w:pPrChange w:id="5208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209" w:author="D.Kambarov" w:date="2025-03-13T16:54:00Z">
              <w:tcPr>
                <w:tcW w:w="519" w:type="dxa"/>
                <w:vAlign w:val="center"/>
              </w:tcPr>
            </w:tcPrChange>
          </w:tcPr>
          <w:p w14:paraId="63966073" w14:textId="77777777" w:rsidR="00A66D76" w:rsidRDefault="00C835C6">
            <w:pPr>
              <w:pStyle w:val="OMDV"/>
              <w:rPr>
                <w:lang w:eastAsia="ru-RU"/>
              </w:rPr>
              <w:pPrChange w:id="5210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004B1CB1" w14:textId="77777777" w:rsidTr="008C0F35">
        <w:trPr>
          <w:trHeight w:val="312"/>
          <w:trPrChange w:id="5211" w:author="D.Kambarov" w:date="2025-03-13T16:54:00Z">
            <w:trPr>
              <w:gridAfter w:val="0"/>
              <w:trHeight w:val="312"/>
            </w:trPr>
          </w:trPrChange>
        </w:trPr>
        <w:tc>
          <w:tcPr>
            <w:tcW w:w="6658" w:type="dxa"/>
            <w:vAlign w:val="center"/>
            <w:tcPrChange w:id="5212" w:author="D.Kambarov" w:date="2025-03-13T16:54:00Z">
              <w:tcPr>
                <w:tcW w:w="4899" w:type="dxa"/>
                <w:vAlign w:val="center"/>
              </w:tcPr>
            </w:tcPrChange>
          </w:tcPr>
          <w:p w14:paraId="4312F535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5213" w:author="D.Kambarov" w:date="2025-03-13T16:33:00Z">
                <w:pPr/>
              </w:pPrChange>
            </w:pPr>
            <w:r>
              <w:rPr>
                <w:lang w:eastAsia="ru-RU"/>
              </w:rPr>
              <w:t xml:space="preserve">Капитель </w:t>
            </w:r>
            <w:r>
              <w:rPr>
                <w:i/>
                <w:lang w:eastAsia="ru-RU"/>
              </w:rPr>
              <w:t>(Перекрытие)</w:t>
            </w:r>
          </w:p>
        </w:tc>
        <w:tc>
          <w:tcPr>
            <w:tcW w:w="2302" w:type="dxa"/>
            <w:vAlign w:val="center"/>
            <w:tcPrChange w:id="5214" w:author="D.Kambarov" w:date="2025-03-13T16:54:00Z">
              <w:tcPr>
                <w:tcW w:w="2067" w:type="dxa"/>
                <w:vAlign w:val="center"/>
              </w:tcPr>
            </w:tcPrChange>
          </w:tcPr>
          <w:p w14:paraId="4955CABE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215" w:author="D.Kambarov" w:date="2025-03-13T16:33:00Z">
                <w:pPr/>
              </w:pPrChange>
            </w:pPr>
            <w:r>
              <w:rPr>
                <w:lang w:eastAsia="ru-RU"/>
              </w:rPr>
              <w:t>Капитель</w:t>
            </w:r>
          </w:p>
        </w:tc>
        <w:tc>
          <w:tcPr>
            <w:tcW w:w="677" w:type="dxa"/>
            <w:vAlign w:val="center"/>
            <w:tcPrChange w:id="5216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7B4FC8B7" w14:textId="77777777" w:rsidR="00A66D76" w:rsidRDefault="00C835C6">
            <w:pPr>
              <w:pStyle w:val="OMDV"/>
              <w:rPr>
                <w:lang w:eastAsia="ru-RU"/>
              </w:rPr>
              <w:pPrChange w:id="5217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218" w:author="D.Kambarov" w:date="2025-03-13T16:54:00Z">
              <w:tcPr>
                <w:tcW w:w="516" w:type="dxa"/>
                <w:vAlign w:val="center"/>
              </w:tcPr>
            </w:tcPrChange>
          </w:tcPr>
          <w:p w14:paraId="3ED411B0" w14:textId="77777777" w:rsidR="00A66D76" w:rsidRDefault="00C835C6">
            <w:pPr>
              <w:pStyle w:val="OMDV"/>
              <w:rPr>
                <w:lang w:eastAsia="ru-RU"/>
              </w:rPr>
              <w:pPrChange w:id="5219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220" w:author="D.Kambarov" w:date="2025-03-13T16:54:00Z">
              <w:tcPr>
                <w:tcW w:w="516" w:type="dxa"/>
                <w:vAlign w:val="center"/>
              </w:tcPr>
            </w:tcPrChange>
          </w:tcPr>
          <w:p w14:paraId="68B7547E" w14:textId="77777777" w:rsidR="00A66D76" w:rsidRDefault="00A66D76">
            <w:pPr>
              <w:pStyle w:val="OMDV"/>
              <w:rPr>
                <w:lang w:eastAsia="ru-RU"/>
              </w:rPr>
              <w:pPrChange w:id="5221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222" w:author="D.Kambarov" w:date="2025-03-13T16:54:00Z">
              <w:tcPr>
                <w:tcW w:w="516" w:type="dxa"/>
                <w:vAlign w:val="center"/>
              </w:tcPr>
            </w:tcPrChange>
          </w:tcPr>
          <w:p w14:paraId="5C315185" w14:textId="77777777" w:rsidR="00A66D76" w:rsidRDefault="00C835C6">
            <w:pPr>
              <w:pStyle w:val="OMDV"/>
              <w:rPr>
                <w:lang w:eastAsia="ru-RU"/>
              </w:rPr>
              <w:pPrChange w:id="5223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224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6B113CCC" w14:textId="77777777" w:rsidR="00A66D76" w:rsidRDefault="00A66D76">
            <w:pPr>
              <w:pStyle w:val="OMDV"/>
              <w:rPr>
                <w:lang w:eastAsia="ru-RU"/>
              </w:rPr>
              <w:pPrChange w:id="5225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226" w:author="D.Kambarov" w:date="2025-03-13T16:54:00Z">
              <w:tcPr>
                <w:tcW w:w="516" w:type="dxa"/>
                <w:vAlign w:val="center"/>
              </w:tcPr>
            </w:tcPrChange>
          </w:tcPr>
          <w:p w14:paraId="0F564404" w14:textId="77777777" w:rsidR="00A66D76" w:rsidRDefault="00C835C6">
            <w:pPr>
              <w:pStyle w:val="OMDV"/>
              <w:rPr>
                <w:lang w:eastAsia="ru-RU"/>
              </w:rPr>
              <w:pPrChange w:id="5227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228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7B7C0220" w14:textId="77777777" w:rsidR="00A66D76" w:rsidRDefault="00A66D76">
            <w:pPr>
              <w:pStyle w:val="OMDV"/>
              <w:rPr>
                <w:lang w:eastAsia="ru-RU"/>
              </w:rPr>
              <w:pPrChange w:id="5229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230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5F6A7A10" w14:textId="77777777" w:rsidR="00A66D76" w:rsidRDefault="00C835C6">
            <w:pPr>
              <w:pStyle w:val="OMDV"/>
              <w:rPr>
                <w:lang w:eastAsia="ru-RU"/>
              </w:rPr>
              <w:pPrChange w:id="5231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232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12D99C25" w14:textId="77777777" w:rsidR="00A66D76" w:rsidRDefault="00C835C6">
            <w:pPr>
              <w:pStyle w:val="OMDV"/>
              <w:rPr>
                <w:lang w:eastAsia="ru-RU"/>
              </w:rPr>
              <w:pPrChange w:id="5233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234" w:author="D.Kambarov" w:date="2025-03-13T16:54:00Z">
              <w:tcPr>
                <w:tcW w:w="519" w:type="dxa"/>
                <w:vAlign w:val="center"/>
              </w:tcPr>
            </w:tcPrChange>
          </w:tcPr>
          <w:p w14:paraId="4147F33C" w14:textId="77777777" w:rsidR="00A66D76" w:rsidRDefault="00C835C6">
            <w:pPr>
              <w:pStyle w:val="OMDV"/>
              <w:rPr>
                <w:lang w:eastAsia="ru-RU"/>
              </w:rPr>
              <w:pPrChange w:id="5235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5FB38652" w14:textId="77777777" w:rsidTr="008C0F35">
        <w:trPr>
          <w:trHeight w:val="312"/>
          <w:trPrChange w:id="5236" w:author="D.Kambarov" w:date="2025-03-13T16:54:00Z">
            <w:trPr>
              <w:gridAfter w:val="0"/>
              <w:trHeight w:val="312"/>
            </w:trPr>
          </w:trPrChange>
        </w:trPr>
        <w:tc>
          <w:tcPr>
            <w:tcW w:w="6658" w:type="dxa"/>
            <w:vAlign w:val="center"/>
            <w:tcPrChange w:id="5237" w:author="D.Kambarov" w:date="2025-03-13T16:54:00Z">
              <w:tcPr>
                <w:tcW w:w="4899" w:type="dxa"/>
                <w:vAlign w:val="center"/>
              </w:tcPr>
            </w:tcPrChange>
          </w:tcPr>
          <w:p w14:paraId="5C98683F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238" w:author="D.Kambarov" w:date="2025-03-13T16:33:00Z">
                <w:pPr/>
              </w:pPrChange>
            </w:pPr>
            <w:r>
              <w:rPr>
                <w:lang w:eastAsia="ru-RU"/>
              </w:rPr>
              <w:t xml:space="preserve">Балка КЖ </w:t>
            </w:r>
            <w:r>
              <w:rPr>
                <w:i/>
                <w:lang w:eastAsia="ru-RU"/>
              </w:rPr>
              <w:t>(Каркас несущий)</w:t>
            </w:r>
            <w:r>
              <w:rPr>
                <w:vertAlign w:val="superscript"/>
                <w:lang w:eastAsia="ru-RU"/>
              </w:rPr>
              <w:t xml:space="preserve"> 3</w:t>
            </w:r>
          </w:p>
        </w:tc>
        <w:tc>
          <w:tcPr>
            <w:tcW w:w="2302" w:type="dxa"/>
            <w:vAlign w:val="center"/>
            <w:tcPrChange w:id="5239" w:author="D.Kambarov" w:date="2025-03-13T16:54:00Z">
              <w:tcPr>
                <w:tcW w:w="2067" w:type="dxa"/>
                <w:vAlign w:val="center"/>
              </w:tcPr>
            </w:tcPrChange>
          </w:tcPr>
          <w:p w14:paraId="5DE430B2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5240" w:author="D.Kambarov" w:date="2025-03-13T16:33:00Z">
                <w:pPr/>
              </w:pPrChange>
            </w:pPr>
            <w:r>
              <w:rPr>
                <w:i/>
                <w:lang w:eastAsia="ru-RU"/>
              </w:rPr>
              <w:t>Балка</w:t>
            </w:r>
          </w:p>
        </w:tc>
        <w:tc>
          <w:tcPr>
            <w:tcW w:w="677" w:type="dxa"/>
            <w:vAlign w:val="center"/>
            <w:tcPrChange w:id="5241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162D15E7" w14:textId="77777777" w:rsidR="00A66D76" w:rsidRDefault="00C835C6">
            <w:pPr>
              <w:pStyle w:val="OMDV"/>
              <w:rPr>
                <w:lang w:eastAsia="ru-RU"/>
              </w:rPr>
              <w:pPrChange w:id="5242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243" w:author="D.Kambarov" w:date="2025-03-13T16:54:00Z">
              <w:tcPr>
                <w:tcW w:w="516" w:type="dxa"/>
                <w:vAlign w:val="center"/>
              </w:tcPr>
            </w:tcPrChange>
          </w:tcPr>
          <w:p w14:paraId="5AADEE59" w14:textId="77777777" w:rsidR="00A66D76" w:rsidRDefault="00C835C6">
            <w:pPr>
              <w:pStyle w:val="OMDV"/>
              <w:rPr>
                <w:lang w:eastAsia="ru-RU"/>
              </w:rPr>
              <w:pPrChange w:id="5244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245" w:author="D.Kambarov" w:date="2025-03-13T16:54:00Z">
              <w:tcPr>
                <w:tcW w:w="516" w:type="dxa"/>
                <w:vAlign w:val="center"/>
              </w:tcPr>
            </w:tcPrChange>
          </w:tcPr>
          <w:p w14:paraId="5D9DA558" w14:textId="77777777" w:rsidR="00A66D76" w:rsidRDefault="00A66D76">
            <w:pPr>
              <w:pStyle w:val="OMDV"/>
              <w:rPr>
                <w:lang w:eastAsia="ru-RU"/>
              </w:rPr>
              <w:pPrChange w:id="5246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247" w:author="D.Kambarov" w:date="2025-03-13T16:54:00Z">
              <w:tcPr>
                <w:tcW w:w="516" w:type="dxa"/>
                <w:vAlign w:val="center"/>
              </w:tcPr>
            </w:tcPrChange>
          </w:tcPr>
          <w:p w14:paraId="03DD1915" w14:textId="77777777" w:rsidR="00A66D76" w:rsidRDefault="00C835C6">
            <w:pPr>
              <w:pStyle w:val="OMDV"/>
              <w:rPr>
                <w:lang w:eastAsia="ru-RU"/>
              </w:rPr>
              <w:pPrChange w:id="5248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249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5417F49F" w14:textId="77777777" w:rsidR="00A66D76" w:rsidRDefault="00C835C6">
            <w:pPr>
              <w:pStyle w:val="OMDV"/>
              <w:rPr>
                <w:lang w:eastAsia="ru-RU"/>
              </w:rPr>
              <w:pPrChange w:id="5250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251" w:author="D.Kambarov" w:date="2025-03-13T16:54:00Z">
              <w:tcPr>
                <w:tcW w:w="516" w:type="dxa"/>
                <w:vAlign w:val="center"/>
              </w:tcPr>
            </w:tcPrChange>
          </w:tcPr>
          <w:p w14:paraId="3610683B" w14:textId="77777777" w:rsidR="00A66D76" w:rsidRDefault="00C835C6">
            <w:pPr>
              <w:pStyle w:val="OMDV"/>
              <w:rPr>
                <w:lang w:eastAsia="ru-RU"/>
              </w:rPr>
              <w:pPrChange w:id="5252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253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2E7B6B90" w14:textId="77777777" w:rsidR="00A66D76" w:rsidRDefault="00A66D76">
            <w:pPr>
              <w:pStyle w:val="OMDV"/>
              <w:rPr>
                <w:lang w:eastAsia="ru-RU"/>
              </w:rPr>
              <w:pPrChange w:id="5254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255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4FDA3BC4" w14:textId="77777777" w:rsidR="00A66D76" w:rsidRDefault="00C835C6">
            <w:pPr>
              <w:pStyle w:val="OMDV"/>
              <w:rPr>
                <w:lang w:eastAsia="ru-RU"/>
              </w:rPr>
              <w:pPrChange w:id="5256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257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0233C0D9" w14:textId="77777777" w:rsidR="00A66D76" w:rsidRDefault="00C835C6">
            <w:pPr>
              <w:pStyle w:val="OMDV"/>
              <w:rPr>
                <w:lang w:eastAsia="ru-RU"/>
              </w:rPr>
              <w:pPrChange w:id="5258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259" w:author="D.Kambarov" w:date="2025-03-13T16:54:00Z">
              <w:tcPr>
                <w:tcW w:w="519" w:type="dxa"/>
                <w:vAlign w:val="center"/>
              </w:tcPr>
            </w:tcPrChange>
          </w:tcPr>
          <w:p w14:paraId="1679F4DD" w14:textId="77777777" w:rsidR="00A66D76" w:rsidRDefault="00C835C6">
            <w:pPr>
              <w:pStyle w:val="OMDV"/>
              <w:rPr>
                <w:lang w:eastAsia="ru-RU"/>
              </w:rPr>
              <w:pPrChange w:id="5260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307262B7" w14:textId="77777777" w:rsidTr="008C0F35">
        <w:trPr>
          <w:trHeight w:val="312"/>
          <w:trPrChange w:id="5261" w:author="D.Kambarov" w:date="2025-03-13T16:54:00Z">
            <w:trPr>
              <w:gridAfter w:val="0"/>
              <w:trHeight w:val="312"/>
            </w:trPr>
          </w:trPrChange>
        </w:trPr>
        <w:tc>
          <w:tcPr>
            <w:tcW w:w="6658" w:type="dxa"/>
            <w:vAlign w:val="center"/>
            <w:tcPrChange w:id="5262" w:author="D.Kambarov" w:date="2025-03-13T16:54:00Z">
              <w:tcPr>
                <w:tcW w:w="4899" w:type="dxa"/>
                <w:vAlign w:val="center"/>
              </w:tcPr>
            </w:tcPrChange>
          </w:tcPr>
          <w:p w14:paraId="0534E5F0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263" w:author="D.Kambarov" w:date="2025-03-13T16:33:00Z">
                <w:pPr/>
              </w:pPrChange>
            </w:pPr>
            <w:r>
              <w:rPr>
                <w:lang w:eastAsia="ru-RU"/>
              </w:rPr>
              <w:t xml:space="preserve">Перекрытие КЖ </w:t>
            </w:r>
            <w:r>
              <w:rPr>
                <w:i/>
                <w:lang w:eastAsia="ru-RU"/>
              </w:rPr>
              <w:t>(Перекрытие)</w:t>
            </w:r>
          </w:p>
        </w:tc>
        <w:tc>
          <w:tcPr>
            <w:tcW w:w="2302" w:type="dxa"/>
            <w:vAlign w:val="center"/>
            <w:tcPrChange w:id="5264" w:author="D.Kambarov" w:date="2025-03-13T16:54:00Z">
              <w:tcPr>
                <w:tcW w:w="2067" w:type="dxa"/>
                <w:vAlign w:val="center"/>
              </w:tcPr>
            </w:tcPrChange>
          </w:tcPr>
          <w:p w14:paraId="5965DC1D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5265" w:author="D.Kambarov" w:date="2025-03-13T16:33:00Z">
                <w:pPr/>
              </w:pPrChange>
            </w:pPr>
            <w:r>
              <w:rPr>
                <w:i/>
                <w:lang w:eastAsia="ru-RU"/>
              </w:rPr>
              <w:t>Перекрытие</w:t>
            </w:r>
          </w:p>
        </w:tc>
        <w:tc>
          <w:tcPr>
            <w:tcW w:w="677" w:type="dxa"/>
            <w:vAlign w:val="center"/>
            <w:tcPrChange w:id="5266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33BA19A8" w14:textId="77777777" w:rsidR="00A66D76" w:rsidRDefault="00C835C6">
            <w:pPr>
              <w:pStyle w:val="OMDV"/>
              <w:rPr>
                <w:lang w:eastAsia="ru-RU"/>
              </w:rPr>
              <w:pPrChange w:id="5267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268" w:author="D.Kambarov" w:date="2025-03-13T16:54:00Z">
              <w:tcPr>
                <w:tcW w:w="516" w:type="dxa"/>
                <w:vAlign w:val="center"/>
              </w:tcPr>
            </w:tcPrChange>
          </w:tcPr>
          <w:p w14:paraId="057702B3" w14:textId="77777777" w:rsidR="00A66D76" w:rsidRDefault="00C835C6">
            <w:pPr>
              <w:pStyle w:val="OMDV"/>
              <w:rPr>
                <w:lang w:eastAsia="ru-RU"/>
              </w:rPr>
              <w:pPrChange w:id="5269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270" w:author="D.Kambarov" w:date="2025-03-13T16:54:00Z">
              <w:tcPr>
                <w:tcW w:w="516" w:type="dxa"/>
                <w:vAlign w:val="center"/>
              </w:tcPr>
            </w:tcPrChange>
          </w:tcPr>
          <w:p w14:paraId="41AF3723" w14:textId="77777777" w:rsidR="00A66D76" w:rsidRDefault="00A66D76">
            <w:pPr>
              <w:pStyle w:val="OMDV"/>
              <w:rPr>
                <w:lang w:eastAsia="ru-RU"/>
              </w:rPr>
              <w:pPrChange w:id="5271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272" w:author="D.Kambarov" w:date="2025-03-13T16:54:00Z">
              <w:tcPr>
                <w:tcW w:w="516" w:type="dxa"/>
                <w:vAlign w:val="center"/>
              </w:tcPr>
            </w:tcPrChange>
          </w:tcPr>
          <w:p w14:paraId="79E316B3" w14:textId="77777777" w:rsidR="00A66D76" w:rsidRDefault="00C835C6">
            <w:pPr>
              <w:pStyle w:val="OMDV"/>
              <w:rPr>
                <w:lang w:eastAsia="ru-RU"/>
              </w:rPr>
              <w:pPrChange w:id="5273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274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17EABAD4" w14:textId="77777777" w:rsidR="00A66D76" w:rsidRDefault="00C835C6">
            <w:pPr>
              <w:pStyle w:val="OMDV"/>
              <w:rPr>
                <w:lang w:eastAsia="ru-RU"/>
              </w:rPr>
              <w:pPrChange w:id="5275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276" w:author="D.Kambarov" w:date="2025-03-13T16:54:00Z">
              <w:tcPr>
                <w:tcW w:w="516" w:type="dxa"/>
                <w:vAlign w:val="center"/>
              </w:tcPr>
            </w:tcPrChange>
          </w:tcPr>
          <w:p w14:paraId="230E1CC7" w14:textId="77777777" w:rsidR="00A66D76" w:rsidRDefault="00C835C6">
            <w:pPr>
              <w:pStyle w:val="OMDV"/>
              <w:rPr>
                <w:lang w:eastAsia="ru-RU"/>
              </w:rPr>
              <w:pPrChange w:id="5277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278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6F72B5E3" w14:textId="77777777" w:rsidR="00A66D76" w:rsidRDefault="00A66D76">
            <w:pPr>
              <w:pStyle w:val="OMDV"/>
              <w:rPr>
                <w:lang w:eastAsia="ru-RU"/>
              </w:rPr>
              <w:pPrChange w:id="5279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280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1EB8BD21" w14:textId="77777777" w:rsidR="00A66D76" w:rsidRDefault="00C835C6">
            <w:pPr>
              <w:pStyle w:val="OMDV"/>
              <w:rPr>
                <w:lang w:eastAsia="ru-RU"/>
              </w:rPr>
              <w:pPrChange w:id="5281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282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303C519D" w14:textId="77777777" w:rsidR="00A66D76" w:rsidRDefault="00C835C6">
            <w:pPr>
              <w:pStyle w:val="OMDV"/>
              <w:rPr>
                <w:lang w:eastAsia="ru-RU"/>
              </w:rPr>
              <w:pPrChange w:id="5283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284" w:author="D.Kambarov" w:date="2025-03-13T16:54:00Z">
              <w:tcPr>
                <w:tcW w:w="519" w:type="dxa"/>
                <w:vAlign w:val="center"/>
              </w:tcPr>
            </w:tcPrChange>
          </w:tcPr>
          <w:p w14:paraId="1513B779" w14:textId="77777777" w:rsidR="00A66D76" w:rsidRDefault="00C835C6">
            <w:pPr>
              <w:pStyle w:val="OMDV"/>
              <w:rPr>
                <w:lang w:eastAsia="ru-RU"/>
              </w:rPr>
              <w:pPrChange w:id="5285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4CF7168B" w14:textId="77777777" w:rsidTr="008C0F35">
        <w:trPr>
          <w:trHeight w:val="312"/>
          <w:trPrChange w:id="5286" w:author="D.Kambarov" w:date="2025-03-13T16:54:00Z">
            <w:trPr>
              <w:gridAfter w:val="0"/>
              <w:trHeight w:val="312"/>
            </w:trPr>
          </w:trPrChange>
        </w:trPr>
        <w:tc>
          <w:tcPr>
            <w:tcW w:w="6658" w:type="dxa"/>
            <w:vAlign w:val="center"/>
            <w:tcPrChange w:id="5287" w:author="D.Kambarov" w:date="2025-03-13T16:54:00Z">
              <w:tcPr>
                <w:tcW w:w="4899" w:type="dxa"/>
                <w:vAlign w:val="center"/>
              </w:tcPr>
            </w:tcPrChange>
          </w:tcPr>
          <w:p w14:paraId="2F41E471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288" w:author="D.Kambarov" w:date="2025-03-13T16:33:00Z">
                <w:pPr/>
              </w:pPrChange>
            </w:pPr>
            <w:r>
              <w:rPr>
                <w:lang w:eastAsia="ru-RU"/>
              </w:rPr>
              <w:t>Фундамент под оборудование (Перекрытие)</w:t>
            </w:r>
          </w:p>
        </w:tc>
        <w:tc>
          <w:tcPr>
            <w:tcW w:w="2302" w:type="dxa"/>
            <w:vAlign w:val="center"/>
            <w:tcPrChange w:id="5289" w:author="D.Kambarov" w:date="2025-03-13T16:54:00Z">
              <w:tcPr>
                <w:tcW w:w="2067" w:type="dxa"/>
                <w:vAlign w:val="center"/>
              </w:tcPr>
            </w:tcPrChange>
          </w:tcPr>
          <w:p w14:paraId="0DE5945A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5290" w:author="D.Kambarov" w:date="2025-03-13T16:33:00Z">
                <w:pPr/>
              </w:pPrChange>
            </w:pPr>
            <w:r>
              <w:rPr>
                <w:i/>
                <w:lang w:eastAsia="ru-RU"/>
              </w:rPr>
              <w:t>Фундамент</w:t>
            </w:r>
          </w:p>
        </w:tc>
        <w:tc>
          <w:tcPr>
            <w:tcW w:w="677" w:type="dxa"/>
            <w:vAlign w:val="center"/>
            <w:tcPrChange w:id="5291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3B78F73E" w14:textId="77777777" w:rsidR="00A66D76" w:rsidRDefault="00C835C6">
            <w:pPr>
              <w:pStyle w:val="OMDV"/>
              <w:rPr>
                <w:lang w:eastAsia="ru-RU"/>
              </w:rPr>
              <w:pPrChange w:id="5292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293" w:author="D.Kambarov" w:date="2025-03-13T16:54:00Z">
              <w:tcPr>
                <w:tcW w:w="516" w:type="dxa"/>
                <w:vAlign w:val="center"/>
              </w:tcPr>
            </w:tcPrChange>
          </w:tcPr>
          <w:p w14:paraId="2AB1E85B" w14:textId="77777777" w:rsidR="00A66D76" w:rsidRDefault="00C835C6">
            <w:pPr>
              <w:pStyle w:val="OMDV"/>
              <w:rPr>
                <w:lang w:eastAsia="ru-RU"/>
              </w:rPr>
              <w:pPrChange w:id="5294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295" w:author="D.Kambarov" w:date="2025-03-13T16:54:00Z">
              <w:tcPr>
                <w:tcW w:w="516" w:type="dxa"/>
                <w:vAlign w:val="center"/>
              </w:tcPr>
            </w:tcPrChange>
          </w:tcPr>
          <w:p w14:paraId="062BB4F1" w14:textId="77777777" w:rsidR="00A66D76" w:rsidRDefault="00A66D76">
            <w:pPr>
              <w:pStyle w:val="OMDV"/>
              <w:rPr>
                <w:lang w:eastAsia="ru-RU"/>
              </w:rPr>
              <w:pPrChange w:id="5296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297" w:author="D.Kambarov" w:date="2025-03-13T16:54:00Z">
              <w:tcPr>
                <w:tcW w:w="516" w:type="dxa"/>
                <w:vAlign w:val="center"/>
              </w:tcPr>
            </w:tcPrChange>
          </w:tcPr>
          <w:p w14:paraId="55C938C6" w14:textId="77777777" w:rsidR="00A66D76" w:rsidRDefault="00C835C6">
            <w:pPr>
              <w:pStyle w:val="OMDV"/>
              <w:rPr>
                <w:lang w:eastAsia="ru-RU"/>
              </w:rPr>
              <w:pPrChange w:id="5298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299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2393D8C0" w14:textId="77777777" w:rsidR="00A66D76" w:rsidRDefault="00C835C6">
            <w:pPr>
              <w:pStyle w:val="OMDV"/>
              <w:rPr>
                <w:lang w:eastAsia="ru-RU"/>
              </w:rPr>
              <w:pPrChange w:id="5300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301" w:author="D.Kambarov" w:date="2025-03-13T16:54:00Z">
              <w:tcPr>
                <w:tcW w:w="516" w:type="dxa"/>
                <w:vAlign w:val="center"/>
              </w:tcPr>
            </w:tcPrChange>
          </w:tcPr>
          <w:p w14:paraId="79EF08E6" w14:textId="77777777" w:rsidR="00A66D76" w:rsidRDefault="00C835C6">
            <w:pPr>
              <w:pStyle w:val="OMDV"/>
              <w:rPr>
                <w:lang w:eastAsia="ru-RU"/>
              </w:rPr>
              <w:pPrChange w:id="5302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303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623566E0" w14:textId="77777777" w:rsidR="00A66D76" w:rsidRDefault="00A66D76">
            <w:pPr>
              <w:pStyle w:val="OMDV"/>
              <w:rPr>
                <w:lang w:eastAsia="ru-RU"/>
              </w:rPr>
              <w:pPrChange w:id="5304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305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35B87B03" w14:textId="77777777" w:rsidR="00A66D76" w:rsidRDefault="00C835C6">
            <w:pPr>
              <w:pStyle w:val="OMDV"/>
              <w:rPr>
                <w:lang w:eastAsia="ru-RU"/>
              </w:rPr>
              <w:pPrChange w:id="5306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307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0154018D" w14:textId="77777777" w:rsidR="00A66D76" w:rsidRDefault="00C835C6">
            <w:pPr>
              <w:pStyle w:val="OMDV"/>
              <w:rPr>
                <w:lang w:eastAsia="ru-RU"/>
              </w:rPr>
              <w:pPrChange w:id="5308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309" w:author="D.Kambarov" w:date="2025-03-13T16:54:00Z">
              <w:tcPr>
                <w:tcW w:w="519" w:type="dxa"/>
                <w:vAlign w:val="center"/>
              </w:tcPr>
            </w:tcPrChange>
          </w:tcPr>
          <w:p w14:paraId="0ECC4170" w14:textId="77777777" w:rsidR="00A66D76" w:rsidRDefault="00C835C6">
            <w:pPr>
              <w:pStyle w:val="OMDV"/>
              <w:rPr>
                <w:lang w:eastAsia="ru-RU"/>
              </w:rPr>
              <w:pPrChange w:id="5310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1E5563D4" w14:textId="77777777" w:rsidTr="008C0F35">
        <w:trPr>
          <w:trHeight w:val="312"/>
          <w:trPrChange w:id="5311" w:author="D.Kambarov" w:date="2025-03-13T16:54:00Z">
            <w:trPr>
              <w:gridAfter w:val="0"/>
              <w:trHeight w:val="312"/>
            </w:trPr>
          </w:trPrChange>
        </w:trPr>
        <w:tc>
          <w:tcPr>
            <w:tcW w:w="6658" w:type="dxa"/>
            <w:vAlign w:val="center"/>
            <w:tcPrChange w:id="5312" w:author="D.Kambarov" w:date="2025-03-13T16:54:00Z">
              <w:tcPr>
                <w:tcW w:w="4899" w:type="dxa"/>
                <w:vAlign w:val="center"/>
              </w:tcPr>
            </w:tcPrChange>
          </w:tcPr>
          <w:p w14:paraId="3E28A1F5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313" w:author="D.Kambarov" w:date="2025-03-13T16:33:00Z">
                <w:pPr/>
              </w:pPrChange>
            </w:pPr>
            <w:r>
              <w:rPr>
                <w:lang w:eastAsia="ru-RU"/>
              </w:rPr>
              <w:t xml:space="preserve">Термовкладыш </w:t>
            </w:r>
            <w:r>
              <w:rPr>
                <w:lang w:eastAsia="ru-RU"/>
              </w:rPr>
              <w:br/>
            </w:r>
            <w:r>
              <w:rPr>
                <w:i/>
                <w:lang w:eastAsia="ru-RU"/>
              </w:rPr>
              <w:t>(Семейство: типовая модель на основе пола/стены)</w:t>
            </w:r>
          </w:p>
        </w:tc>
        <w:tc>
          <w:tcPr>
            <w:tcW w:w="2302" w:type="dxa"/>
            <w:vAlign w:val="center"/>
            <w:tcPrChange w:id="5314" w:author="D.Kambarov" w:date="2025-03-13T16:54:00Z">
              <w:tcPr>
                <w:tcW w:w="2067" w:type="dxa"/>
                <w:vAlign w:val="center"/>
              </w:tcPr>
            </w:tcPrChange>
          </w:tcPr>
          <w:p w14:paraId="37DA12DD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5315" w:author="D.Kambarov" w:date="2025-03-13T16:33:00Z">
                <w:pPr/>
              </w:pPrChange>
            </w:pPr>
            <w:r>
              <w:rPr>
                <w:i/>
                <w:lang w:eastAsia="ru-RU"/>
              </w:rPr>
              <w:t>Термовкладыш</w:t>
            </w:r>
          </w:p>
        </w:tc>
        <w:tc>
          <w:tcPr>
            <w:tcW w:w="677" w:type="dxa"/>
            <w:vAlign w:val="center"/>
            <w:tcPrChange w:id="5316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4412807A" w14:textId="77777777" w:rsidR="00A66D76" w:rsidRDefault="00C835C6">
            <w:pPr>
              <w:pStyle w:val="OMDV"/>
              <w:rPr>
                <w:lang w:eastAsia="ru-RU"/>
              </w:rPr>
              <w:pPrChange w:id="5317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318" w:author="D.Kambarov" w:date="2025-03-13T16:54:00Z">
              <w:tcPr>
                <w:tcW w:w="516" w:type="dxa"/>
                <w:vAlign w:val="center"/>
              </w:tcPr>
            </w:tcPrChange>
          </w:tcPr>
          <w:p w14:paraId="14D79A25" w14:textId="77777777" w:rsidR="00A66D76" w:rsidRDefault="00C835C6">
            <w:pPr>
              <w:pStyle w:val="OMDV"/>
              <w:rPr>
                <w:lang w:eastAsia="ru-RU"/>
              </w:rPr>
              <w:pPrChange w:id="5319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320" w:author="D.Kambarov" w:date="2025-03-13T16:54:00Z">
              <w:tcPr>
                <w:tcW w:w="516" w:type="dxa"/>
                <w:vAlign w:val="center"/>
              </w:tcPr>
            </w:tcPrChange>
          </w:tcPr>
          <w:p w14:paraId="2E413E68" w14:textId="77777777" w:rsidR="00A66D76" w:rsidRDefault="00A66D76">
            <w:pPr>
              <w:pStyle w:val="OMDV"/>
              <w:rPr>
                <w:lang w:eastAsia="ru-RU"/>
              </w:rPr>
              <w:pPrChange w:id="5321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322" w:author="D.Kambarov" w:date="2025-03-13T16:54:00Z">
              <w:tcPr>
                <w:tcW w:w="516" w:type="dxa"/>
                <w:vAlign w:val="center"/>
              </w:tcPr>
            </w:tcPrChange>
          </w:tcPr>
          <w:p w14:paraId="1803E1C4" w14:textId="77777777" w:rsidR="00A66D76" w:rsidRDefault="00C835C6">
            <w:pPr>
              <w:pStyle w:val="OMDV"/>
              <w:rPr>
                <w:lang w:eastAsia="ru-RU"/>
              </w:rPr>
              <w:pPrChange w:id="5323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324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67F8E8B4" w14:textId="77777777" w:rsidR="00A66D76" w:rsidRDefault="00A66D76">
            <w:pPr>
              <w:pStyle w:val="OMDV"/>
              <w:rPr>
                <w:lang w:eastAsia="ru-RU"/>
              </w:rPr>
              <w:pPrChange w:id="5325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326" w:author="D.Kambarov" w:date="2025-03-13T16:54:00Z">
              <w:tcPr>
                <w:tcW w:w="516" w:type="dxa"/>
                <w:vAlign w:val="center"/>
              </w:tcPr>
            </w:tcPrChange>
          </w:tcPr>
          <w:p w14:paraId="53042CB0" w14:textId="77777777" w:rsidR="00A66D76" w:rsidRDefault="00A66D76">
            <w:pPr>
              <w:pStyle w:val="OMDV"/>
              <w:rPr>
                <w:lang w:eastAsia="ru-RU"/>
              </w:rPr>
              <w:pPrChange w:id="5327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328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623339F9" w14:textId="77777777" w:rsidR="00A66D76" w:rsidRDefault="00A66D76">
            <w:pPr>
              <w:pStyle w:val="OMDV"/>
              <w:rPr>
                <w:lang w:eastAsia="ru-RU"/>
              </w:rPr>
              <w:pPrChange w:id="5329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330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6243DDB9" w14:textId="77777777" w:rsidR="00A66D76" w:rsidRDefault="00C835C6">
            <w:pPr>
              <w:pStyle w:val="OMDV"/>
              <w:rPr>
                <w:lang w:eastAsia="ru-RU"/>
              </w:rPr>
              <w:pPrChange w:id="5331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332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609DDAFF" w14:textId="77777777" w:rsidR="00A66D76" w:rsidRDefault="00C835C6">
            <w:pPr>
              <w:pStyle w:val="OMDV"/>
              <w:rPr>
                <w:lang w:eastAsia="ru-RU"/>
              </w:rPr>
              <w:pPrChange w:id="5333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334" w:author="D.Kambarov" w:date="2025-03-13T16:54:00Z">
              <w:tcPr>
                <w:tcW w:w="519" w:type="dxa"/>
                <w:vAlign w:val="center"/>
              </w:tcPr>
            </w:tcPrChange>
          </w:tcPr>
          <w:p w14:paraId="22E74BD8" w14:textId="77777777" w:rsidR="00A66D76" w:rsidRDefault="00C835C6">
            <w:pPr>
              <w:pStyle w:val="OMDV"/>
              <w:rPr>
                <w:lang w:eastAsia="ru-RU"/>
              </w:rPr>
              <w:pPrChange w:id="5335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43ABA625" w14:textId="77777777" w:rsidTr="008C0F35">
        <w:trPr>
          <w:trHeight w:val="312"/>
          <w:trPrChange w:id="5336" w:author="D.Kambarov" w:date="2025-03-13T16:54:00Z">
            <w:trPr>
              <w:gridAfter w:val="0"/>
              <w:trHeight w:val="312"/>
            </w:trPr>
          </w:trPrChange>
        </w:trPr>
        <w:tc>
          <w:tcPr>
            <w:tcW w:w="6658" w:type="dxa"/>
            <w:vAlign w:val="center"/>
            <w:tcPrChange w:id="5337" w:author="D.Kambarov" w:date="2025-03-13T16:54:00Z">
              <w:tcPr>
                <w:tcW w:w="4899" w:type="dxa"/>
                <w:vAlign w:val="center"/>
              </w:tcPr>
            </w:tcPrChange>
          </w:tcPr>
          <w:p w14:paraId="4CE384FF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338" w:author="D.Kambarov" w:date="2025-03-13T16:33:00Z">
                <w:pPr/>
              </w:pPrChange>
            </w:pPr>
            <w:r>
              <w:rPr>
                <w:lang w:eastAsia="ru-RU"/>
              </w:rPr>
              <w:t xml:space="preserve">Лестничный марш КЖ </w:t>
            </w:r>
            <w:r>
              <w:rPr>
                <w:i/>
                <w:iCs/>
                <w:lang w:eastAsia="ru-RU"/>
              </w:rPr>
              <w:t>(Модель в контексте категории Лестница /Семейство категории Каркас несущий)</w:t>
            </w:r>
          </w:p>
        </w:tc>
        <w:tc>
          <w:tcPr>
            <w:tcW w:w="2302" w:type="dxa"/>
            <w:vAlign w:val="center"/>
            <w:tcPrChange w:id="5339" w:author="D.Kambarov" w:date="2025-03-13T16:54:00Z">
              <w:tcPr>
                <w:tcW w:w="2067" w:type="dxa"/>
                <w:vAlign w:val="center"/>
              </w:tcPr>
            </w:tcPrChange>
          </w:tcPr>
          <w:p w14:paraId="4F720154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5340" w:author="D.Kambarov" w:date="2025-03-13T16:33:00Z">
                <w:pPr/>
              </w:pPrChange>
            </w:pPr>
            <w:r>
              <w:rPr>
                <w:i/>
                <w:lang w:eastAsia="ru-RU"/>
              </w:rPr>
              <w:t>Лестничный марш</w:t>
            </w:r>
          </w:p>
        </w:tc>
        <w:tc>
          <w:tcPr>
            <w:tcW w:w="677" w:type="dxa"/>
            <w:vAlign w:val="center"/>
            <w:tcPrChange w:id="5341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63A9D36C" w14:textId="77777777" w:rsidR="00A66D76" w:rsidRDefault="00C835C6">
            <w:pPr>
              <w:pStyle w:val="OMDV"/>
              <w:rPr>
                <w:lang w:eastAsia="ru-RU"/>
              </w:rPr>
              <w:pPrChange w:id="5342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343" w:author="D.Kambarov" w:date="2025-03-13T16:54:00Z">
              <w:tcPr>
                <w:tcW w:w="516" w:type="dxa"/>
                <w:vAlign w:val="center"/>
              </w:tcPr>
            </w:tcPrChange>
          </w:tcPr>
          <w:p w14:paraId="0520C342" w14:textId="77777777" w:rsidR="00A66D76" w:rsidRDefault="00C835C6">
            <w:pPr>
              <w:pStyle w:val="OMDV"/>
              <w:rPr>
                <w:lang w:eastAsia="ru-RU"/>
              </w:rPr>
              <w:pPrChange w:id="5344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345" w:author="D.Kambarov" w:date="2025-03-13T16:54:00Z">
              <w:tcPr>
                <w:tcW w:w="516" w:type="dxa"/>
                <w:vAlign w:val="center"/>
              </w:tcPr>
            </w:tcPrChange>
          </w:tcPr>
          <w:p w14:paraId="54EF7977" w14:textId="77777777" w:rsidR="00A66D76" w:rsidRDefault="00A66D76">
            <w:pPr>
              <w:pStyle w:val="OMDV"/>
              <w:rPr>
                <w:lang w:eastAsia="ru-RU"/>
              </w:rPr>
              <w:pPrChange w:id="5346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347" w:author="D.Kambarov" w:date="2025-03-13T16:54:00Z">
              <w:tcPr>
                <w:tcW w:w="516" w:type="dxa"/>
                <w:vAlign w:val="center"/>
              </w:tcPr>
            </w:tcPrChange>
          </w:tcPr>
          <w:p w14:paraId="0213B6CE" w14:textId="77777777" w:rsidR="00A66D76" w:rsidRDefault="00C835C6">
            <w:pPr>
              <w:pStyle w:val="OMDV"/>
              <w:rPr>
                <w:lang w:eastAsia="ru-RU"/>
              </w:rPr>
              <w:pPrChange w:id="5348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349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4958B7E1" w14:textId="77777777" w:rsidR="00A66D76" w:rsidRDefault="00A66D76">
            <w:pPr>
              <w:pStyle w:val="OMDV"/>
              <w:rPr>
                <w:lang w:eastAsia="ru-RU"/>
              </w:rPr>
              <w:pPrChange w:id="5350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351" w:author="D.Kambarov" w:date="2025-03-13T16:54:00Z">
              <w:tcPr>
                <w:tcW w:w="516" w:type="dxa"/>
                <w:vAlign w:val="center"/>
              </w:tcPr>
            </w:tcPrChange>
          </w:tcPr>
          <w:p w14:paraId="6B9311AC" w14:textId="77777777" w:rsidR="00A66D76" w:rsidRDefault="00C835C6">
            <w:pPr>
              <w:pStyle w:val="OMDV"/>
              <w:rPr>
                <w:lang w:eastAsia="ru-RU"/>
              </w:rPr>
              <w:pPrChange w:id="5352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353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0419E9A6" w14:textId="77777777" w:rsidR="00A66D76" w:rsidRDefault="00A66D76">
            <w:pPr>
              <w:pStyle w:val="OMDV"/>
              <w:rPr>
                <w:lang w:eastAsia="ru-RU"/>
              </w:rPr>
              <w:pPrChange w:id="5354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355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71254A03" w14:textId="77777777" w:rsidR="00A66D76" w:rsidRDefault="00C835C6">
            <w:pPr>
              <w:pStyle w:val="OMDV"/>
              <w:rPr>
                <w:lang w:eastAsia="ru-RU"/>
              </w:rPr>
              <w:pPrChange w:id="5356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357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3E954495" w14:textId="77777777" w:rsidR="00A66D76" w:rsidRDefault="00C835C6">
            <w:pPr>
              <w:pStyle w:val="OMDV"/>
              <w:rPr>
                <w:lang w:eastAsia="ru-RU"/>
              </w:rPr>
              <w:pPrChange w:id="5358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359" w:author="D.Kambarov" w:date="2025-03-13T16:54:00Z">
              <w:tcPr>
                <w:tcW w:w="519" w:type="dxa"/>
                <w:vAlign w:val="center"/>
              </w:tcPr>
            </w:tcPrChange>
          </w:tcPr>
          <w:p w14:paraId="7F74ECC1" w14:textId="77777777" w:rsidR="00A66D76" w:rsidRDefault="00C835C6">
            <w:pPr>
              <w:pStyle w:val="OMDV"/>
              <w:rPr>
                <w:lang w:eastAsia="ru-RU"/>
              </w:rPr>
              <w:pPrChange w:id="5360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4E17ED04" w14:textId="77777777" w:rsidTr="008C0F35">
        <w:trPr>
          <w:trHeight w:val="312"/>
          <w:trPrChange w:id="5361" w:author="D.Kambarov" w:date="2025-03-13T16:54:00Z">
            <w:trPr>
              <w:gridAfter w:val="0"/>
              <w:trHeight w:val="312"/>
            </w:trPr>
          </w:trPrChange>
        </w:trPr>
        <w:tc>
          <w:tcPr>
            <w:tcW w:w="6658" w:type="dxa"/>
            <w:vAlign w:val="center"/>
            <w:tcPrChange w:id="5362" w:author="D.Kambarov" w:date="2025-03-13T16:54:00Z">
              <w:tcPr>
                <w:tcW w:w="4899" w:type="dxa"/>
                <w:vAlign w:val="center"/>
              </w:tcPr>
            </w:tcPrChange>
          </w:tcPr>
          <w:p w14:paraId="2B11A100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363" w:author="D.Kambarov" w:date="2025-03-13T16:33:00Z">
                <w:pPr/>
              </w:pPrChange>
            </w:pPr>
            <w:r>
              <w:rPr>
                <w:lang w:eastAsia="ru-RU"/>
              </w:rPr>
              <w:t xml:space="preserve">Лестничная площадка КЖ </w:t>
            </w:r>
            <w:r>
              <w:rPr>
                <w:i/>
                <w:lang w:eastAsia="ru-RU"/>
              </w:rPr>
              <w:t>(Перекрытие/Модель в контексте категории Лестница/Семейство категории Каркас несущий)</w:t>
            </w:r>
          </w:p>
        </w:tc>
        <w:tc>
          <w:tcPr>
            <w:tcW w:w="2302" w:type="dxa"/>
            <w:vAlign w:val="center"/>
            <w:tcPrChange w:id="5364" w:author="D.Kambarov" w:date="2025-03-13T16:54:00Z">
              <w:tcPr>
                <w:tcW w:w="2067" w:type="dxa"/>
                <w:vAlign w:val="center"/>
              </w:tcPr>
            </w:tcPrChange>
          </w:tcPr>
          <w:p w14:paraId="5E5A4262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5365" w:author="D.Kambarov" w:date="2025-03-13T16:33:00Z">
                <w:pPr/>
              </w:pPrChange>
            </w:pPr>
            <w:r>
              <w:rPr>
                <w:i/>
                <w:lang w:eastAsia="ru-RU"/>
              </w:rPr>
              <w:t xml:space="preserve">Лестничная </w:t>
            </w:r>
            <w:r>
              <w:rPr>
                <w:i/>
                <w:lang w:eastAsia="ru-RU"/>
              </w:rPr>
              <w:br/>
              <w:t>площадка</w:t>
            </w:r>
          </w:p>
        </w:tc>
        <w:tc>
          <w:tcPr>
            <w:tcW w:w="677" w:type="dxa"/>
            <w:vAlign w:val="center"/>
            <w:tcPrChange w:id="5366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47B18B15" w14:textId="77777777" w:rsidR="00A66D76" w:rsidRDefault="00C835C6">
            <w:pPr>
              <w:pStyle w:val="OMDV"/>
              <w:rPr>
                <w:lang w:eastAsia="ru-RU"/>
              </w:rPr>
              <w:pPrChange w:id="5367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368" w:author="D.Kambarov" w:date="2025-03-13T16:54:00Z">
              <w:tcPr>
                <w:tcW w:w="516" w:type="dxa"/>
                <w:vAlign w:val="center"/>
              </w:tcPr>
            </w:tcPrChange>
          </w:tcPr>
          <w:p w14:paraId="01318A89" w14:textId="77777777" w:rsidR="00A66D76" w:rsidRDefault="00C835C6">
            <w:pPr>
              <w:pStyle w:val="OMDV"/>
              <w:rPr>
                <w:lang w:eastAsia="ru-RU"/>
              </w:rPr>
              <w:pPrChange w:id="5369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370" w:author="D.Kambarov" w:date="2025-03-13T16:54:00Z">
              <w:tcPr>
                <w:tcW w:w="516" w:type="dxa"/>
                <w:vAlign w:val="center"/>
              </w:tcPr>
            </w:tcPrChange>
          </w:tcPr>
          <w:p w14:paraId="649C5E71" w14:textId="77777777" w:rsidR="00A66D76" w:rsidRDefault="00A66D76">
            <w:pPr>
              <w:pStyle w:val="OMDV"/>
              <w:rPr>
                <w:lang w:eastAsia="ru-RU"/>
              </w:rPr>
              <w:pPrChange w:id="5371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372" w:author="D.Kambarov" w:date="2025-03-13T16:54:00Z">
              <w:tcPr>
                <w:tcW w:w="516" w:type="dxa"/>
                <w:vAlign w:val="center"/>
              </w:tcPr>
            </w:tcPrChange>
          </w:tcPr>
          <w:p w14:paraId="5DE0097D" w14:textId="77777777" w:rsidR="00A66D76" w:rsidRDefault="00C835C6">
            <w:pPr>
              <w:pStyle w:val="OMDV"/>
              <w:rPr>
                <w:lang w:eastAsia="ru-RU"/>
              </w:rPr>
              <w:pPrChange w:id="5373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374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76D8F00D" w14:textId="77777777" w:rsidR="00A66D76" w:rsidRDefault="00A66D76">
            <w:pPr>
              <w:pStyle w:val="OMDV"/>
              <w:rPr>
                <w:lang w:eastAsia="ru-RU"/>
              </w:rPr>
              <w:pPrChange w:id="5375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376" w:author="D.Kambarov" w:date="2025-03-13T16:54:00Z">
              <w:tcPr>
                <w:tcW w:w="516" w:type="dxa"/>
                <w:vAlign w:val="center"/>
              </w:tcPr>
            </w:tcPrChange>
          </w:tcPr>
          <w:p w14:paraId="7B7E1549" w14:textId="77777777" w:rsidR="00A66D76" w:rsidRDefault="00C835C6">
            <w:pPr>
              <w:pStyle w:val="OMDV"/>
              <w:rPr>
                <w:lang w:eastAsia="ru-RU"/>
              </w:rPr>
              <w:pPrChange w:id="5377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378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2F038762" w14:textId="77777777" w:rsidR="00A66D76" w:rsidRDefault="00A66D76">
            <w:pPr>
              <w:pStyle w:val="OMDV"/>
              <w:rPr>
                <w:lang w:eastAsia="ru-RU"/>
              </w:rPr>
              <w:pPrChange w:id="5379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380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356D89CD" w14:textId="77777777" w:rsidR="00A66D76" w:rsidRDefault="00C835C6">
            <w:pPr>
              <w:pStyle w:val="OMDV"/>
              <w:rPr>
                <w:lang w:eastAsia="ru-RU"/>
              </w:rPr>
              <w:pPrChange w:id="5381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382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464C5716" w14:textId="77777777" w:rsidR="00A66D76" w:rsidRDefault="00C835C6">
            <w:pPr>
              <w:pStyle w:val="OMDV"/>
              <w:rPr>
                <w:lang w:eastAsia="ru-RU"/>
              </w:rPr>
              <w:pPrChange w:id="5383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384" w:author="D.Kambarov" w:date="2025-03-13T16:54:00Z">
              <w:tcPr>
                <w:tcW w:w="519" w:type="dxa"/>
                <w:vAlign w:val="center"/>
              </w:tcPr>
            </w:tcPrChange>
          </w:tcPr>
          <w:p w14:paraId="79B5CA1E" w14:textId="77777777" w:rsidR="00A66D76" w:rsidRDefault="00C835C6">
            <w:pPr>
              <w:pStyle w:val="OMDV"/>
              <w:rPr>
                <w:lang w:eastAsia="ru-RU"/>
              </w:rPr>
              <w:pPrChange w:id="5385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6C42919E" w14:textId="77777777" w:rsidTr="008C0F35">
        <w:trPr>
          <w:trHeight w:val="312"/>
          <w:trPrChange w:id="5386" w:author="D.Kambarov" w:date="2025-03-13T16:54:00Z">
            <w:trPr>
              <w:gridAfter w:val="0"/>
              <w:trHeight w:val="312"/>
            </w:trPr>
          </w:trPrChange>
        </w:trPr>
        <w:tc>
          <w:tcPr>
            <w:tcW w:w="6658" w:type="dxa"/>
            <w:vAlign w:val="center"/>
            <w:tcPrChange w:id="5387" w:author="D.Kambarov" w:date="2025-03-13T16:54:00Z">
              <w:tcPr>
                <w:tcW w:w="4899" w:type="dxa"/>
                <w:vAlign w:val="center"/>
              </w:tcPr>
            </w:tcPrChange>
          </w:tcPr>
          <w:p w14:paraId="06EC7FB5" w14:textId="77777777" w:rsidR="00A66D76" w:rsidRDefault="00C835C6">
            <w:pPr>
              <w:pStyle w:val="OMDV"/>
              <w:jc w:val="left"/>
              <w:rPr>
                <w:highlight w:val="yellow"/>
                <w:lang w:eastAsia="ru-RU"/>
              </w:rPr>
              <w:pPrChange w:id="5388" w:author="D.Kambarov" w:date="2025-03-13T16:33:00Z">
                <w:pPr/>
              </w:pPrChange>
            </w:pPr>
            <w:r>
              <w:rPr>
                <w:lang w:eastAsia="ru-RU"/>
              </w:rPr>
              <w:t xml:space="preserve">Сборный ЖБ элемент </w:t>
            </w:r>
            <w:r>
              <w:rPr>
                <w:i/>
                <w:lang w:eastAsia="ru-RU"/>
              </w:rPr>
              <w:t>(аналогично элементам КЖ)</w:t>
            </w:r>
            <w:r>
              <w:rPr>
                <w:i/>
                <w:vertAlign w:val="superscript"/>
                <w:lang w:eastAsia="ru-RU"/>
              </w:rPr>
              <w:t xml:space="preserve"> </w:t>
            </w:r>
          </w:p>
        </w:tc>
        <w:tc>
          <w:tcPr>
            <w:tcW w:w="2302" w:type="dxa"/>
            <w:vAlign w:val="center"/>
            <w:tcPrChange w:id="5389" w:author="D.Kambarov" w:date="2025-03-13T16:54:00Z">
              <w:tcPr>
                <w:tcW w:w="2067" w:type="dxa"/>
                <w:vAlign w:val="center"/>
              </w:tcPr>
            </w:tcPrChange>
          </w:tcPr>
          <w:p w14:paraId="39EC00A5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390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В конце “</w:t>
            </w:r>
            <w:r>
              <w:rPr>
                <w:i/>
                <w:lang w:eastAsia="ru-RU"/>
              </w:rPr>
              <w:t>(сборный)”</w:t>
            </w:r>
            <w:r>
              <w:rPr>
                <w:vertAlign w:val="superscript"/>
                <w:lang w:eastAsia="ru-RU"/>
              </w:rPr>
              <w:t xml:space="preserve"> 6</w:t>
            </w:r>
          </w:p>
        </w:tc>
        <w:tc>
          <w:tcPr>
            <w:tcW w:w="4739" w:type="dxa"/>
            <w:gridSpan w:val="7"/>
            <w:vAlign w:val="center"/>
            <w:tcPrChange w:id="5391" w:author="D.Kambarov" w:date="2025-03-13T16:54:00Z">
              <w:tcPr>
                <w:tcW w:w="3617" w:type="dxa"/>
                <w:gridSpan w:val="10"/>
                <w:vAlign w:val="center"/>
              </w:tcPr>
            </w:tcPrChange>
          </w:tcPr>
          <w:p w14:paraId="2DE19521" w14:textId="77777777" w:rsidR="00A66D76" w:rsidRDefault="00C835C6">
            <w:pPr>
              <w:pStyle w:val="OMDV"/>
              <w:rPr>
                <w:lang w:eastAsia="ru-RU"/>
              </w:rPr>
              <w:pPrChange w:id="5392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 xml:space="preserve">См. требования к аналогичным </w:t>
            </w:r>
            <w:r>
              <w:rPr>
                <w:lang w:eastAsia="ru-RU"/>
              </w:rPr>
              <w:br/>
              <w:t>монолитным конструкциям</w:t>
            </w:r>
          </w:p>
        </w:tc>
        <w:tc>
          <w:tcPr>
            <w:tcW w:w="677" w:type="dxa"/>
            <w:vAlign w:val="center"/>
            <w:tcPrChange w:id="5393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4222EF00" w14:textId="77777777" w:rsidR="00A66D76" w:rsidRDefault="00A66D76">
            <w:pPr>
              <w:pStyle w:val="OMDV"/>
              <w:rPr>
                <w:lang w:eastAsia="ru-RU"/>
              </w:rPr>
              <w:pPrChange w:id="5394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395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5137AEF0" w14:textId="77777777" w:rsidR="00A66D76" w:rsidRDefault="00C835C6">
            <w:pPr>
              <w:pStyle w:val="OMDV"/>
              <w:rPr>
                <w:lang w:eastAsia="ru-RU"/>
              </w:rPr>
              <w:pPrChange w:id="5396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397" w:author="D.Kambarov" w:date="2025-03-13T16:54:00Z">
              <w:tcPr>
                <w:tcW w:w="519" w:type="dxa"/>
                <w:vAlign w:val="center"/>
              </w:tcPr>
            </w:tcPrChange>
          </w:tcPr>
          <w:p w14:paraId="603F0228" w14:textId="77777777" w:rsidR="00A66D76" w:rsidRDefault="00C835C6">
            <w:pPr>
              <w:pStyle w:val="OMDV"/>
              <w:rPr>
                <w:lang w:eastAsia="ru-RU"/>
              </w:rPr>
              <w:pPrChange w:id="5398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2CBE08BB" w14:textId="77777777" w:rsidTr="008C0F35">
        <w:trPr>
          <w:trHeight w:val="312"/>
          <w:trPrChange w:id="5399" w:author="D.Kambarov" w:date="2025-03-13T16:54:00Z">
            <w:trPr>
              <w:gridAfter w:val="0"/>
              <w:trHeight w:val="312"/>
            </w:trPr>
          </w:trPrChange>
        </w:trPr>
        <w:tc>
          <w:tcPr>
            <w:tcW w:w="6658" w:type="dxa"/>
            <w:vAlign w:val="center"/>
            <w:tcPrChange w:id="5400" w:author="D.Kambarov" w:date="2025-03-13T16:54:00Z">
              <w:tcPr>
                <w:tcW w:w="4899" w:type="dxa"/>
                <w:vAlign w:val="center"/>
              </w:tcPr>
            </w:tcPrChange>
          </w:tcPr>
          <w:p w14:paraId="50D9597A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401" w:author="D.Kambarov" w:date="2025-03-13T16:33:00Z">
                <w:pPr/>
              </w:pPrChange>
            </w:pPr>
            <w:r>
              <w:rPr>
                <w:lang w:eastAsia="ru-RU"/>
              </w:rPr>
              <w:t xml:space="preserve">Проем (Отверстие, Углубление) </w:t>
            </w:r>
            <w:r>
              <w:rPr>
                <w:lang w:eastAsia="ru-RU"/>
              </w:rPr>
              <w:br/>
            </w:r>
            <w:r>
              <w:rPr>
                <w:i/>
                <w:lang w:eastAsia="ru-RU"/>
              </w:rPr>
              <w:t>(Семейство: типовая модель на основе пола/стены)</w:t>
            </w:r>
          </w:p>
        </w:tc>
        <w:tc>
          <w:tcPr>
            <w:tcW w:w="2302" w:type="dxa"/>
            <w:vAlign w:val="center"/>
            <w:tcPrChange w:id="5402" w:author="D.Kambarov" w:date="2025-03-13T16:54:00Z">
              <w:tcPr>
                <w:tcW w:w="2067" w:type="dxa"/>
                <w:vAlign w:val="center"/>
              </w:tcPr>
            </w:tcPrChange>
          </w:tcPr>
          <w:p w14:paraId="3D4A798F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5403" w:author="D.Kambarov" w:date="2025-03-13T16:33:00Z">
                <w:pPr/>
              </w:pPrChange>
            </w:pPr>
            <w:r>
              <w:rPr>
                <w:i/>
                <w:lang w:eastAsia="ru-RU"/>
              </w:rPr>
              <w:t>Отверстие</w:t>
            </w:r>
          </w:p>
        </w:tc>
        <w:tc>
          <w:tcPr>
            <w:tcW w:w="4739" w:type="dxa"/>
            <w:gridSpan w:val="7"/>
            <w:vAlign w:val="center"/>
            <w:tcPrChange w:id="5404" w:author="D.Kambarov" w:date="2025-03-13T16:54:00Z">
              <w:tcPr>
                <w:tcW w:w="3617" w:type="dxa"/>
                <w:gridSpan w:val="10"/>
                <w:vAlign w:val="center"/>
              </w:tcPr>
            </w:tcPrChange>
          </w:tcPr>
          <w:p w14:paraId="6D262D6D" w14:textId="77777777" w:rsidR="00A66D76" w:rsidRDefault="00C835C6">
            <w:pPr>
              <w:pStyle w:val="OMDV"/>
              <w:rPr>
                <w:lang w:eastAsia="ru-RU"/>
              </w:rPr>
              <w:pPrChange w:id="5405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В условных габаритах и только крупноразмерные (под инженерные шахты в перекрытиях и магистрали в стенах)</w:t>
            </w:r>
          </w:p>
        </w:tc>
        <w:tc>
          <w:tcPr>
            <w:tcW w:w="677" w:type="dxa"/>
            <w:vAlign w:val="center"/>
            <w:tcPrChange w:id="5406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6CA99D90" w14:textId="77777777" w:rsidR="00A66D76" w:rsidRDefault="00A66D76">
            <w:pPr>
              <w:pStyle w:val="OMDV"/>
              <w:rPr>
                <w:lang w:eastAsia="ru-RU"/>
              </w:rPr>
              <w:pPrChange w:id="5407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408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420E9DF7" w14:textId="77777777" w:rsidR="00A66D76" w:rsidRDefault="00C835C6">
            <w:pPr>
              <w:pStyle w:val="OMDV"/>
              <w:rPr>
                <w:lang w:eastAsia="ru-RU"/>
              </w:rPr>
              <w:pPrChange w:id="5409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410" w:author="D.Kambarov" w:date="2025-03-13T16:54:00Z">
              <w:tcPr>
                <w:tcW w:w="519" w:type="dxa"/>
                <w:vAlign w:val="center"/>
              </w:tcPr>
            </w:tcPrChange>
          </w:tcPr>
          <w:p w14:paraId="45CEE1ED" w14:textId="77777777" w:rsidR="00A66D76" w:rsidRDefault="00C835C6">
            <w:pPr>
              <w:pStyle w:val="OMDV"/>
              <w:rPr>
                <w:lang w:eastAsia="ru-RU"/>
              </w:rPr>
              <w:pPrChange w:id="5411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70B786A7" w14:textId="77777777" w:rsidTr="008C0F35">
        <w:trPr>
          <w:trHeight w:val="312"/>
          <w:trPrChange w:id="5412" w:author="D.Kambarov" w:date="2025-03-13T16:54:00Z">
            <w:trPr>
              <w:gridAfter w:val="0"/>
              <w:trHeight w:val="312"/>
            </w:trPr>
          </w:trPrChange>
        </w:trPr>
        <w:tc>
          <w:tcPr>
            <w:tcW w:w="6658" w:type="dxa"/>
            <w:vAlign w:val="center"/>
            <w:tcPrChange w:id="5413" w:author="D.Kambarov" w:date="2025-03-13T16:54:00Z">
              <w:tcPr>
                <w:tcW w:w="4899" w:type="dxa"/>
                <w:vAlign w:val="center"/>
              </w:tcPr>
            </w:tcPrChange>
          </w:tcPr>
          <w:p w14:paraId="1161BA4A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414" w:author="D.Kambarov" w:date="2025-03-13T16:33:00Z">
                <w:pPr/>
              </w:pPrChange>
            </w:pPr>
            <w:r>
              <w:rPr>
                <w:lang w:eastAsia="ru-RU"/>
              </w:rPr>
              <w:t>Перекрытие</w:t>
            </w:r>
            <w:r>
              <w:rPr>
                <w:vertAlign w:val="superscript"/>
                <w:lang w:eastAsia="ru-RU"/>
              </w:rPr>
              <w:t>4</w:t>
            </w:r>
            <w:r>
              <w:rPr>
                <w:lang w:eastAsia="ru-RU"/>
              </w:rPr>
              <w:t xml:space="preserve"> КМ </w:t>
            </w:r>
            <w:r>
              <w:rPr>
                <w:i/>
                <w:lang w:eastAsia="ru-RU"/>
              </w:rPr>
              <w:t>(Перекрытие)</w:t>
            </w:r>
          </w:p>
        </w:tc>
        <w:tc>
          <w:tcPr>
            <w:tcW w:w="2302" w:type="dxa"/>
            <w:vAlign w:val="center"/>
            <w:tcPrChange w:id="5415" w:author="D.Kambarov" w:date="2025-03-13T16:54:00Z">
              <w:tcPr>
                <w:tcW w:w="2067" w:type="dxa"/>
                <w:vAlign w:val="center"/>
              </w:tcPr>
            </w:tcPrChange>
          </w:tcPr>
          <w:p w14:paraId="6D345FE1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5416" w:author="D.Kambarov" w:date="2025-03-13T16:33:00Z">
                <w:pPr/>
              </w:pPrChange>
            </w:pPr>
            <w:r>
              <w:rPr>
                <w:i/>
                <w:lang w:eastAsia="ru-RU"/>
              </w:rPr>
              <w:t>Перекрытие</w:t>
            </w:r>
          </w:p>
        </w:tc>
        <w:tc>
          <w:tcPr>
            <w:tcW w:w="677" w:type="dxa"/>
            <w:vAlign w:val="center"/>
            <w:tcPrChange w:id="5417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0D4F2105" w14:textId="77777777" w:rsidR="00A66D76" w:rsidRDefault="00C835C6">
            <w:pPr>
              <w:pStyle w:val="OMDV"/>
              <w:rPr>
                <w:lang w:eastAsia="ru-RU"/>
              </w:rPr>
              <w:pPrChange w:id="5418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419" w:author="D.Kambarov" w:date="2025-03-13T16:54:00Z">
              <w:tcPr>
                <w:tcW w:w="516" w:type="dxa"/>
                <w:vAlign w:val="center"/>
              </w:tcPr>
            </w:tcPrChange>
          </w:tcPr>
          <w:p w14:paraId="2FB26E0C" w14:textId="77777777" w:rsidR="00A66D76" w:rsidRDefault="00C835C6">
            <w:pPr>
              <w:pStyle w:val="OMDV"/>
              <w:rPr>
                <w:lang w:eastAsia="ru-RU"/>
              </w:rPr>
              <w:pPrChange w:id="5420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421" w:author="D.Kambarov" w:date="2025-03-13T16:54:00Z">
              <w:tcPr>
                <w:tcW w:w="516" w:type="dxa"/>
                <w:vAlign w:val="center"/>
              </w:tcPr>
            </w:tcPrChange>
          </w:tcPr>
          <w:p w14:paraId="6B3482CC" w14:textId="77777777" w:rsidR="00A66D76" w:rsidRDefault="00C835C6">
            <w:pPr>
              <w:pStyle w:val="OMDV"/>
              <w:rPr>
                <w:lang w:eastAsia="ru-RU"/>
              </w:rPr>
              <w:pPrChange w:id="5422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423" w:author="D.Kambarov" w:date="2025-03-13T16:54:00Z">
              <w:tcPr>
                <w:tcW w:w="516" w:type="dxa"/>
                <w:vAlign w:val="center"/>
              </w:tcPr>
            </w:tcPrChange>
          </w:tcPr>
          <w:p w14:paraId="588AAE0A" w14:textId="77777777" w:rsidR="00A66D76" w:rsidRDefault="00C835C6">
            <w:pPr>
              <w:pStyle w:val="OMDV"/>
              <w:rPr>
                <w:lang w:eastAsia="ru-RU"/>
              </w:rPr>
              <w:pPrChange w:id="5424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425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5B439F0E" w14:textId="77777777" w:rsidR="00A66D76" w:rsidRDefault="00C835C6">
            <w:pPr>
              <w:pStyle w:val="OMDV"/>
              <w:rPr>
                <w:lang w:eastAsia="ru-RU"/>
              </w:rPr>
              <w:pPrChange w:id="5426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427" w:author="D.Kambarov" w:date="2025-03-13T16:54:00Z">
              <w:tcPr>
                <w:tcW w:w="516" w:type="dxa"/>
                <w:vAlign w:val="center"/>
              </w:tcPr>
            </w:tcPrChange>
          </w:tcPr>
          <w:p w14:paraId="4C39CBBB" w14:textId="77777777" w:rsidR="00A66D76" w:rsidRDefault="00C835C6">
            <w:pPr>
              <w:pStyle w:val="OMDV"/>
              <w:rPr>
                <w:lang w:eastAsia="ru-RU"/>
              </w:rPr>
              <w:pPrChange w:id="5428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429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60499122" w14:textId="77777777" w:rsidR="00A66D76" w:rsidRDefault="00A66D76">
            <w:pPr>
              <w:pStyle w:val="OMDV"/>
              <w:rPr>
                <w:lang w:eastAsia="ru-RU"/>
              </w:rPr>
              <w:pPrChange w:id="5430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431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0151BB25" w14:textId="77777777" w:rsidR="00A66D76" w:rsidRDefault="00A66D76">
            <w:pPr>
              <w:pStyle w:val="OMDV"/>
              <w:rPr>
                <w:lang w:eastAsia="ru-RU"/>
              </w:rPr>
              <w:pPrChange w:id="5432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433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37851C3C" w14:textId="77777777" w:rsidR="00A66D76" w:rsidRDefault="00C835C6">
            <w:pPr>
              <w:pStyle w:val="OMDV"/>
              <w:rPr>
                <w:lang w:eastAsia="ru-RU"/>
              </w:rPr>
              <w:pPrChange w:id="5434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435" w:author="D.Kambarov" w:date="2025-03-13T16:54:00Z">
              <w:tcPr>
                <w:tcW w:w="519" w:type="dxa"/>
                <w:vAlign w:val="center"/>
              </w:tcPr>
            </w:tcPrChange>
          </w:tcPr>
          <w:p w14:paraId="08990092" w14:textId="77777777" w:rsidR="00A66D76" w:rsidRDefault="00C835C6">
            <w:pPr>
              <w:pStyle w:val="OMDV"/>
              <w:rPr>
                <w:lang w:eastAsia="ru-RU"/>
              </w:rPr>
              <w:pPrChange w:id="5436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7B505573" w14:textId="77777777" w:rsidTr="008C0F35">
        <w:trPr>
          <w:trHeight w:val="312"/>
          <w:trPrChange w:id="5437" w:author="D.Kambarov" w:date="2025-03-13T16:54:00Z">
            <w:trPr>
              <w:gridAfter w:val="0"/>
              <w:trHeight w:val="312"/>
            </w:trPr>
          </w:trPrChange>
        </w:trPr>
        <w:tc>
          <w:tcPr>
            <w:tcW w:w="6658" w:type="dxa"/>
            <w:vAlign w:val="center"/>
            <w:tcPrChange w:id="5438" w:author="D.Kambarov" w:date="2025-03-13T16:54:00Z">
              <w:tcPr>
                <w:tcW w:w="4899" w:type="dxa"/>
                <w:vAlign w:val="center"/>
              </w:tcPr>
            </w:tcPrChange>
          </w:tcPr>
          <w:p w14:paraId="4BB5958D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439" w:author="D.Kambarov" w:date="2025-03-13T16:33:00Z">
                <w:pPr/>
              </w:pPrChange>
            </w:pPr>
            <w:r>
              <w:rPr>
                <w:lang w:eastAsia="ru-RU"/>
              </w:rPr>
              <w:t xml:space="preserve">Колонна (Стойка, Фахверк) КМ </w:t>
            </w:r>
            <w:r>
              <w:rPr>
                <w:i/>
                <w:lang w:eastAsia="ru-RU"/>
              </w:rPr>
              <w:t>(Несущая колонна)</w:t>
            </w:r>
          </w:p>
        </w:tc>
        <w:tc>
          <w:tcPr>
            <w:tcW w:w="2302" w:type="dxa"/>
            <w:vAlign w:val="center"/>
            <w:tcPrChange w:id="5440" w:author="D.Kambarov" w:date="2025-03-13T16:54:00Z">
              <w:tcPr>
                <w:tcW w:w="2067" w:type="dxa"/>
                <w:vAlign w:val="center"/>
              </w:tcPr>
            </w:tcPrChange>
          </w:tcPr>
          <w:p w14:paraId="103716D2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5441" w:author="D.Kambarov" w:date="2025-03-13T16:33:00Z">
                <w:pPr/>
              </w:pPrChange>
            </w:pPr>
            <w:r>
              <w:rPr>
                <w:i/>
                <w:lang w:eastAsia="ru-RU"/>
              </w:rPr>
              <w:t>Колонна</w:t>
            </w:r>
          </w:p>
        </w:tc>
        <w:tc>
          <w:tcPr>
            <w:tcW w:w="677" w:type="dxa"/>
            <w:vAlign w:val="center"/>
            <w:tcPrChange w:id="5442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2C732C8A" w14:textId="77777777" w:rsidR="00A66D76" w:rsidRDefault="00C835C6">
            <w:pPr>
              <w:pStyle w:val="OMDV"/>
              <w:rPr>
                <w:lang w:eastAsia="ru-RU"/>
              </w:rPr>
              <w:pPrChange w:id="5443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444" w:author="D.Kambarov" w:date="2025-03-13T16:54:00Z">
              <w:tcPr>
                <w:tcW w:w="516" w:type="dxa"/>
                <w:vAlign w:val="center"/>
              </w:tcPr>
            </w:tcPrChange>
          </w:tcPr>
          <w:p w14:paraId="59807117" w14:textId="77777777" w:rsidR="00A66D76" w:rsidRDefault="00C835C6">
            <w:pPr>
              <w:pStyle w:val="OMDV"/>
              <w:rPr>
                <w:lang w:eastAsia="ru-RU"/>
              </w:rPr>
              <w:pPrChange w:id="5445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446" w:author="D.Kambarov" w:date="2025-03-13T16:54:00Z">
              <w:tcPr>
                <w:tcW w:w="516" w:type="dxa"/>
                <w:vAlign w:val="center"/>
              </w:tcPr>
            </w:tcPrChange>
          </w:tcPr>
          <w:p w14:paraId="2F7F59B8" w14:textId="77777777" w:rsidR="00A66D76" w:rsidRDefault="00C835C6">
            <w:pPr>
              <w:pStyle w:val="OMDV"/>
              <w:rPr>
                <w:lang w:eastAsia="ru-RU"/>
              </w:rPr>
              <w:pPrChange w:id="5447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448" w:author="D.Kambarov" w:date="2025-03-13T16:54:00Z">
              <w:tcPr>
                <w:tcW w:w="516" w:type="dxa"/>
                <w:vAlign w:val="center"/>
              </w:tcPr>
            </w:tcPrChange>
          </w:tcPr>
          <w:p w14:paraId="43A1C3EE" w14:textId="77777777" w:rsidR="00A66D76" w:rsidRDefault="00C835C6">
            <w:pPr>
              <w:pStyle w:val="OMDV"/>
              <w:rPr>
                <w:lang w:eastAsia="ru-RU"/>
              </w:rPr>
              <w:pPrChange w:id="5449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450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2FE6645E" w14:textId="77777777" w:rsidR="00A66D76" w:rsidRDefault="00C835C6">
            <w:pPr>
              <w:pStyle w:val="OMDV"/>
              <w:rPr>
                <w:lang w:eastAsia="ru-RU"/>
              </w:rPr>
              <w:pPrChange w:id="5451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452" w:author="D.Kambarov" w:date="2025-03-13T16:54:00Z">
              <w:tcPr>
                <w:tcW w:w="516" w:type="dxa"/>
                <w:vAlign w:val="center"/>
              </w:tcPr>
            </w:tcPrChange>
          </w:tcPr>
          <w:p w14:paraId="34A53AFF" w14:textId="77777777" w:rsidR="00A66D76" w:rsidRDefault="00C835C6">
            <w:pPr>
              <w:pStyle w:val="OMDV"/>
              <w:rPr>
                <w:lang w:eastAsia="ru-RU"/>
              </w:rPr>
              <w:pPrChange w:id="5453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454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41D5221A" w14:textId="77777777" w:rsidR="00A66D76" w:rsidRDefault="00C835C6">
            <w:pPr>
              <w:pStyle w:val="OMDV"/>
              <w:rPr>
                <w:lang w:eastAsia="ru-RU"/>
              </w:rPr>
              <w:pPrChange w:id="5455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456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288A14A4" w14:textId="77777777" w:rsidR="00A66D76" w:rsidRDefault="00A66D76">
            <w:pPr>
              <w:pStyle w:val="OMDV"/>
              <w:rPr>
                <w:lang w:eastAsia="ru-RU"/>
              </w:rPr>
              <w:pPrChange w:id="5457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458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54469F35" w14:textId="77777777" w:rsidR="00A66D76" w:rsidRDefault="00C835C6">
            <w:pPr>
              <w:pStyle w:val="OMDV"/>
              <w:rPr>
                <w:lang w:eastAsia="ru-RU"/>
              </w:rPr>
              <w:pPrChange w:id="5459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460" w:author="D.Kambarov" w:date="2025-03-13T16:54:00Z">
              <w:tcPr>
                <w:tcW w:w="519" w:type="dxa"/>
                <w:vAlign w:val="center"/>
              </w:tcPr>
            </w:tcPrChange>
          </w:tcPr>
          <w:p w14:paraId="3456A6F8" w14:textId="77777777" w:rsidR="00A66D76" w:rsidRDefault="00C835C6">
            <w:pPr>
              <w:pStyle w:val="OMDV"/>
              <w:rPr>
                <w:lang w:eastAsia="ru-RU"/>
              </w:rPr>
              <w:pPrChange w:id="5461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52A3CB23" w14:textId="77777777" w:rsidTr="008C0F35">
        <w:trPr>
          <w:trHeight w:val="312"/>
          <w:trPrChange w:id="5462" w:author="D.Kambarov" w:date="2025-03-13T16:54:00Z">
            <w:trPr>
              <w:gridAfter w:val="0"/>
              <w:trHeight w:val="312"/>
            </w:trPr>
          </w:trPrChange>
        </w:trPr>
        <w:tc>
          <w:tcPr>
            <w:tcW w:w="6658" w:type="dxa"/>
            <w:vAlign w:val="center"/>
            <w:tcPrChange w:id="5463" w:author="D.Kambarov" w:date="2025-03-13T16:54:00Z">
              <w:tcPr>
                <w:tcW w:w="4899" w:type="dxa"/>
                <w:vAlign w:val="center"/>
              </w:tcPr>
            </w:tcPrChange>
          </w:tcPr>
          <w:p w14:paraId="53EB296B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464" w:author="D.Kambarov" w:date="2025-03-13T16:33:00Z">
                <w:pPr/>
              </w:pPrChange>
            </w:pPr>
            <w:r>
              <w:rPr>
                <w:lang w:eastAsia="ru-RU"/>
              </w:rPr>
              <w:t xml:space="preserve">Балка (Прогон, Связь) КМ </w:t>
            </w:r>
            <w:r>
              <w:rPr>
                <w:i/>
                <w:lang w:eastAsia="ru-RU"/>
              </w:rPr>
              <w:t>(Каркас несущий)</w:t>
            </w:r>
          </w:p>
        </w:tc>
        <w:tc>
          <w:tcPr>
            <w:tcW w:w="2302" w:type="dxa"/>
            <w:vAlign w:val="center"/>
            <w:tcPrChange w:id="5465" w:author="D.Kambarov" w:date="2025-03-13T16:54:00Z">
              <w:tcPr>
                <w:tcW w:w="2067" w:type="dxa"/>
                <w:vAlign w:val="center"/>
              </w:tcPr>
            </w:tcPrChange>
          </w:tcPr>
          <w:p w14:paraId="7FA0C575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5466" w:author="D.Kambarov" w:date="2025-03-13T16:33:00Z">
                <w:pPr/>
              </w:pPrChange>
            </w:pPr>
            <w:r>
              <w:rPr>
                <w:i/>
                <w:lang w:eastAsia="ru-RU"/>
              </w:rPr>
              <w:t>Балка</w:t>
            </w:r>
          </w:p>
        </w:tc>
        <w:tc>
          <w:tcPr>
            <w:tcW w:w="677" w:type="dxa"/>
            <w:vAlign w:val="center"/>
            <w:tcPrChange w:id="5467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55C426AB" w14:textId="77777777" w:rsidR="00A66D76" w:rsidRDefault="00C835C6">
            <w:pPr>
              <w:pStyle w:val="OMDV"/>
              <w:rPr>
                <w:lang w:eastAsia="ru-RU"/>
              </w:rPr>
              <w:pPrChange w:id="5468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469" w:author="D.Kambarov" w:date="2025-03-13T16:54:00Z">
              <w:tcPr>
                <w:tcW w:w="516" w:type="dxa"/>
                <w:vAlign w:val="center"/>
              </w:tcPr>
            </w:tcPrChange>
          </w:tcPr>
          <w:p w14:paraId="610C500D" w14:textId="77777777" w:rsidR="00A66D76" w:rsidRDefault="00C835C6">
            <w:pPr>
              <w:pStyle w:val="OMDV"/>
              <w:rPr>
                <w:lang w:eastAsia="ru-RU"/>
              </w:rPr>
              <w:pPrChange w:id="5470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471" w:author="D.Kambarov" w:date="2025-03-13T16:54:00Z">
              <w:tcPr>
                <w:tcW w:w="516" w:type="dxa"/>
                <w:vAlign w:val="center"/>
              </w:tcPr>
            </w:tcPrChange>
          </w:tcPr>
          <w:p w14:paraId="3067EC13" w14:textId="77777777" w:rsidR="00A66D76" w:rsidRDefault="00C835C6">
            <w:pPr>
              <w:pStyle w:val="OMDV"/>
              <w:rPr>
                <w:lang w:eastAsia="ru-RU"/>
              </w:rPr>
              <w:pPrChange w:id="5472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473" w:author="D.Kambarov" w:date="2025-03-13T16:54:00Z">
              <w:tcPr>
                <w:tcW w:w="516" w:type="dxa"/>
                <w:vAlign w:val="center"/>
              </w:tcPr>
            </w:tcPrChange>
          </w:tcPr>
          <w:p w14:paraId="1DD85737" w14:textId="77777777" w:rsidR="00A66D76" w:rsidRDefault="00C835C6">
            <w:pPr>
              <w:pStyle w:val="OMDV"/>
              <w:rPr>
                <w:lang w:eastAsia="ru-RU"/>
              </w:rPr>
              <w:pPrChange w:id="5474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475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0F96A94F" w14:textId="77777777" w:rsidR="00A66D76" w:rsidRDefault="00C835C6">
            <w:pPr>
              <w:pStyle w:val="OMDV"/>
              <w:rPr>
                <w:lang w:eastAsia="ru-RU"/>
              </w:rPr>
              <w:pPrChange w:id="5476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477" w:author="D.Kambarov" w:date="2025-03-13T16:54:00Z">
              <w:tcPr>
                <w:tcW w:w="516" w:type="dxa"/>
                <w:vAlign w:val="center"/>
              </w:tcPr>
            </w:tcPrChange>
          </w:tcPr>
          <w:p w14:paraId="21E9E463" w14:textId="77777777" w:rsidR="00A66D76" w:rsidRDefault="00C835C6">
            <w:pPr>
              <w:pStyle w:val="OMDV"/>
              <w:rPr>
                <w:lang w:eastAsia="ru-RU"/>
              </w:rPr>
              <w:pPrChange w:id="5478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479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24EB75A5" w14:textId="77777777" w:rsidR="00A66D76" w:rsidRDefault="00C835C6">
            <w:pPr>
              <w:pStyle w:val="OMDV"/>
              <w:rPr>
                <w:lang w:eastAsia="ru-RU"/>
              </w:rPr>
              <w:pPrChange w:id="5480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481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780CFFF3" w14:textId="77777777" w:rsidR="00A66D76" w:rsidRDefault="00A66D76">
            <w:pPr>
              <w:pStyle w:val="OMDV"/>
              <w:rPr>
                <w:lang w:eastAsia="ru-RU"/>
              </w:rPr>
              <w:pPrChange w:id="5482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483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25C3F248" w14:textId="77777777" w:rsidR="00A66D76" w:rsidRDefault="00C835C6">
            <w:pPr>
              <w:pStyle w:val="OMDV"/>
              <w:rPr>
                <w:lang w:eastAsia="ru-RU"/>
              </w:rPr>
              <w:pPrChange w:id="5484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485" w:author="D.Kambarov" w:date="2025-03-13T16:54:00Z">
              <w:tcPr>
                <w:tcW w:w="519" w:type="dxa"/>
                <w:vAlign w:val="center"/>
              </w:tcPr>
            </w:tcPrChange>
          </w:tcPr>
          <w:p w14:paraId="6932884C" w14:textId="77777777" w:rsidR="00A66D76" w:rsidRDefault="00C835C6">
            <w:pPr>
              <w:pStyle w:val="OMDV"/>
              <w:rPr>
                <w:lang w:eastAsia="ru-RU"/>
              </w:rPr>
              <w:pPrChange w:id="5486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75F60C26" w14:textId="77777777" w:rsidTr="008C0F35">
        <w:trPr>
          <w:trHeight w:val="312"/>
          <w:trPrChange w:id="5487" w:author="D.Kambarov" w:date="2025-03-13T16:54:00Z">
            <w:trPr>
              <w:gridAfter w:val="0"/>
              <w:trHeight w:val="312"/>
            </w:trPr>
          </w:trPrChange>
        </w:trPr>
        <w:tc>
          <w:tcPr>
            <w:tcW w:w="6658" w:type="dxa"/>
            <w:vAlign w:val="center"/>
            <w:tcPrChange w:id="5488" w:author="D.Kambarov" w:date="2025-03-13T16:54:00Z">
              <w:tcPr>
                <w:tcW w:w="4899" w:type="dxa"/>
                <w:vAlign w:val="center"/>
              </w:tcPr>
            </w:tcPrChange>
          </w:tcPr>
          <w:p w14:paraId="70B4DD65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489" w:author="D.Kambarov" w:date="2025-03-13T16:33:00Z">
                <w:pPr/>
              </w:pPrChange>
            </w:pPr>
            <w:r>
              <w:rPr>
                <w:lang w:eastAsia="ru-RU"/>
              </w:rPr>
              <w:t>Ферма</w:t>
            </w:r>
            <w:r>
              <w:rPr>
                <w:vertAlign w:val="superscript"/>
                <w:lang w:eastAsia="ru-RU"/>
              </w:rPr>
              <w:t>4</w:t>
            </w:r>
            <w:r>
              <w:rPr>
                <w:lang w:eastAsia="ru-RU"/>
              </w:rPr>
              <w:t xml:space="preserve"> КМ </w:t>
            </w:r>
            <w:r>
              <w:rPr>
                <w:i/>
                <w:lang w:eastAsia="ru-RU"/>
              </w:rPr>
              <w:t>(Фермы)</w:t>
            </w:r>
          </w:p>
        </w:tc>
        <w:tc>
          <w:tcPr>
            <w:tcW w:w="2302" w:type="dxa"/>
            <w:vAlign w:val="center"/>
            <w:tcPrChange w:id="5490" w:author="D.Kambarov" w:date="2025-03-13T16:54:00Z">
              <w:tcPr>
                <w:tcW w:w="2067" w:type="dxa"/>
                <w:vAlign w:val="center"/>
              </w:tcPr>
            </w:tcPrChange>
          </w:tcPr>
          <w:p w14:paraId="659E6A2B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5491" w:author="D.Kambarov" w:date="2025-03-13T16:33:00Z">
                <w:pPr/>
              </w:pPrChange>
            </w:pPr>
            <w:r>
              <w:rPr>
                <w:i/>
                <w:lang w:eastAsia="ru-RU"/>
              </w:rPr>
              <w:t>Ферма</w:t>
            </w:r>
          </w:p>
        </w:tc>
        <w:tc>
          <w:tcPr>
            <w:tcW w:w="677" w:type="dxa"/>
            <w:vAlign w:val="center"/>
            <w:tcPrChange w:id="5492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095BE4D7" w14:textId="77777777" w:rsidR="00A66D76" w:rsidRDefault="00A66D76">
            <w:pPr>
              <w:pStyle w:val="OMDV"/>
              <w:rPr>
                <w:lang w:eastAsia="ru-RU"/>
              </w:rPr>
              <w:pPrChange w:id="5493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494" w:author="D.Kambarov" w:date="2025-03-13T16:54:00Z">
              <w:tcPr>
                <w:tcW w:w="516" w:type="dxa"/>
                <w:vAlign w:val="center"/>
              </w:tcPr>
            </w:tcPrChange>
          </w:tcPr>
          <w:p w14:paraId="2566D131" w14:textId="77777777" w:rsidR="00A66D76" w:rsidRDefault="00C835C6">
            <w:pPr>
              <w:pStyle w:val="OMDV"/>
              <w:rPr>
                <w:lang w:eastAsia="ru-RU"/>
              </w:rPr>
              <w:pPrChange w:id="5495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496" w:author="D.Kambarov" w:date="2025-03-13T16:54:00Z">
              <w:tcPr>
                <w:tcW w:w="516" w:type="dxa"/>
                <w:vAlign w:val="center"/>
              </w:tcPr>
            </w:tcPrChange>
          </w:tcPr>
          <w:p w14:paraId="74740A68" w14:textId="77777777" w:rsidR="00A66D76" w:rsidRDefault="00A66D76">
            <w:pPr>
              <w:pStyle w:val="OMDV"/>
              <w:rPr>
                <w:lang w:eastAsia="ru-RU"/>
              </w:rPr>
              <w:pPrChange w:id="5497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498" w:author="D.Kambarov" w:date="2025-03-13T16:54:00Z">
              <w:tcPr>
                <w:tcW w:w="516" w:type="dxa"/>
                <w:vAlign w:val="center"/>
              </w:tcPr>
            </w:tcPrChange>
          </w:tcPr>
          <w:p w14:paraId="22C02E2C" w14:textId="77777777" w:rsidR="00A66D76" w:rsidRDefault="00A66D76">
            <w:pPr>
              <w:pStyle w:val="OMDV"/>
              <w:rPr>
                <w:lang w:eastAsia="ru-RU"/>
              </w:rPr>
              <w:pPrChange w:id="5499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500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41B80129" w14:textId="77777777" w:rsidR="00A66D76" w:rsidRDefault="00A66D76">
            <w:pPr>
              <w:pStyle w:val="OMDV"/>
              <w:rPr>
                <w:lang w:eastAsia="ru-RU"/>
              </w:rPr>
              <w:pPrChange w:id="5501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502" w:author="D.Kambarov" w:date="2025-03-13T16:54:00Z">
              <w:tcPr>
                <w:tcW w:w="516" w:type="dxa"/>
                <w:vAlign w:val="center"/>
              </w:tcPr>
            </w:tcPrChange>
          </w:tcPr>
          <w:p w14:paraId="4B115E0E" w14:textId="77777777" w:rsidR="00A66D76" w:rsidRDefault="00C835C6">
            <w:pPr>
              <w:pStyle w:val="OMDV"/>
              <w:rPr>
                <w:lang w:eastAsia="ru-RU"/>
              </w:rPr>
              <w:pPrChange w:id="5503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504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745228F5" w14:textId="77777777" w:rsidR="00A66D76" w:rsidRDefault="00C835C6">
            <w:pPr>
              <w:pStyle w:val="OMDV"/>
              <w:rPr>
                <w:lang w:eastAsia="ru-RU"/>
              </w:rPr>
              <w:pPrChange w:id="5505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506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0EFA3219" w14:textId="77777777" w:rsidR="00A66D76" w:rsidRDefault="00A66D76">
            <w:pPr>
              <w:pStyle w:val="OMDV"/>
              <w:rPr>
                <w:lang w:eastAsia="ru-RU"/>
              </w:rPr>
              <w:pPrChange w:id="5507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508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2F609C8F" w14:textId="77777777" w:rsidR="00A66D76" w:rsidRDefault="00C835C6">
            <w:pPr>
              <w:pStyle w:val="OMDV"/>
              <w:rPr>
                <w:lang w:eastAsia="ru-RU"/>
              </w:rPr>
              <w:pPrChange w:id="5509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510" w:author="D.Kambarov" w:date="2025-03-13T16:54:00Z">
              <w:tcPr>
                <w:tcW w:w="519" w:type="dxa"/>
                <w:vAlign w:val="center"/>
              </w:tcPr>
            </w:tcPrChange>
          </w:tcPr>
          <w:p w14:paraId="2862EB9F" w14:textId="77777777" w:rsidR="00A66D76" w:rsidRDefault="00C835C6">
            <w:pPr>
              <w:pStyle w:val="OMDV"/>
              <w:rPr>
                <w:lang w:eastAsia="ru-RU"/>
              </w:rPr>
              <w:pPrChange w:id="5511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692EDB3F" w14:textId="77777777" w:rsidTr="008C0F35">
        <w:trPr>
          <w:trHeight w:val="312"/>
          <w:trPrChange w:id="5512" w:author="D.Kambarov" w:date="2025-03-13T16:54:00Z">
            <w:trPr>
              <w:gridAfter w:val="0"/>
              <w:trHeight w:val="312"/>
            </w:trPr>
          </w:trPrChange>
        </w:trPr>
        <w:tc>
          <w:tcPr>
            <w:tcW w:w="6658" w:type="dxa"/>
            <w:vAlign w:val="center"/>
            <w:tcPrChange w:id="5513" w:author="D.Kambarov" w:date="2025-03-13T16:54:00Z">
              <w:tcPr>
                <w:tcW w:w="4899" w:type="dxa"/>
                <w:vAlign w:val="center"/>
              </w:tcPr>
            </w:tcPrChange>
          </w:tcPr>
          <w:p w14:paraId="7B3D0264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514" w:author="D.Kambarov" w:date="2025-03-13T16:33:00Z">
                <w:pPr/>
              </w:pPrChange>
            </w:pPr>
            <w:r>
              <w:rPr>
                <w:lang w:eastAsia="ru-RU"/>
              </w:rPr>
              <w:t>Лестница КМ</w:t>
            </w:r>
            <w:r>
              <w:rPr>
                <w:vertAlign w:val="superscript"/>
                <w:lang w:val="en-US" w:eastAsia="ru-RU"/>
              </w:rPr>
              <w:t>4</w:t>
            </w:r>
            <w:r>
              <w:rPr>
                <w:vertAlign w:val="superscript"/>
                <w:lang w:eastAsia="ru-RU"/>
              </w:rPr>
              <w:t xml:space="preserve"> </w:t>
            </w:r>
            <w:r>
              <w:rPr>
                <w:i/>
                <w:lang w:eastAsia="ru-RU"/>
              </w:rPr>
              <w:t>(Поэлементно)</w:t>
            </w:r>
          </w:p>
        </w:tc>
        <w:tc>
          <w:tcPr>
            <w:tcW w:w="2302" w:type="dxa"/>
            <w:vAlign w:val="center"/>
            <w:tcPrChange w:id="5515" w:author="D.Kambarov" w:date="2025-03-13T16:54:00Z">
              <w:tcPr>
                <w:tcW w:w="2067" w:type="dxa"/>
                <w:vAlign w:val="center"/>
              </w:tcPr>
            </w:tcPrChange>
          </w:tcPr>
          <w:p w14:paraId="6E91A871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5516" w:author="D.Kambarov" w:date="2025-03-13T16:33:00Z">
                <w:pPr/>
              </w:pPrChange>
            </w:pPr>
            <w:r>
              <w:rPr>
                <w:i/>
                <w:lang w:eastAsia="ru-RU"/>
              </w:rPr>
              <w:t>Лестница КМ</w:t>
            </w:r>
          </w:p>
        </w:tc>
        <w:tc>
          <w:tcPr>
            <w:tcW w:w="677" w:type="dxa"/>
            <w:vAlign w:val="center"/>
            <w:tcPrChange w:id="5517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64F7E977" w14:textId="77777777" w:rsidR="00A66D76" w:rsidRDefault="00A66D76">
            <w:pPr>
              <w:pStyle w:val="OMDV"/>
              <w:rPr>
                <w:lang w:eastAsia="ru-RU"/>
              </w:rPr>
              <w:pPrChange w:id="5518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519" w:author="D.Kambarov" w:date="2025-03-13T16:54:00Z">
              <w:tcPr>
                <w:tcW w:w="516" w:type="dxa"/>
                <w:vAlign w:val="center"/>
              </w:tcPr>
            </w:tcPrChange>
          </w:tcPr>
          <w:p w14:paraId="15C46229" w14:textId="77777777" w:rsidR="00A66D76" w:rsidRDefault="00A66D76">
            <w:pPr>
              <w:pStyle w:val="OMDV"/>
              <w:rPr>
                <w:lang w:eastAsia="ru-RU"/>
              </w:rPr>
              <w:pPrChange w:id="5520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521" w:author="D.Kambarov" w:date="2025-03-13T16:54:00Z">
              <w:tcPr>
                <w:tcW w:w="516" w:type="dxa"/>
                <w:vAlign w:val="center"/>
              </w:tcPr>
            </w:tcPrChange>
          </w:tcPr>
          <w:p w14:paraId="29F66FE6" w14:textId="77777777" w:rsidR="00A66D76" w:rsidRDefault="00A66D76">
            <w:pPr>
              <w:pStyle w:val="OMDV"/>
              <w:rPr>
                <w:lang w:eastAsia="ru-RU"/>
              </w:rPr>
              <w:pPrChange w:id="5522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523" w:author="D.Kambarov" w:date="2025-03-13T16:54:00Z">
              <w:tcPr>
                <w:tcW w:w="516" w:type="dxa"/>
                <w:vAlign w:val="center"/>
              </w:tcPr>
            </w:tcPrChange>
          </w:tcPr>
          <w:p w14:paraId="6E2F9C73" w14:textId="77777777" w:rsidR="00A66D76" w:rsidRDefault="00A66D76">
            <w:pPr>
              <w:pStyle w:val="OMDV"/>
              <w:rPr>
                <w:lang w:eastAsia="ru-RU"/>
              </w:rPr>
              <w:pPrChange w:id="5524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525" w:author="D.Kambarov" w:date="2025-03-13T16:54:00Z">
              <w:tcPr>
                <w:tcW w:w="516" w:type="dxa"/>
                <w:gridSpan w:val="2"/>
                <w:vAlign w:val="center"/>
              </w:tcPr>
            </w:tcPrChange>
          </w:tcPr>
          <w:p w14:paraId="3391D613" w14:textId="77777777" w:rsidR="00A66D76" w:rsidRDefault="00A66D76">
            <w:pPr>
              <w:pStyle w:val="OMDV"/>
              <w:rPr>
                <w:lang w:eastAsia="ru-RU"/>
              </w:rPr>
              <w:pPrChange w:id="5526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527" w:author="D.Kambarov" w:date="2025-03-13T16:54:00Z">
              <w:tcPr>
                <w:tcW w:w="516" w:type="dxa"/>
                <w:vAlign w:val="center"/>
              </w:tcPr>
            </w:tcPrChange>
          </w:tcPr>
          <w:p w14:paraId="7CCE58C3" w14:textId="77777777" w:rsidR="00A66D76" w:rsidRDefault="00C835C6">
            <w:pPr>
              <w:pStyle w:val="OMDV"/>
              <w:rPr>
                <w:lang w:eastAsia="ru-RU"/>
              </w:rPr>
              <w:pPrChange w:id="5528" w:author="D.Kambarov" w:date="2025-03-13T16:33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677" w:type="dxa"/>
            <w:vAlign w:val="center"/>
            <w:tcPrChange w:id="5529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13302415" w14:textId="77777777" w:rsidR="00A66D76" w:rsidRDefault="00C835C6">
            <w:pPr>
              <w:pStyle w:val="OMDV"/>
              <w:rPr>
                <w:lang w:val="en-US" w:eastAsia="ru-RU"/>
              </w:rPr>
              <w:pPrChange w:id="5530" w:author="D.Kambarov" w:date="2025-03-13T16:33:00Z">
                <w:pPr>
                  <w:jc w:val="center"/>
                </w:pPr>
              </w:pPrChange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677" w:type="dxa"/>
            <w:vAlign w:val="center"/>
            <w:tcPrChange w:id="5531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38E4FB31" w14:textId="77777777" w:rsidR="00A66D76" w:rsidRDefault="00A66D76">
            <w:pPr>
              <w:pStyle w:val="OMDV"/>
              <w:rPr>
                <w:lang w:val="en-US" w:eastAsia="ru-RU"/>
              </w:rPr>
              <w:pPrChange w:id="5532" w:author="D.Kambarov" w:date="2025-03-13T16:33:00Z">
                <w:pPr>
                  <w:jc w:val="center"/>
                </w:pPr>
              </w:pPrChange>
            </w:pPr>
          </w:p>
        </w:tc>
        <w:tc>
          <w:tcPr>
            <w:tcW w:w="677" w:type="dxa"/>
            <w:vAlign w:val="center"/>
            <w:tcPrChange w:id="5533" w:author="D.Kambarov" w:date="2025-03-13T16:54:00Z">
              <w:tcPr>
                <w:tcW w:w="519" w:type="dxa"/>
                <w:gridSpan w:val="2"/>
                <w:vAlign w:val="center"/>
              </w:tcPr>
            </w:tcPrChange>
          </w:tcPr>
          <w:p w14:paraId="43855E2B" w14:textId="77777777" w:rsidR="00A66D76" w:rsidRDefault="00C835C6">
            <w:pPr>
              <w:pStyle w:val="OMDV"/>
              <w:rPr>
                <w:lang w:val="en-US" w:eastAsia="ru-RU"/>
              </w:rPr>
              <w:pPrChange w:id="5534" w:author="D.Kambarov" w:date="2025-03-13T16:33:00Z">
                <w:pPr>
                  <w:jc w:val="center"/>
                </w:pPr>
              </w:pPrChange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677" w:type="dxa"/>
            <w:vAlign w:val="center"/>
            <w:tcPrChange w:id="5535" w:author="D.Kambarov" w:date="2025-03-13T16:54:00Z">
              <w:tcPr>
                <w:tcW w:w="519" w:type="dxa"/>
                <w:vAlign w:val="center"/>
              </w:tcPr>
            </w:tcPrChange>
          </w:tcPr>
          <w:p w14:paraId="6E7A6984" w14:textId="77777777" w:rsidR="00A66D76" w:rsidRDefault="00C835C6">
            <w:pPr>
              <w:pStyle w:val="OMDV"/>
              <w:rPr>
                <w:lang w:val="en-US" w:eastAsia="ru-RU"/>
              </w:rPr>
              <w:pPrChange w:id="5536" w:author="D.Kambarov" w:date="2025-03-13T16:33:00Z">
                <w:pPr>
                  <w:jc w:val="center"/>
                </w:pPr>
              </w:pPrChange>
            </w:pPr>
            <w:r>
              <w:rPr>
                <w:lang w:val="en-US" w:eastAsia="ru-RU"/>
              </w:rPr>
              <w:t>+</w:t>
            </w:r>
          </w:p>
        </w:tc>
      </w:tr>
    </w:tbl>
    <w:p w14:paraId="459DE81D" w14:textId="77777777" w:rsidR="00A66D76" w:rsidRDefault="00C835C6" w:rsidP="00853CF4">
      <w:pPr>
        <w:spacing w:before="240"/>
        <w:ind w:left="0"/>
        <w:rPr>
          <w:rFonts w:cstheme="minorHAnsi"/>
          <w:b/>
          <w:u w:val="single"/>
        </w:rPr>
      </w:pPr>
      <w:r>
        <w:rPr>
          <w:rFonts w:eastAsiaTheme="minorEastAsia" w:cstheme="minorHAnsi"/>
        </w:rPr>
        <w:t xml:space="preserve">Если один или оба пункта </w:t>
      </w:r>
      <w:r>
        <w:rPr>
          <w:rFonts w:eastAsiaTheme="minorEastAsia" w:cstheme="minorHAnsi"/>
          <w:b/>
        </w:rPr>
        <w:t>Точный габарит</w:t>
      </w:r>
      <w:r>
        <w:rPr>
          <w:rFonts w:eastAsiaTheme="minorEastAsia" w:cstheme="minorHAnsi"/>
        </w:rPr>
        <w:t>/</w:t>
      </w:r>
      <w:r>
        <w:rPr>
          <w:rFonts w:eastAsiaTheme="minorEastAsia" w:cstheme="minorHAnsi"/>
          <w:b/>
        </w:rPr>
        <w:t>Точное положение</w:t>
      </w:r>
      <w:r>
        <w:rPr>
          <w:rFonts w:eastAsiaTheme="minorEastAsia" w:cstheme="minorHAnsi"/>
        </w:rPr>
        <w:t xml:space="preserve"> не помечены «+», но упомянуты в таблице, объект нужно замоделировать, а его габариты/положение считать условными. Его габариты/привязка могут изменяться в следующей стадии.</w:t>
      </w:r>
    </w:p>
    <w:p w14:paraId="55DE6D69" w14:textId="77777777" w:rsidR="00A66D76" w:rsidRDefault="00C835C6" w:rsidP="00853CF4">
      <w:pPr>
        <w:ind w:left="0"/>
        <w:rPr>
          <w:rFonts w:cstheme="minorHAnsi"/>
          <w:b/>
        </w:rPr>
      </w:pPr>
      <w:r>
        <w:rPr>
          <w:rFonts w:eastAsiaTheme="minorEastAsia" w:cstheme="minorHAnsi"/>
          <w:b/>
          <w:u w:val="single"/>
        </w:rPr>
        <w:t xml:space="preserve">Определения системных параметров и параметров детализации даны в Разделе 9. </w:t>
      </w:r>
      <w:r>
        <w:rPr>
          <w:rFonts w:eastAsiaTheme="minorEastAsia" w:cstheme="minorHAnsi"/>
          <w:b/>
          <w:i/>
          <w:iCs/>
          <w:u w:val="single"/>
          <w:lang w:val="en-US"/>
        </w:rPr>
        <w:t>OMDV</w:t>
      </w:r>
      <w:r>
        <w:rPr>
          <w:rFonts w:eastAsiaTheme="minorEastAsia" w:cstheme="minorHAnsi"/>
          <w:b/>
          <w:u w:val="single"/>
        </w:rPr>
        <w:t>-параметров информатизации даны в Приложении 1.</w:t>
      </w:r>
    </w:p>
    <w:p w14:paraId="51183CEB" w14:textId="23A7B680" w:rsidR="00A66D76" w:rsidRDefault="00C835C6" w:rsidP="00853CF4">
      <w:pPr>
        <w:ind w:left="0"/>
        <w:rPr>
          <w:rFonts w:cstheme="minorHAnsi"/>
        </w:rPr>
      </w:pPr>
      <w:r>
        <w:rPr>
          <w:rFonts w:eastAsiaTheme="minorEastAsia" w:cstheme="minorHAnsi"/>
          <w:b/>
        </w:rPr>
        <w:t xml:space="preserve">Конструктивные узлы </w:t>
      </w:r>
      <w:r>
        <w:rPr>
          <w:rFonts w:eastAsiaTheme="minorEastAsia" w:cstheme="minorHAnsi"/>
        </w:rPr>
        <w:t>допускается детально разрабатывать в другом ПО (не в Revit)</w:t>
      </w:r>
    </w:p>
    <w:p w14:paraId="29E5F32A" w14:textId="598213EE" w:rsidR="00A66D76" w:rsidRDefault="00C835C6" w:rsidP="00853CF4">
      <w:pPr>
        <w:spacing w:after="0"/>
        <w:ind w:left="0"/>
        <w:rPr>
          <w:rFonts w:cstheme="minorHAnsi"/>
        </w:rPr>
      </w:pPr>
      <w:r>
        <w:rPr>
          <w:rFonts w:eastAsiaTheme="minorEastAsia" w:cstheme="minorHAnsi"/>
          <w:b/>
        </w:rPr>
        <w:t xml:space="preserve">Примечание 1: </w:t>
      </w:r>
      <w:r>
        <w:rPr>
          <w:rFonts w:eastAsiaTheme="minorEastAsia" w:cstheme="minorHAnsi"/>
        </w:rPr>
        <w:t xml:space="preserve">в параметре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</w:rPr>
        <w:t>_Марка материала</w:t>
      </w:r>
      <w:r>
        <w:rPr>
          <w:rFonts w:eastAsiaTheme="minorEastAsia" w:cstheme="minorHAnsi"/>
        </w:rPr>
        <w:t xml:space="preserve"> укажите:</w:t>
      </w:r>
    </w:p>
    <w:p w14:paraId="75AE6C65" w14:textId="1FFF2470" w:rsidR="00A66D76" w:rsidRPr="00853CF4" w:rsidRDefault="00C835C6">
      <w:pPr>
        <w:pStyle w:val="OM"/>
        <w:numPr>
          <w:ilvl w:val="0"/>
          <w:numId w:val="69"/>
        </w:numPr>
        <w:pPrChange w:id="5537" w:author="D.Kambarov" w:date="2025-03-13T16:33:00Z">
          <w:pPr>
            <w:pStyle w:val="af1"/>
            <w:numPr>
              <w:numId w:val="23"/>
            </w:numPr>
          </w:pPr>
        </w:pPrChange>
      </w:pPr>
      <w:r w:rsidRPr="00853CF4">
        <w:t>Для бетонных и железобетонных элементов – класс бетона;</w:t>
      </w:r>
    </w:p>
    <w:p w14:paraId="3F814C3D" w14:textId="39A8151F" w:rsidR="00A66D76" w:rsidRPr="00853CF4" w:rsidRDefault="00C835C6">
      <w:pPr>
        <w:pStyle w:val="OM"/>
        <w:numPr>
          <w:ilvl w:val="0"/>
          <w:numId w:val="69"/>
        </w:numPr>
        <w:pPrChange w:id="5538" w:author="D.Kambarov" w:date="2025-03-13T16:33:00Z">
          <w:pPr>
            <w:pStyle w:val="af1"/>
            <w:numPr>
              <w:numId w:val="23"/>
            </w:numPr>
          </w:pPr>
        </w:pPrChange>
      </w:pPr>
      <w:r w:rsidRPr="00853CF4">
        <w:t>Для стальных элементов – марка стали;</w:t>
      </w:r>
    </w:p>
    <w:p w14:paraId="5E568937" w14:textId="77777777" w:rsidR="00A66D76" w:rsidRPr="00853CF4" w:rsidRDefault="00C835C6">
      <w:pPr>
        <w:pStyle w:val="OM"/>
        <w:numPr>
          <w:ilvl w:val="0"/>
          <w:numId w:val="69"/>
        </w:numPr>
        <w:pPrChange w:id="5539" w:author="D.Kambarov" w:date="2025-03-13T16:33:00Z">
          <w:pPr>
            <w:pStyle w:val="af1"/>
            <w:numPr>
              <w:numId w:val="23"/>
            </w:numPr>
          </w:pPr>
        </w:pPrChange>
      </w:pPr>
      <w:r w:rsidRPr="00853CF4">
        <w:t>Для утеплителя – марка по каталогу;</w:t>
      </w:r>
    </w:p>
    <w:p w14:paraId="38DAE0A4" w14:textId="099043B7" w:rsidR="00A66D76" w:rsidRDefault="00C835C6">
      <w:pPr>
        <w:ind w:left="0"/>
        <w:pPrChange w:id="5540" w:author="D.Kambarov" w:date="2025-03-13T16:33:00Z">
          <w:pPr>
            <w:pStyle w:val="af1"/>
            <w:spacing w:before="240"/>
            <w:ind w:left="0"/>
            <w:contextualSpacing w:val="0"/>
          </w:pPr>
        </w:pPrChange>
      </w:pPr>
      <w:r>
        <w:rPr>
          <w:b/>
        </w:rPr>
        <w:t>Примечание 2:</w:t>
      </w:r>
      <w:r>
        <w:t xml:space="preserve"> если уклон предусмотрен проектными решениями, замоделируйте его.</w:t>
      </w:r>
    </w:p>
    <w:p w14:paraId="3FE8CF5E" w14:textId="1DEA7CAC" w:rsidR="00A66D76" w:rsidRDefault="00C835C6">
      <w:pPr>
        <w:ind w:left="0"/>
        <w:pPrChange w:id="5541" w:author="D.Kambarov" w:date="2025-03-13T16:33:00Z">
          <w:pPr>
            <w:pStyle w:val="af1"/>
            <w:ind w:left="0"/>
            <w:contextualSpacing w:val="0"/>
          </w:pPr>
        </w:pPrChange>
      </w:pPr>
      <w:r>
        <w:rPr>
          <w:b/>
        </w:rPr>
        <w:t xml:space="preserve">Примечание 3: </w:t>
      </w:r>
      <w:r>
        <w:t>для монолитных колонн и пилонов размеры сечения укажите в наименовании типа семейства несущей колонны/стены.</w:t>
      </w:r>
    </w:p>
    <w:p w14:paraId="6168102E" w14:textId="54B76A0C" w:rsidR="00A66D76" w:rsidDel="00561C20" w:rsidRDefault="00C835C6" w:rsidP="00853CF4">
      <w:pPr>
        <w:ind w:left="0"/>
        <w:rPr>
          <w:del w:id="5542" w:author="D.Kambarov" w:date="2025-03-13T16:36:00Z"/>
        </w:rPr>
      </w:pPr>
      <w:r>
        <w:rPr>
          <w:b/>
        </w:rPr>
        <w:t xml:space="preserve">Примечание 4: </w:t>
      </w:r>
      <w:r>
        <w:t>все сложные (составные) металлические элементы выполните из семейств балок, перекрытий и пластин КМ с присвоением соответствующих категорий соединений несущих конструкций. Требования к балкам и перекрытиям КМ – см. соответствующие пункты.</w:t>
      </w:r>
    </w:p>
    <w:p w14:paraId="2931F5E2" w14:textId="1D9B616F" w:rsidR="00561C20" w:rsidRDefault="00561C20">
      <w:pPr>
        <w:ind w:left="0"/>
        <w:rPr>
          <w:ins w:id="5543" w:author="D.Kambarov" w:date="2025-03-13T16:36:00Z"/>
        </w:rPr>
        <w:pPrChange w:id="5544" w:author="D.Kambarov" w:date="2025-03-13T16:33:00Z">
          <w:pPr>
            <w:pStyle w:val="af1"/>
            <w:ind w:left="0"/>
            <w:contextualSpacing w:val="0"/>
          </w:pPr>
        </w:pPrChange>
      </w:pPr>
    </w:p>
    <w:p w14:paraId="7041960A" w14:textId="79611CD0" w:rsidR="00A66D76" w:rsidRDefault="00C835C6">
      <w:pPr>
        <w:ind w:left="0"/>
        <w:pPrChange w:id="5545" w:author="D.Kambarov" w:date="2025-03-13T16:33:00Z">
          <w:pPr>
            <w:pStyle w:val="af1"/>
            <w:spacing w:after="0"/>
            <w:ind w:left="0"/>
            <w:contextualSpacing w:val="0"/>
          </w:pPr>
        </w:pPrChange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4CD19192" wp14:editId="34D37876">
            <wp:simplePos x="0" y="0"/>
            <wp:positionH relativeFrom="column">
              <wp:posOffset>6243447</wp:posOffset>
            </wp:positionH>
            <wp:positionV relativeFrom="paragraph">
              <wp:posOffset>48260</wp:posOffset>
            </wp:positionV>
            <wp:extent cx="3627755" cy="1628775"/>
            <wp:effectExtent l="0" t="0" r="0" b="9525"/>
            <wp:wrapSquare wrapText="bothSides"/>
            <wp:docPr id="17" name="Рисунок 24" descr="Проект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 descr="Проект1"/>
                    <pic:cNvPicPr>
                      <a:picLocks noChangeAspect="1"/>
                    </pic:cNvPicPr>
                  </pic:nvPicPr>
                  <pic:blipFill>
                    <a:blip r:embed="rId30"/>
                    <a:srcRect l="2428" t="6614" r="5974"/>
                    <a:stretch/>
                  </pic:blipFill>
                  <pic:spPr bwMode="auto">
                    <a:xfrm>
                      <a:off x="0" y="0"/>
                      <a:ext cx="362775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Примечание 5: </w:t>
      </w:r>
      <w:r>
        <w:t xml:space="preserve">приямок моделируйте отдельной фундаментной плитой, образующей утолщение, а после этого, с помощью модели в контексте, создайте геометрию монолитного уклона с присвоением ему категории </w:t>
      </w:r>
      <w:r>
        <w:rPr>
          <w:i/>
          <w:iCs/>
        </w:rPr>
        <w:t>«Перекрытие»</w:t>
      </w:r>
      <w:r>
        <w:t xml:space="preserve">. Семейство, образующее несквозное отверстие вставьте в плиту, образующую утолщение. Для всех элементов (кроме отверстия) заполните параметр </w:t>
      </w:r>
      <w:r>
        <w:rPr>
          <w:i/>
          <w:iCs/>
          <w:lang w:val="en-US" w:eastAsia="fr-FR"/>
        </w:rPr>
        <w:t>OMDV</w:t>
      </w:r>
      <w:r>
        <w:rPr>
          <w:i/>
          <w:iCs/>
        </w:rPr>
        <w:t>_Группа конструкций</w:t>
      </w:r>
      <w:r>
        <w:t xml:space="preserve"> значением </w:t>
      </w:r>
      <w:r>
        <w:rPr>
          <w:i/>
          <w:iCs/>
        </w:rPr>
        <w:t>«Фундамент»</w:t>
      </w:r>
      <w:r>
        <w:t>.</w:t>
      </w:r>
      <w:r>
        <w:rPr>
          <w:lang w:eastAsia="ru-RU"/>
        </w:rPr>
        <w:t xml:space="preserve"> Допускается моделирование приямка семейством.</w:t>
      </w:r>
    </w:p>
    <w:p w14:paraId="1F25FBF7" w14:textId="77777777" w:rsidR="00A66D76" w:rsidRDefault="00C835C6">
      <w:pPr>
        <w:ind w:left="0"/>
        <w:pPrChange w:id="5546" w:author="D.Kambarov" w:date="2025-03-13T16:33:00Z">
          <w:pPr>
            <w:pStyle w:val="af1"/>
            <w:spacing w:before="120"/>
            <w:ind w:left="0"/>
            <w:contextualSpacing w:val="0"/>
          </w:pPr>
        </w:pPrChange>
      </w:pPr>
      <w:r>
        <w:rPr>
          <w:b/>
        </w:rPr>
        <w:t xml:space="preserve">Примечание 6: </w:t>
      </w:r>
      <w:r>
        <w:t xml:space="preserve">примеры значений параметра </w:t>
      </w:r>
      <w:r>
        <w:rPr>
          <w:iCs/>
          <w:lang w:val="en-US" w:eastAsia="fr-FR"/>
        </w:rPr>
        <w:t>OMDV</w:t>
      </w:r>
      <w:r>
        <w:t>_Группа конструкции: «</w:t>
      </w:r>
      <w:r>
        <w:rPr>
          <w:lang w:eastAsia="ru-RU"/>
        </w:rPr>
        <w:t>Лестничный марш (сборный)»; «Свая (сборный)»; «Балка (сборный)» и т.д</w:t>
      </w:r>
      <w:r>
        <w:t xml:space="preserve">. </w:t>
      </w:r>
    </w:p>
    <w:p w14:paraId="0F3FEFCD" w14:textId="5DB0A40C" w:rsidR="00A66D76" w:rsidRDefault="00C835C6">
      <w:pPr>
        <w:ind w:left="0"/>
        <w:pPrChange w:id="5547" w:author="D.Kambarov" w:date="2025-03-13T16:33:00Z">
          <w:pPr>
            <w:pStyle w:val="af1"/>
            <w:spacing w:before="120"/>
            <w:ind w:left="0"/>
            <w:contextualSpacing w:val="0"/>
          </w:pPr>
        </w:pPrChange>
      </w:pPr>
      <w:r>
        <w:rPr>
          <w:b/>
        </w:rPr>
        <w:t xml:space="preserve">Примечание 7: </w:t>
      </w:r>
      <w:r>
        <w:t xml:space="preserve">параметры </w:t>
      </w:r>
      <w:r>
        <w:rPr>
          <w:i/>
          <w:iCs/>
          <w:lang w:val="en-US" w:eastAsia="fr-FR"/>
        </w:rPr>
        <w:t>OMDV</w:t>
      </w:r>
      <w:r>
        <w:rPr>
          <w:i/>
        </w:rPr>
        <w:t xml:space="preserve">_Марка Материала, </w:t>
      </w:r>
      <w:r>
        <w:rPr>
          <w:i/>
          <w:iCs/>
          <w:lang w:val="en-US" w:eastAsia="fr-FR"/>
        </w:rPr>
        <w:t>OMDV</w:t>
      </w:r>
      <w:r>
        <w:rPr>
          <w:i/>
        </w:rPr>
        <w:t xml:space="preserve">_Категория Материала </w:t>
      </w:r>
      <w:r>
        <w:t>необходимо присваивать категории «Материал»</w:t>
      </w:r>
    </w:p>
    <w:p w14:paraId="22DF4060" w14:textId="6CC96F66" w:rsidR="00A66D76" w:rsidRDefault="00C835C6">
      <w:pPr>
        <w:rPr>
          <w:rFonts w:cstheme="minorHAnsi"/>
          <w:b/>
          <w:lang w:eastAsia="fr-FR"/>
        </w:rPr>
      </w:pPr>
      <w:r>
        <w:rPr>
          <w:rFonts w:eastAsiaTheme="minorEastAsia" w:cstheme="minorHAnsi"/>
          <w:b/>
          <w:lang w:eastAsia="fr-FR"/>
        </w:rPr>
        <w:br w:type="page" w:clear="all"/>
      </w:r>
    </w:p>
    <w:p w14:paraId="69B55F7D" w14:textId="77777777" w:rsidR="00A66D76" w:rsidRPr="00677ECD" w:rsidRDefault="00C835C6">
      <w:pPr>
        <w:pStyle w:val="OMDV2"/>
        <w:rPr>
          <w:rFonts w:cstheme="minorHAnsi"/>
          <w:b/>
          <w:lang w:val="ru-RU"/>
          <w:rPrChange w:id="5548" w:author="Дмитрий Камбаров" w:date="2026-04-15T13:33:00Z">
            <w:rPr>
              <w:rFonts w:cstheme="minorHAnsi"/>
              <w:b/>
            </w:rPr>
          </w:rPrChange>
        </w:rPr>
        <w:pPrChange w:id="5549" w:author="D.Kambarov" w:date="2025-03-13T16:29:00Z">
          <w:pPr>
            <w:pStyle w:val="af1"/>
            <w:numPr>
              <w:ilvl w:val="1"/>
              <w:numId w:val="28"/>
            </w:numPr>
            <w:ind w:left="567" w:hanging="567"/>
          </w:pPr>
        </w:pPrChange>
      </w:pPr>
      <w:r w:rsidRPr="008037B5">
        <w:rPr>
          <w:rFonts w:cstheme="minorHAnsi"/>
          <w:b/>
          <w:lang w:val="ru-RU"/>
          <w:rPrChange w:id="5550" w:author="D.Kambarov" w:date="2025-03-13T17:34:00Z">
            <w:rPr>
              <w:rFonts w:cstheme="minorHAnsi"/>
              <w:b/>
            </w:rPr>
          </w:rPrChange>
        </w:rPr>
        <w:t xml:space="preserve">Детализация и информатизация конструктивных моделей на этапах </w:t>
      </w:r>
      <w:r>
        <w:rPr>
          <w:rFonts w:cstheme="minorHAnsi"/>
          <w:b/>
        </w:rPr>
        <w:t>BIM</w:t>
      </w:r>
      <w:r w:rsidRPr="008037B5">
        <w:rPr>
          <w:rFonts w:cstheme="minorHAnsi"/>
          <w:b/>
          <w:lang w:val="ru-RU"/>
          <w:rPrChange w:id="5551" w:author="D.Kambarov" w:date="2025-03-13T17:34:00Z">
            <w:rPr>
              <w:rFonts w:cstheme="minorHAnsi"/>
              <w:b/>
            </w:rPr>
          </w:rPrChange>
        </w:rPr>
        <w:t xml:space="preserve"> (П+/Т), </w:t>
      </w:r>
      <w:r>
        <w:rPr>
          <w:rFonts w:cstheme="minorHAnsi"/>
          <w:b/>
        </w:rPr>
        <w:t>BIM</w:t>
      </w:r>
      <w:r w:rsidRPr="008037B5">
        <w:rPr>
          <w:rFonts w:cstheme="minorHAnsi"/>
          <w:b/>
          <w:lang w:val="ru-RU"/>
          <w:rPrChange w:id="5552" w:author="D.Kambarov" w:date="2025-03-13T17:34:00Z">
            <w:rPr>
              <w:rFonts w:cstheme="minorHAnsi"/>
              <w:b/>
            </w:rPr>
          </w:rPrChange>
        </w:rPr>
        <w:t xml:space="preserve"> (РД).</w:t>
      </w:r>
    </w:p>
    <w:tbl>
      <w:tblPr>
        <w:tblStyle w:val="af3"/>
        <w:tblW w:w="15730" w:type="dxa"/>
        <w:tblLayout w:type="fixed"/>
        <w:tblLook w:val="04A0" w:firstRow="1" w:lastRow="0" w:firstColumn="1" w:lastColumn="0" w:noHBand="0" w:noVBand="1"/>
        <w:tblPrChange w:id="5553" w:author="D.Kambarov" w:date="2025-03-13T16:54:00Z">
          <w:tblPr>
            <w:tblStyle w:val="af3"/>
            <w:tblW w:w="14737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5032"/>
        <w:gridCol w:w="1725"/>
        <w:gridCol w:w="527"/>
        <w:gridCol w:w="527"/>
        <w:gridCol w:w="527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tblGridChange w:id="5554">
          <w:tblGrid>
            <w:gridCol w:w="4702"/>
            <w:gridCol w:w="330"/>
            <w:gridCol w:w="1283"/>
            <w:gridCol w:w="442"/>
            <w:gridCol w:w="53"/>
            <w:gridCol w:w="474"/>
            <w:gridCol w:w="21"/>
            <w:gridCol w:w="495"/>
            <w:gridCol w:w="11"/>
            <w:gridCol w:w="484"/>
            <w:gridCol w:w="43"/>
            <w:gridCol w:w="452"/>
            <w:gridCol w:w="76"/>
            <w:gridCol w:w="419"/>
            <w:gridCol w:w="109"/>
            <w:gridCol w:w="386"/>
            <w:gridCol w:w="142"/>
            <w:gridCol w:w="353"/>
            <w:gridCol w:w="175"/>
            <w:gridCol w:w="320"/>
            <w:gridCol w:w="208"/>
            <w:gridCol w:w="287"/>
            <w:gridCol w:w="241"/>
            <w:gridCol w:w="254"/>
            <w:gridCol w:w="274"/>
            <w:gridCol w:w="221"/>
            <w:gridCol w:w="307"/>
            <w:gridCol w:w="188"/>
            <w:gridCol w:w="340"/>
            <w:gridCol w:w="162"/>
            <w:gridCol w:w="366"/>
            <w:gridCol w:w="129"/>
            <w:gridCol w:w="399"/>
            <w:gridCol w:w="96"/>
            <w:gridCol w:w="432"/>
            <w:gridCol w:w="63"/>
            <w:gridCol w:w="465"/>
            <w:gridCol w:w="528"/>
          </w:tblGrid>
        </w:tblGridChange>
      </w:tblGrid>
      <w:tr w:rsidR="00A66D76" w14:paraId="2E4B5677" w14:textId="77777777" w:rsidTr="008C0F35">
        <w:trPr>
          <w:trHeight w:val="3128"/>
          <w:trPrChange w:id="5555" w:author="D.Kambarov" w:date="2025-03-13T16:54:00Z">
            <w:trPr>
              <w:gridAfter w:val="0"/>
              <w:trHeight w:val="3128"/>
            </w:trPr>
          </w:trPrChange>
        </w:trPr>
        <w:tc>
          <w:tcPr>
            <w:tcW w:w="4702" w:type="dxa"/>
            <w:vAlign w:val="center"/>
            <w:tcPrChange w:id="5556" w:author="D.Kambarov" w:date="2025-03-13T16:54:00Z">
              <w:tcPr>
                <w:tcW w:w="4702" w:type="dxa"/>
                <w:vAlign w:val="center"/>
              </w:tcPr>
            </w:tcPrChange>
          </w:tcPr>
          <w:p w14:paraId="6E1D3C96" w14:textId="77777777" w:rsidR="00A66D76" w:rsidRPr="00841694" w:rsidRDefault="00C835C6">
            <w:pPr>
              <w:pStyle w:val="OMDV"/>
              <w:rPr>
                <w:b/>
                <w:bCs/>
                <w:lang w:eastAsia="ru-RU"/>
                <w:rPrChange w:id="5557" w:author="D.Kambarov" w:date="2025-03-13T16:55:00Z">
                  <w:rPr>
                    <w:rFonts w:eastAsia="Times New Roman"/>
                    <w:lang w:eastAsia="ru-RU"/>
                  </w:rPr>
                </w:rPrChange>
              </w:rPr>
              <w:pPrChange w:id="5558" w:author="D.Kambarov" w:date="2025-03-13T16:34:00Z">
                <w:pPr>
                  <w:jc w:val="center"/>
                </w:pPr>
              </w:pPrChange>
            </w:pPr>
            <w:r w:rsidRPr="00841694">
              <w:rPr>
                <w:b/>
                <w:bCs/>
                <w:lang w:eastAsia="ru-RU"/>
                <w:rPrChange w:id="5559" w:author="D.Kambarov" w:date="2025-03-13T16:55:00Z">
                  <w:rPr>
                    <w:rFonts w:eastAsia="Times New Roman"/>
                    <w:lang w:eastAsia="ru-RU"/>
                  </w:rPr>
                </w:rPrChange>
              </w:rPr>
              <w:t>Элементы модели</w:t>
            </w:r>
          </w:p>
          <w:p w14:paraId="72AA4232" w14:textId="77777777" w:rsidR="00A66D76" w:rsidRPr="00841694" w:rsidRDefault="00C835C6">
            <w:pPr>
              <w:pStyle w:val="OMDV"/>
              <w:rPr>
                <w:b/>
                <w:bCs/>
                <w:lang w:eastAsia="ru-RU"/>
                <w:rPrChange w:id="5560" w:author="D.Kambarov" w:date="2025-03-13T16:55:00Z">
                  <w:rPr>
                    <w:rFonts w:eastAsia="Times New Roman"/>
                    <w:lang w:eastAsia="ru-RU"/>
                  </w:rPr>
                </w:rPrChange>
              </w:rPr>
              <w:pPrChange w:id="5561" w:author="D.Kambarov" w:date="2025-03-13T16:34:00Z">
                <w:pPr>
                  <w:jc w:val="center"/>
                </w:pPr>
              </w:pPrChange>
            </w:pPr>
            <w:r w:rsidRPr="00841694">
              <w:rPr>
                <w:b/>
                <w:bCs/>
                <w:lang w:eastAsia="ru-RU"/>
                <w:rPrChange w:id="5562" w:author="D.Kambarov" w:date="2025-03-13T16:55:00Z">
                  <w:rPr>
                    <w:rFonts w:eastAsia="Times New Roman"/>
                    <w:lang w:eastAsia="ru-RU"/>
                  </w:rPr>
                </w:rPrChange>
              </w:rPr>
              <w:t>(</w:t>
            </w:r>
            <w:r w:rsidRPr="00841694">
              <w:rPr>
                <w:b/>
                <w:bCs/>
                <w:i/>
                <w:lang w:eastAsia="ru-RU"/>
                <w:rPrChange w:id="5563" w:author="D.Kambarov" w:date="2025-03-13T16:55:00Z">
                  <w:rPr>
                    <w:rFonts w:eastAsia="Times New Roman"/>
                    <w:i/>
                    <w:lang w:eastAsia="ru-RU"/>
                  </w:rPr>
                </w:rPrChange>
              </w:rPr>
              <w:t>в скобках указан инструмент выполнения</w:t>
            </w:r>
            <w:r w:rsidRPr="00841694">
              <w:rPr>
                <w:b/>
                <w:bCs/>
                <w:lang w:eastAsia="ru-RU"/>
                <w:rPrChange w:id="5564" w:author="D.Kambarov" w:date="2025-03-13T16:55:00Z">
                  <w:rPr>
                    <w:rFonts w:eastAsia="Times New Roman"/>
                    <w:lang w:eastAsia="ru-RU"/>
                  </w:rPr>
                </w:rPrChange>
              </w:rPr>
              <w:t>)</w:t>
            </w:r>
          </w:p>
        </w:tc>
        <w:tc>
          <w:tcPr>
            <w:tcW w:w="1613" w:type="dxa"/>
            <w:textDirection w:val="btLr"/>
            <w:vAlign w:val="center"/>
            <w:tcPrChange w:id="5565" w:author="D.Kambarov" w:date="2025-03-13T16:54:00Z">
              <w:tcPr>
                <w:tcW w:w="1613" w:type="dxa"/>
                <w:gridSpan w:val="2"/>
                <w:textDirection w:val="btLr"/>
                <w:vAlign w:val="center"/>
              </w:tcPr>
            </w:tcPrChange>
          </w:tcPr>
          <w:p w14:paraId="08BA742D" w14:textId="77777777" w:rsidR="00A66D76" w:rsidRPr="00841694" w:rsidRDefault="00C835C6">
            <w:pPr>
              <w:pStyle w:val="OMDV"/>
              <w:jc w:val="left"/>
              <w:rPr>
                <w:b/>
                <w:bCs/>
                <w:lang w:eastAsia="ru-RU"/>
                <w:rPrChange w:id="5566" w:author="D.Kambarov" w:date="2025-03-13T16:55:00Z">
                  <w:rPr>
                    <w:rFonts w:eastAsia="Times New Roman"/>
                    <w:lang w:eastAsia="ru-RU"/>
                  </w:rPr>
                </w:rPrChange>
              </w:rPr>
              <w:pPrChange w:id="5567" w:author="D.Kambarov" w:date="2025-03-13T16:54:00Z">
                <w:pPr>
                  <w:ind w:left="113" w:right="113"/>
                </w:pPr>
              </w:pPrChange>
            </w:pPr>
            <w:r w:rsidRPr="00841694">
              <w:rPr>
                <w:b/>
                <w:bCs/>
                <w:lang w:eastAsia="ru-RU"/>
                <w:rPrChange w:id="5568" w:author="D.Kambarov" w:date="2025-03-13T16:55:00Z">
                  <w:rPr>
                    <w:rFonts w:eastAsia="Times New Roman"/>
                    <w:lang w:eastAsia="ru-RU"/>
                  </w:rPr>
                </w:rPrChange>
              </w:rPr>
              <w:t xml:space="preserve">Значение параметра </w:t>
            </w:r>
            <w:r w:rsidRPr="00841694">
              <w:rPr>
                <w:b/>
                <w:bCs/>
                <w:lang w:eastAsia="ru-RU"/>
                <w:rPrChange w:id="5569" w:author="D.Kambarov" w:date="2025-03-13T16:55:00Z">
                  <w:rPr>
                    <w:rFonts w:eastAsia="Times New Roman"/>
                    <w:lang w:eastAsia="ru-RU"/>
                  </w:rPr>
                </w:rPrChange>
              </w:rPr>
              <w:br/>
            </w:r>
            <w:r w:rsidRPr="00841694">
              <w:rPr>
                <w:b/>
                <w:bCs/>
                <w:i/>
                <w:iCs/>
                <w:lang w:val="en-US" w:eastAsia="ru-RU"/>
                <w:rPrChange w:id="5570" w:author="D.Kambarov" w:date="2025-03-13T16:55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</w:t>
            </w:r>
            <w:r w:rsidRPr="00841694">
              <w:rPr>
                <w:b/>
                <w:bCs/>
                <w:i/>
                <w:lang w:eastAsia="ru-RU"/>
                <w:rPrChange w:id="5571" w:author="D.Kambarov" w:date="2025-03-13T16:55:00Z">
                  <w:rPr>
                    <w:rFonts w:eastAsia="Times New Roman"/>
                    <w:i/>
                    <w:lang w:eastAsia="ru-RU"/>
                  </w:rPr>
                </w:rPrChange>
              </w:rPr>
              <w:t>_Группа конструкции</w:t>
            </w:r>
          </w:p>
        </w:tc>
        <w:tc>
          <w:tcPr>
            <w:tcW w:w="493" w:type="dxa"/>
            <w:textDirection w:val="btLr"/>
            <w:vAlign w:val="center"/>
            <w:tcPrChange w:id="5572" w:author="D.Kambarov" w:date="2025-03-13T16:54:00Z">
              <w:tcPr>
                <w:tcW w:w="495" w:type="dxa"/>
                <w:gridSpan w:val="2"/>
                <w:textDirection w:val="btLr"/>
                <w:vAlign w:val="center"/>
              </w:tcPr>
            </w:tcPrChange>
          </w:tcPr>
          <w:p w14:paraId="74078722" w14:textId="77777777" w:rsidR="00A66D76" w:rsidRPr="00841694" w:rsidRDefault="00C835C6">
            <w:pPr>
              <w:pStyle w:val="OMDV"/>
              <w:jc w:val="left"/>
              <w:rPr>
                <w:b/>
                <w:bCs/>
                <w:i/>
                <w:lang w:val="en-US" w:eastAsia="ru-RU"/>
                <w:rPrChange w:id="5573" w:author="D.Kambarov" w:date="2025-03-13T16:55:00Z">
                  <w:rPr>
                    <w:rFonts w:eastAsia="Times New Roman"/>
                    <w:i/>
                    <w:lang w:val="en-US" w:eastAsia="ru-RU"/>
                  </w:rPr>
                </w:rPrChange>
              </w:rPr>
              <w:pPrChange w:id="5574" w:author="D.Kambarov" w:date="2025-03-13T16:54:00Z">
                <w:pPr>
                  <w:ind w:left="113" w:right="113"/>
                </w:pPr>
              </w:pPrChange>
            </w:pPr>
            <w:r w:rsidRPr="00841694">
              <w:rPr>
                <w:b/>
                <w:bCs/>
                <w:lang w:eastAsia="ru-RU"/>
                <w:rPrChange w:id="5575" w:author="D.Kambarov" w:date="2025-03-13T16:55:00Z">
                  <w:rPr>
                    <w:rFonts w:eastAsia="Times New Roman"/>
                    <w:lang w:eastAsia="ru-RU"/>
                  </w:rPr>
                </w:rPrChange>
              </w:rPr>
              <w:t>Точный габарит</w:t>
            </w:r>
          </w:p>
        </w:tc>
        <w:tc>
          <w:tcPr>
            <w:tcW w:w="493" w:type="dxa"/>
            <w:textDirection w:val="btLr"/>
            <w:vAlign w:val="center"/>
            <w:tcPrChange w:id="5576" w:author="D.Kambarov" w:date="2025-03-13T16:54:00Z">
              <w:tcPr>
                <w:tcW w:w="495" w:type="dxa"/>
                <w:gridSpan w:val="2"/>
                <w:textDirection w:val="btLr"/>
                <w:vAlign w:val="center"/>
              </w:tcPr>
            </w:tcPrChange>
          </w:tcPr>
          <w:p w14:paraId="5FD82AAC" w14:textId="77777777" w:rsidR="00A66D76" w:rsidRPr="00841694" w:rsidRDefault="00C835C6">
            <w:pPr>
              <w:pStyle w:val="OMDV"/>
              <w:jc w:val="left"/>
              <w:rPr>
                <w:b/>
                <w:bCs/>
                <w:i/>
                <w:lang w:val="en-US" w:eastAsia="ru-RU"/>
                <w:rPrChange w:id="5577" w:author="D.Kambarov" w:date="2025-03-13T16:55:00Z">
                  <w:rPr>
                    <w:rFonts w:eastAsia="Times New Roman"/>
                    <w:i/>
                    <w:lang w:val="en-US" w:eastAsia="ru-RU"/>
                  </w:rPr>
                </w:rPrChange>
              </w:rPr>
              <w:pPrChange w:id="5578" w:author="D.Kambarov" w:date="2025-03-13T16:54:00Z">
                <w:pPr>
                  <w:ind w:left="113" w:right="113"/>
                </w:pPr>
              </w:pPrChange>
            </w:pPr>
            <w:r w:rsidRPr="00841694">
              <w:rPr>
                <w:b/>
                <w:bCs/>
                <w:lang w:eastAsia="ru-RU"/>
                <w:rPrChange w:id="5579" w:author="D.Kambarov" w:date="2025-03-13T16:55:00Z">
                  <w:rPr>
                    <w:rFonts w:eastAsia="Times New Roman"/>
                    <w:lang w:eastAsia="ru-RU"/>
                  </w:rPr>
                </w:rPrChange>
              </w:rPr>
              <w:t>Точное положение</w:t>
            </w:r>
          </w:p>
        </w:tc>
        <w:tc>
          <w:tcPr>
            <w:tcW w:w="493" w:type="dxa"/>
            <w:textDirection w:val="btLr"/>
            <w:vAlign w:val="center"/>
            <w:tcPrChange w:id="5580" w:author="D.Kambarov" w:date="2025-03-13T16:54:00Z">
              <w:tcPr>
                <w:tcW w:w="495" w:type="dxa"/>
                <w:textDirection w:val="btLr"/>
                <w:vAlign w:val="center"/>
              </w:tcPr>
            </w:tcPrChange>
          </w:tcPr>
          <w:p w14:paraId="02E9E420" w14:textId="77777777" w:rsidR="00A66D76" w:rsidRPr="00841694" w:rsidRDefault="00C835C6">
            <w:pPr>
              <w:pStyle w:val="OMDV"/>
              <w:jc w:val="left"/>
              <w:rPr>
                <w:b/>
                <w:bCs/>
                <w:i/>
                <w:lang w:eastAsia="ru-RU"/>
                <w:rPrChange w:id="5581" w:author="D.Kambarov" w:date="2025-03-13T16:55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5582" w:author="D.Kambarov" w:date="2025-03-13T16:54:00Z">
                <w:pPr>
                  <w:ind w:left="113" w:right="113"/>
                </w:pPr>
              </w:pPrChange>
            </w:pPr>
            <w:r w:rsidRPr="00841694">
              <w:rPr>
                <w:b/>
                <w:bCs/>
                <w:i/>
                <w:iCs/>
                <w:lang w:val="en-US" w:eastAsia="ru-RU"/>
                <w:rPrChange w:id="5583" w:author="D.Kambarov" w:date="2025-03-13T16:55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</w:t>
            </w:r>
            <w:r w:rsidRPr="00841694">
              <w:rPr>
                <w:b/>
                <w:bCs/>
                <w:i/>
                <w:lang w:val="en-US" w:eastAsia="ru-RU"/>
                <w:rPrChange w:id="5584" w:author="D.Kambarov" w:date="2025-03-13T16:55:00Z">
                  <w:rPr>
                    <w:rFonts w:eastAsia="Times New Roman"/>
                    <w:i/>
                    <w:lang w:val="en-US" w:eastAsia="ru-RU"/>
                  </w:rPr>
                </w:rPrChange>
              </w:rPr>
              <w:t>_</w:t>
            </w:r>
            <w:r w:rsidRPr="00841694">
              <w:rPr>
                <w:b/>
                <w:bCs/>
                <w:i/>
                <w:lang w:eastAsia="ru-RU"/>
                <w:rPrChange w:id="5585" w:author="D.Kambarov" w:date="2025-03-13T16:55:00Z">
                  <w:rPr>
                    <w:rFonts w:eastAsia="Times New Roman"/>
                    <w:i/>
                    <w:lang w:eastAsia="ru-RU"/>
                  </w:rPr>
                </w:rPrChange>
              </w:rPr>
              <w:t>Длина</w:t>
            </w:r>
            <w:r w:rsidRPr="00841694">
              <w:rPr>
                <w:b/>
                <w:bCs/>
                <w:vertAlign w:val="superscript"/>
                <w:lang w:eastAsia="ru-RU"/>
                <w:rPrChange w:id="5586" w:author="D.Kambarov" w:date="2025-03-13T16:55:00Z">
                  <w:rPr>
                    <w:rFonts w:eastAsia="Times New Roman"/>
                    <w:vertAlign w:val="superscript"/>
                    <w:lang w:eastAsia="ru-RU"/>
                  </w:rPr>
                </w:rPrChange>
              </w:rPr>
              <w:t>9</w:t>
            </w:r>
          </w:p>
        </w:tc>
        <w:tc>
          <w:tcPr>
            <w:tcW w:w="493" w:type="dxa"/>
            <w:textDirection w:val="btLr"/>
            <w:vAlign w:val="center"/>
            <w:tcPrChange w:id="5587" w:author="D.Kambarov" w:date="2025-03-13T16:54:00Z">
              <w:tcPr>
                <w:tcW w:w="495" w:type="dxa"/>
                <w:gridSpan w:val="2"/>
                <w:textDirection w:val="btLr"/>
                <w:vAlign w:val="center"/>
              </w:tcPr>
            </w:tcPrChange>
          </w:tcPr>
          <w:p w14:paraId="61E158B8" w14:textId="77777777" w:rsidR="00A66D76" w:rsidRPr="00841694" w:rsidRDefault="00C835C6">
            <w:pPr>
              <w:pStyle w:val="OMDV"/>
              <w:jc w:val="left"/>
              <w:rPr>
                <w:b/>
                <w:bCs/>
                <w:i/>
                <w:lang w:eastAsia="ru-RU"/>
                <w:rPrChange w:id="5588" w:author="D.Kambarov" w:date="2025-03-13T16:55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5589" w:author="D.Kambarov" w:date="2025-03-13T16:54:00Z">
                <w:pPr>
                  <w:ind w:left="113" w:right="113"/>
                </w:pPr>
              </w:pPrChange>
            </w:pPr>
            <w:r w:rsidRPr="00841694">
              <w:rPr>
                <w:b/>
                <w:bCs/>
                <w:i/>
                <w:iCs/>
                <w:lang w:val="en-US" w:eastAsia="ru-RU"/>
                <w:rPrChange w:id="5590" w:author="D.Kambarov" w:date="2025-03-13T16:55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</w:t>
            </w:r>
            <w:r w:rsidRPr="00841694">
              <w:rPr>
                <w:b/>
                <w:bCs/>
                <w:i/>
                <w:lang w:val="en-US" w:eastAsia="ru-RU"/>
                <w:rPrChange w:id="5591" w:author="D.Kambarov" w:date="2025-03-13T16:55:00Z">
                  <w:rPr>
                    <w:rFonts w:eastAsia="Times New Roman"/>
                    <w:i/>
                    <w:lang w:val="en-US" w:eastAsia="ru-RU"/>
                  </w:rPr>
                </w:rPrChange>
              </w:rPr>
              <w:t>_</w:t>
            </w:r>
            <w:r w:rsidRPr="00841694">
              <w:rPr>
                <w:b/>
                <w:bCs/>
                <w:i/>
                <w:lang w:eastAsia="ru-RU"/>
                <w:rPrChange w:id="5592" w:author="D.Kambarov" w:date="2025-03-13T16:55:00Z">
                  <w:rPr>
                    <w:rFonts w:eastAsia="Times New Roman"/>
                    <w:i/>
                    <w:lang w:eastAsia="ru-RU"/>
                  </w:rPr>
                </w:rPrChange>
              </w:rPr>
              <w:t>Ширина</w:t>
            </w:r>
            <w:r w:rsidRPr="00841694">
              <w:rPr>
                <w:b/>
                <w:bCs/>
                <w:vertAlign w:val="superscript"/>
                <w:lang w:eastAsia="ru-RU"/>
                <w:rPrChange w:id="5593" w:author="D.Kambarov" w:date="2025-03-13T16:55:00Z">
                  <w:rPr>
                    <w:rFonts w:eastAsia="Times New Roman"/>
                    <w:vertAlign w:val="superscript"/>
                    <w:lang w:eastAsia="ru-RU"/>
                  </w:rPr>
                </w:rPrChange>
              </w:rPr>
              <w:t>9</w:t>
            </w:r>
          </w:p>
        </w:tc>
        <w:tc>
          <w:tcPr>
            <w:tcW w:w="493" w:type="dxa"/>
            <w:textDirection w:val="btLr"/>
            <w:vAlign w:val="center"/>
            <w:tcPrChange w:id="5594" w:author="D.Kambarov" w:date="2025-03-13T16:54:00Z">
              <w:tcPr>
                <w:tcW w:w="495" w:type="dxa"/>
                <w:gridSpan w:val="2"/>
                <w:textDirection w:val="btLr"/>
                <w:vAlign w:val="center"/>
              </w:tcPr>
            </w:tcPrChange>
          </w:tcPr>
          <w:p w14:paraId="1D15746C" w14:textId="77777777" w:rsidR="00A66D76" w:rsidRPr="00841694" w:rsidRDefault="00C835C6">
            <w:pPr>
              <w:pStyle w:val="OMDV"/>
              <w:jc w:val="left"/>
              <w:rPr>
                <w:b/>
                <w:bCs/>
                <w:i/>
                <w:lang w:eastAsia="ru-RU"/>
                <w:rPrChange w:id="5595" w:author="D.Kambarov" w:date="2025-03-13T16:55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5596" w:author="D.Kambarov" w:date="2025-03-13T16:54:00Z">
                <w:pPr>
                  <w:ind w:left="113" w:right="113"/>
                </w:pPr>
              </w:pPrChange>
            </w:pPr>
            <w:r w:rsidRPr="00841694">
              <w:rPr>
                <w:b/>
                <w:bCs/>
                <w:i/>
                <w:iCs/>
                <w:lang w:val="en-US" w:eastAsia="ru-RU"/>
                <w:rPrChange w:id="5597" w:author="D.Kambarov" w:date="2025-03-13T16:55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</w:t>
            </w:r>
            <w:r w:rsidRPr="00841694">
              <w:rPr>
                <w:b/>
                <w:bCs/>
                <w:i/>
                <w:lang w:val="en-US" w:eastAsia="ru-RU"/>
                <w:rPrChange w:id="5598" w:author="D.Kambarov" w:date="2025-03-13T16:55:00Z">
                  <w:rPr>
                    <w:rFonts w:eastAsia="Times New Roman"/>
                    <w:i/>
                    <w:lang w:val="en-US" w:eastAsia="ru-RU"/>
                  </w:rPr>
                </w:rPrChange>
              </w:rPr>
              <w:t>_</w:t>
            </w:r>
            <w:r w:rsidRPr="00841694">
              <w:rPr>
                <w:b/>
                <w:bCs/>
                <w:i/>
                <w:lang w:eastAsia="ru-RU"/>
                <w:rPrChange w:id="5599" w:author="D.Kambarov" w:date="2025-03-13T16:55:00Z">
                  <w:rPr>
                    <w:rFonts w:eastAsia="Times New Roman"/>
                    <w:i/>
                    <w:lang w:eastAsia="ru-RU"/>
                  </w:rPr>
                </w:rPrChange>
              </w:rPr>
              <w:t>Высота</w:t>
            </w:r>
          </w:p>
        </w:tc>
        <w:tc>
          <w:tcPr>
            <w:tcW w:w="493" w:type="dxa"/>
            <w:textDirection w:val="btLr"/>
            <w:vAlign w:val="center"/>
            <w:tcPrChange w:id="5600" w:author="D.Kambarov" w:date="2025-03-13T16:54:00Z">
              <w:tcPr>
                <w:tcW w:w="495" w:type="dxa"/>
                <w:gridSpan w:val="2"/>
                <w:textDirection w:val="btLr"/>
                <w:vAlign w:val="center"/>
              </w:tcPr>
            </w:tcPrChange>
          </w:tcPr>
          <w:p w14:paraId="5B201B17" w14:textId="77777777" w:rsidR="00A66D76" w:rsidRPr="00841694" w:rsidRDefault="00C835C6">
            <w:pPr>
              <w:pStyle w:val="OMDV"/>
              <w:jc w:val="left"/>
              <w:rPr>
                <w:b/>
                <w:bCs/>
                <w:i/>
                <w:lang w:val="en-US" w:eastAsia="ru-RU"/>
                <w:rPrChange w:id="5601" w:author="D.Kambarov" w:date="2025-03-13T16:55:00Z">
                  <w:rPr>
                    <w:rFonts w:eastAsia="Times New Roman"/>
                    <w:i/>
                    <w:lang w:val="en-US" w:eastAsia="ru-RU"/>
                  </w:rPr>
                </w:rPrChange>
              </w:rPr>
              <w:pPrChange w:id="5602" w:author="D.Kambarov" w:date="2025-03-13T16:54:00Z">
                <w:pPr>
                  <w:ind w:left="113" w:right="113"/>
                </w:pPr>
              </w:pPrChange>
            </w:pPr>
            <w:r w:rsidRPr="00841694">
              <w:rPr>
                <w:b/>
                <w:bCs/>
                <w:i/>
                <w:iCs/>
                <w:lang w:val="en-US" w:eastAsia="ru-RU"/>
                <w:rPrChange w:id="5603" w:author="D.Kambarov" w:date="2025-03-13T16:55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</w:t>
            </w:r>
            <w:r w:rsidRPr="00841694">
              <w:rPr>
                <w:b/>
                <w:bCs/>
                <w:i/>
                <w:lang w:val="en-US" w:eastAsia="ru-RU"/>
                <w:rPrChange w:id="5604" w:author="D.Kambarov" w:date="2025-03-13T16:55:00Z">
                  <w:rPr>
                    <w:rFonts w:eastAsia="Times New Roman"/>
                    <w:i/>
                    <w:lang w:val="en-US" w:eastAsia="ru-RU"/>
                  </w:rPr>
                </w:rPrChange>
              </w:rPr>
              <w:t>_</w:t>
            </w:r>
            <w:r w:rsidRPr="00841694">
              <w:rPr>
                <w:b/>
                <w:bCs/>
                <w:i/>
                <w:lang w:eastAsia="ru-RU"/>
                <w:rPrChange w:id="5605" w:author="D.Kambarov" w:date="2025-03-13T16:55:00Z">
                  <w:rPr>
                    <w:rFonts w:eastAsia="Times New Roman"/>
                    <w:i/>
                    <w:lang w:eastAsia="ru-RU"/>
                  </w:rPr>
                </w:rPrChange>
              </w:rPr>
              <w:t>ГОСТ</w:t>
            </w:r>
          </w:p>
        </w:tc>
        <w:tc>
          <w:tcPr>
            <w:tcW w:w="493" w:type="dxa"/>
            <w:textDirection w:val="btLr"/>
            <w:vAlign w:val="center"/>
            <w:tcPrChange w:id="5606" w:author="D.Kambarov" w:date="2025-03-13T16:54:00Z">
              <w:tcPr>
                <w:tcW w:w="495" w:type="dxa"/>
                <w:gridSpan w:val="2"/>
                <w:textDirection w:val="btLr"/>
                <w:vAlign w:val="center"/>
              </w:tcPr>
            </w:tcPrChange>
          </w:tcPr>
          <w:p w14:paraId="79BC229C" w14:textId="77777777" w:rsidR="00A66D76" w:rsidRPr="00841694" w:rsidRDefault="00C835C6">
            <w:pPr>
              <w:pStyle w:val="OMDV"/>
              <w:jc w:val="left"/>
              <w:rPr>
                <w:b/>
                <w:bCs/>
                <w:lang w:eastAsia="ru-RU"/>
                <w:rPrChange w:id="5607" w:author="D.Kambarov" w:date="2025-03-13T16:55:00Z">
                  <w:rPr>
                    <w:rFonts w:eastAsia="Times New Roman"/>
                    <w:lang w:eastAsia="ru-RU"/>
                  </w:rPr>
                </w:rPrChange>
              </w:rPr>
              <w:pPrChange w:id="5608" w:author="D.Kambarov" w:date="2025-03-13T16:54:00Z">
                <w:pPr>
                  <w:ind w:left="113" w:right="113"/>
                </w:pPr>
              </w:pPrChange>
            </w:pPr>
            <w:r w:rsidRPr="00841694">
              <w:rPr>
                <w:b/>
                <w:bCs/>
                <w:i/>
                <w:iCs/>
                <w:lang w:val="en-US" w:eastAsia="ru-RU"/>
                <w:rPrChange w:id="5609" w:author="D.Kambarov" w:date="2025-03-13T16:55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</w:t>
            </w:r>
            <w:r w:rsidRPr="00841694">
              <w:rPr>
                <w:b/>
                <w:bCs/>
                <w:i/>
                <w:lang w:val="en-US" w:eastAsia="ru-RU"/>
                <w:rPrChange w:id="5610" w:author="D.Kambarov" w:date="2025-03-13T16:55:00Z">
                  <w:rPr>
                    <w:rFonts w:eastAsia="Times New Roman"/>
                    <w:i/>
                    <w:lang w:val="en-US" w:eastAsia="ru-RU"/>
                  </w:rPr>
                </w:rPrChange>
              </w:rPr>
              <w:t>_</w:t>
            </w:r>
            <w:r w:rsidRPr="00841694">
              <w:rPr>
                <w:b/>
                <w:bCs/>
                <w:i/>
                <w:lang w:eastAsia="ru-RU"/>
                <w:rPrChange w:id="5611" w:author="D.Kambarov" w:date="2025-03-13T16:55:00Z">
                  <w:rPr>
                    <w:rFonts w:eastAsia="Times New Roman"/>
                    <w:i/>
                    <w:lang w:eastAsia="ru-RU"/>
                  </w:rPr>
                </w:rPrChange>
              </w:rPr>
              <w:t>Марка Материала</w:t>
            </w:r>
            <w:r w:rsidRPr="00841694">
              <w:rPr>
                <w:b/>
                <w:bCs/>
                <w:vertAlign w:val="superscript"/>
                <w:lang w:eastAsia="ru-RU"/>
                <w:rPrChange w:id="5612" w:author="D.Kambarov" w:date="2025-03-13T16:55:00Z">
                  <w:rPr>
                    <w:rFonts w:eastAsia="Times New Roman"/>
                    <w:vertAlign w:val="superscript"/>
                    <w:lang w:eastAsia="ru-RU"/>
                  </w:rPr>
                </w:rPrChange>
              </w:rPr>
              <w:t>2</w:t>
            </w:r>
          </w:p>
        </w:tc>
        <w:tc>
          <w:tcPr>
            <w:tcW w:w="493" w:type="dxa"/>
            <w:textDirection w:val="btLr"/>
            <w:vAlign w:val="center"/>
            <w:tcPrChange w:id="5613" w:author="D.Kambarov" w:date="2025-03-13T16:54:00Z">
              <w:tcPr>
                <w:tcW w:w="495" w:type="dxa"/>
                <w:gridSpan w:val="2"/>
                <w:textDirection w:val="btLr"/>
                <w:vAlign w:val="center"/>
              </w:tcPr>
            </w:tcPrChange>
          </w:tcPr>
          <w:p w14:paraId="4188B208" w14:textId="77777777" w:rsidR="00A66D76" w:rsidRPr="00841694" w:rsidRDefault="00C835C6">
            <w:pPr>
              <w:pStyle w:val="OMDV"/>
              <w:jc w:val="left"/>
              <w:rPr>
                <w:b/>
                <w:bCs/>
                <w:vertAlign w:val="superscript"/>
                <w:lang w:eastAsia="ru-RU"/>
                <w:rPrChange w:id="5614" w:author="D.Kambarov" w:date="2025-03-13T16:55:00Z">
                  <w:rPr>
                    <w:rFonts w:eastAsia="Times New Roman"/>
                    <w:vertAlign w:val="superscript"/>
                    <w:lang w:eastAsia="ru-RU"/>
                  </w:rPr>
                </w:rPrChange>
              </w:rPr>
              <w:pPrChange w:id="5615" w:author="D.Kambarov" w:date="2025-03-13T16:54:00Z">
                <w:pPr>
                  <w:ind w:left="113" w:right="113"/>
                </w:pPr>
              </w:pPrChange>
            </w:pPr>
            <w:r w:rsidRPr="00841694">
              <w:rPr>
                <w:b/>
                <w:bCs/>
                <w:i/>
                <w:iCs/>
                <w:lang w:val="en-US" w:eastAsia="ru-RU"/>
                <w:rPrChange w:id="5616" w:author="D.Kambarov" w:date="2025-03-13T16:55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</w:t>
            </w:r>
            <w:r w:rsidRPr="00841694">
              <w:rPr>
                <w:b/>
                <w:bCs/>
                <w:i/>
                <w:lang w:val="en-US" w:eastAsia="ru-RU"/>
                <w:rPrChange w:id="5617" w:author="D.Kambarov" w:date="2025-03-13T16:55:00Z">
                  <w:rPr>
                    <w:rFonts w:eastAsia="Times New Roman"/>
                    <w:i/>
                    <w:lang w:val="en-US" w:eastAsia="ru-RU"/>
                  </w:rPr>
                </w:rPrChange>
              </w:rPr>
              <w:t>_</w:t>
            </w:r>
            <w:r w:rsidRPr="00841694">
              <w:rPr>
                <w:b/>
                <w:bCs/>
                <w:i/>
                <w:lang w:eastAsia="ru-RU"/>
                <w:rPrChange w:id="5618" w:author="D.Kambarov" w:date="2025-03-13T16:55:00Z">
                  <w:rPr>
                    <w:rFonts w:eastAsia="Times New Roman"/>
                    <w:i/>
                    <w:lang w:eastAsia="ru-RU"/>
                  </w:rPr>
                </w:rPrChange>
              </w:rPr>
              <w:t>КоэфАрм</w:t>
            </w:r>
            <w:r w:rsidRPr="00841694">
              <w:rPr>
                <w:b/>
                <w:bCs/>
                <w:i/>
                <w:vertAlign w:val="superscript"/>
                <w:lang w:eastAsia="ru-RU"/>
                <w:rPrChange w:id="5619" w:author="D.Kambarov" w:date="2025-03-13T16:55:00Z">
                  <w:rPr>
                    <w:rFonts w:eastAsia="Times New Roman"/>
                    <w:i/>
                    <w:vertAlign w:val="superscript"/>
                    <w:lang w:eastAsia="ru-RU"/>
                  </w:rPr>
                </w:rPrChange>
              </w:rPr>
              <w:t>13</w:t>
            </w:r>
          </w:p>
        </w:tc>
        <w:tc>
          <w:tcPr>
            <w:tcW w:w="493" w:type="dxa"/>
            <w:textDirection w:val="btLr"/>
            <w:vAlign w:val="center"/>
            <w:tcPrChange w:id="5620" w:author="D.Kambarov" w:date="2025-03-13T16:54:00Z">
              <w:tcPr>
                <w:tcW w:w="495" w:type="dxa"/>
                <w:gridSpan w:val="2"/>
                <w:textDirection w:val="btLr"/>
                <w:vAlign w:val="center"/>
              </w:tcPr>
            </w:tcPrChange>
          </w:tcPr>
          <w:p w14:paraId="3422C462" w14:textId="77777777" w:rsidR="00A66D76" w:rsidRPr="00841694" w:rsidRDefault="00C835C6">
            <w:pPr>
              <w:pStyle w:val="OMDV"/>
              <w:jc w:val="left"/>
              <w:rPr>
                <w:b/>
                <w:bCs/>
                <w:lang w:eastAsia="ru-RU"/>
                <w:rPrChange w:id="5621" w:author="D.Kambarov" w:date="2025-03-13T16:55:00Z">
                  <w:rPr>
                    <w:rFonts w:eastAsia="Times New Roman"/>
                    <w:lang w:eastAsia="ru-RU"/>
                  </w:rPr>
                </w:rPrChange>
              </w:rPr>
              <w:pPrChange w:id="5622" w:author="D.Kambarov" w:date="2025-03-13T16:54:00Z">
                <w:pPr>
                  <w:ind w:left="113" w:right="113"/>
                </w:pPr>
              </w:pPrChange>
            </w:pPr>
            <w:r w:rsidRPr="00841694">
              <w:rPr>
                <w:b/>
                <w:bCs/>
                <w:lang w:eastAsia="ru-RU"/>
                <w:rPrChange w:id="5623" w:author="D.Kambarov" w:date="2025-03-13T16:55:00Z">
                  <w:rPr>
                    <w:rFonts w:eastAsia="Times New Roman"/>
                    <w:lang w:eastAsia="ru-RU"/>
                  </w:rPr>
                </w:rPrChange>
              </w:rPr>
              <w:t>Уклон</w:t>
            </w:r>
            <w:r w:rsidRPr="00841694">
              <w:rPr>
                <w:b/>
                <w:bCs/>
                <w:vertAlign w:val="superscript"/>
                <w:lang w:eastAsia="ru-RU"/>
                <w:rPrChange w:id="5624" w:author="D.Kambarov" w:date="2025-03-13T16:55:00Z">
                  <w:rPr>
                    <w:rFonts w:eastAsia="Times New Roman"/>
                    <w:vertAlign w:val="superscript"/>
                    <w:lang w:eastAsia="ru-RU"/>
                  </w:rPr>
                </w:rPrChange>
              </w:rPr>
              <w:t>3</w:t>
            </w:r>
          </w:p>
        </w:tc>
        <w:tc>
          <w:tcPr>
            <w:tcW w:w="493" w:type="dxa"/>
            <w:textDirection w:val="btLr"/>
            <w:vAlign w:val="center"/>
            <w:tcPrChange w:id="5625" w:author="D.Kambarov" w:date="2025-03-13T16:54:00Z">
              <w:tcPr>
                <w:tcW w:w="495" w:type="dxa"/>
                <w:gridSpan w:val="2"/>
                <w:textDirection w:val="btLr"/>
                <w:vAlign w:val="center"/>
              </w:tcPr>
            </w:tcPrChange>
          </w:tcPr>
          <w:p w14:paraId="34D4B786" w14:textId="77777777" w:rsidR="00A66D76" w:rsidRPr="00841694" w:rsidRDefault="00C835C6">
            <w:pPr>
              <w:pStyle w:val="OMDV"/>
              <w:jc w:val="left"/>
              <w:rPr>
                <w:b/>
                <w:bCs/>
                <w:i/>
                <w:lang w:eastAsia="ru-RU"/>
                <w:rPrChange w:id="5626" w:author="D.Kambarov" w:date="2025-03-13T16:55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5627" w:author="D.Kambarov" w:date="2025-03-13T16:54:00Z">
                <w:pPr>
                  <w:ind w:left="113" w:right="113"/>
                </w:pPr>
              </w:pPrChange>
            </w:pPr>
            <w:r w:rsidRPr="00841694">
              <w:rPr>
                <w:b/>
                <w:bCs/>
                <w:i/>
                <w:lang w:eastAsia="ru-RU"/>
                <w:rPrChange w:id="5628" w:author="D.Kambarov" w:date="2025-03-13T16:55:00Z">
                  <w:rPr>
                    <w:rFonts w:eastAsia="Times New Roman"/>
                    <w:i/>
                    <w:lang w:eastAsia="ru-RU"/>
                  </w:rPr>
                </w:rPrChange>
              </w:rPr>
              <w:t>Марка</w:t>
            </w:r>
          </w:p>
        </w:tc>
        <w:tc>
          <w:tcPr>
            <w:tcW w:w="493" w:type="dxa"/>
            <w:textDirection w:val="btLr"/>
            <w:vAlign w:val="center"/>
            <w:tcPrChange w:id="5629" w:author="D.Kambarov" w:date="2025-03-13T16:54:00Z">
              <w:tcPr>
                <w:tcW w:w="495" w:type="dxa"/>
                <w:gridSpan w:val="2"/>
                <w:textDirection w:val="btLr"/>
                <w:vAlign w:val="center"/>
              </w:tcPr>
            </w:tcPrChange>
          </w:tcPr>
          <w:p w14:paraId="5F9153F0" w14:textId="77777777" w:rsidR="00A66D76" w:rsidRPr="00841694" w:rsidRDefault="00C835C6">
            <w:pPr>
              <w:pStyle w:val="OMDV"/>
              <w:jc w:val="left"/>
              <w:rPr>
                <w:b/>
                <w:bCs/>
                <w:i/>
                <w:lang w:eastAsia="ru-RU"/>
                <w:rPrChange w:id="5630" w:author="D.Kambarov" w:date="2025-03-13T16:55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5631" w:author="D.Kambarov" w:date="2025-03-13T16:54:00Z">
                <w:pPr>
                  <w:ind w:left="113" w:right="113"/>
                </w:pPr>
              </w:pPrChange>
            </w:pPr>
            <w:r w:rsidRPr="00841694">
              <w:rPr>
                <w:b/>
                <w:bCs/>
                <w:i/>
                <w:lang w:eastAsia="ru-RU"/>
                <w:rPrChange w:id="5632" w:author="D.Kambarov" w:date="2025-03-13T16:55:00Z">
                  <w:rPr>
                    <w:rFonts w:eastAsia="Times New Roman"/>
                    <w:i/>
                    <w:lang w:eastAsia="ru-RU"/>
                  </w:rPr>
                </w:rPrChange>
              </w:rPr>
              <w:t>Масса</w:t>
            </w:r>
          </w:p>
        </w:tc>
        <w:tc>
          <w:tcPr>
            <w:tcW w:w="493" w:type="dxa"/>
            <w:textDirection w:val="btLr"/>
            <w:tcPrChange w:id="5633" w:author="D.Kambarov" w:date="2025-03-13T16:54:00Z">
              <w:tcPr>
                <w:tcW w:w="495" w:type="dxa"/>
                <w:gridSpan w:val="2"/>
                <w:textDirection w:val="btLr"/>
              </w:tcPr>
            </w:tcPrChange>
          </w:tcPr>
          <w:p w14:paraId="654E0A3B" w14:textId="77777777" w:rsidR="00A66D76" w:rsidRPr="00841694" w:rsidRDefault="00C835C6">
            <w:pPr>
              <w:pStyle w:val="OMDV"/>
              <w:jc w:val="left"/>
              <w:rPr>
                <w:b/>
                <w:bCs/>
                <w:i/>
                <w:lang w:eastAsia="ru-RU"/>
                <w:rPrChange w:id="5634" w:author="D.Kambarov" w:date="2025-03-13T16:55:00Z">
                  <w:rPr>
                    <w:rFonts w:eastAsia="Times New Roman"/>
                    <w:i/>
                    <w:lang w:eastAsia="ru-RU"/>
                  </w:rPr>
                </w:rPrChange>
              </w:rPr>
              <w:pPrChange w:id="5635" w:author="D.Kambarov" w:date="2025-03-13T16:54:00Z">
                <w:pPr>
                  <w:ind w:left="113" w:right="113"/>
                </w:pPr>
              </w:pPrChange>
            </w:pPr>
            <w:r w:rsidRPr="00841694">
              <w:rPr>
                <w:b/>
                <w:bCs/>
                <w:i/>
                <w:iCs/>
                <w:lang w:val="en-US" w:eastAsia="ru-RU"/>
                <w:rPrChange w:id="5636" w:author="D.Kambarov" w:date="2025-03-13T16:55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</w:t>
            </w:r>
            <w:r w:rsidRPr="00841694">
              <w:rPr>
                <w:b/>
                <w:bCs/>
                <w:i/>
                <w:lang w:val="en-US" w:eastAsia="ru-RU"/>
                <w:rPrChange w:id="5637" w:author="D.Kambarov" w:date="2025-03-13T16:55:00Z">
                  <w:rPr>
                    <w:rFonts w:eastAsia="Times New Roman"/>
                    <w:i/>
                    <w:lang w:val="en-US" w:eastAsia="ru-RU"/>
                  </w:rPr>
                </w:rPrChange>
              </w:rPr>
              <w:t>_</w:t>
            </w:r>
            <w:r w:rsidRPr="00841694">
              <w:rPr>
                <w:b/>
                <w:bCs/>
                <w:i/>
                <w:lang w:eastAsia="ru-RU"/>
                <w:rPrChange w:id="5638" w:author="D.Kambarov" w:date="2025-03-13T16:55:00Z">
                  <w:rPr>
                    <w:rFonts w:eastAsia="Times New Roman"/>
                    <w:i/>
                    <w:lang w:eastAsia="ru-RU"/>
                  </w:rPr>
                </w:rPrChange>
              </w:rPr>
              <w:t>Альбом</w:t>
            </w:r>
            <w:r w:rsidRPr="00841694">
              <w:rPr>
                <w:b/>
                <w:bCs/>
                <w:vertAlign w:val="superscript"/>
                <w:lang w:eastAsia="ru-RU"/>
                <w:rPrChange w:id="5639" w:author="D.Kambarov" w:date="2025-03-13T16:55:00Z">
                  <w:rPr>
                    <w:rFonts w:eastAsia="Times New Roman"/>
                    <w:vertAlign w:val="superscript"/>
                    <w:lang w:eastAsia="ru-RU"/>
                  </w:rPr>
                </w:rPrChange>
              </w:rPr>
              <w:t>14</w:t>
            </w:r>
          </w:p>
        </w:tc>
        <w:tc>
          <w:tcPr>
            <w:tcW w:w="493" w:type="dxa"/>
            <w:textDirection w:val="btLr"/>
            <w:tcPrChange w:id="5640" w:author="D.Kambarov" w:date="2025-03-13T16:54:00Z">
              <w:tcPr>
                <w:tcW w:w="495" w:type="dxa"/>
                <w:gridSpan w:val="2"/>
                <w:textDirection w:val="btLr"/>
              </w:tcPr>
            </w:tcPrChange>
          </w:tcPr>
          <w:p w14:paraId="7DEB76C9" w14:textId="77777777" w:rsidR="00A66D76" w:rsidRPr="00841694" w:rsidRDefault="00C835C6">
            <w:pPr>
              <w:pStyle w:val="OMDV"/>
              <w:jc w:val="left"/>
              <w:rPr>
                <w:b/>
                <w:bCs/>
                <w:i/>
                <w:lang w:val="en-US" w:eastAsia="ru-RU"/>
                <w:rPrChange w:id="5641" w:author="D.Kambarov" w:date="2025-03-13T16:55:00Z">
                  <w:rPr>
                    <w:rFonts w:eastAsia="Times New Roman"/>
                    <w:i/>
                    <w:lang w:val="en-US" w:eastAsia="ru-RU"/>
                  </w:rPr>
                </w:rPrChange>
              </w:rPr>
              <w:pPrChange w:id="5642" w:author="D.Kambarov" w:date="2025-03-13T16:54:00Z">
                <w:pPr/>
              </w:pPrChange>
            </w:pPr>
            <w:r w:rsidRPr="00841694">
              <w:rPr>
                <w:b/>
                <w:bCs/>
                <w:i/>
                <w:iCs/>
                <w:lang w:eastAsia="ru-RU"/>
                <w:rPrChange w:id="5643" w:author="D.Kambarov" w:date="2025-03-13T16:55:00Z">
                  <w:rPr>
                    <w:rFonts w:eastAsia="Times New Roman"/>
                    <w:i/>
                    <w:iCs/>
                    <w:lang w:eastAsia="ru-RU"/>
                  </w:rPr>
                </w:rPrChange>
              </w:rPr>
              <w:t xml:space="preserve">  </w:t>
            </w:r>
            <w:r w:rsidRPr="00841694">
              <w:rPr>
                <w:b/>
                <w:bCs/>
                <w:i/>
                <w:iCs/>
                <w:lang w:val="en-US" w:eastAsia="ru-RU"/>
                <w:rPrChange w:id="5644" w:author="D.Kambarov" w:date="2025-03-13T16:55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OMDV_Категория материала</w:t>
            </w:r>
          </w:p>
        </w:tc>
        <w:tc>
          <w:tcPr>
            <w:tcW w:w="493" w:type="dxa"/>
            <w:textDirection w:val="btLr"/>
            <w:tcPrChange w:id="5645" w:author="D.Kambarov" w:date="2025-03-13T16:54:00Z">
              <w:tcPr>
                <w:tcW w:w="495" w:type="dxa"/>
                <w:gridSpan w:val="2"/>
                <w:textDirection w:val="btLr"/>
              </w:tcPr>
            </w:tcPrChange>
          </w:tcPr>
          <w:p w14:paraId="4D38F8CD" w14:textId="77777777" w:rsidR="00A66D76" w:rsidRPr="00841694" w:rsidRDefault="00C835C6">
            <w:pPr>
              <w:pStyle w:val="OMDV"/>
              <w:jc w:val="left"/>
              <w:rPr>
                <w:b/>
                <w:bCs/>
                <w:i/>
                <w:lang w:val="en-US" w:eastAsia="ru-RU"/>
                <w:rPrChange w:id="5646" w:author="D.Kambarov" w:date="2025-03-13T16:55:00Z">
                  <w:rPr>
                    <w:rFonts w:eastAsia="Times New Roman"/>
                    <w:i/>
                    <w:lang w:val="en-US" w:eastAsia="ru-RU"/>
                  </w:rPr>
                </w:rPrChange>
              </w:rPr>
              <w:pPrChange w:id="5647" w:author="D.Kambarov" w:date="2025-03-13T16:54:00Z">
                <w:pPr/>
              </w:pPrChange>
            </w:pPr>
            <w:r w:rsidRPr="00841694">
              <w:rPr>
                <w:b/>
                <w:bCs/>
                <w:i/>
                <w:iCs/>
                <w:lang w:eastAsia="ru-RU"/>
                <w:rPrChange w:id="5648" w:author="D.Kambarov" w:date="2025-03-13T16:55:00Z">
                  <w:rPr>
                    <w:rFonts w:eastAsia="Times New Roman"/>
                    <w:i/>
                    <w:iCs/>
                    <w:lang w:eastAsia="ru-RU"/>
                  </w:rPr>
                </w:rPrChange>
              </w:rPr>
              <w:t xml:space="preserve">  </w:t>
            </w:r>
            <w:r w:rsidRPr="00841694">
              <w:rPr>
                <w:b/>
                <w:bCs/>
                <w:i/>
                <w:iCs/>
                <w:lang w:val="en-US" w:eastAsia="ru-RU"/>
                <w:rPrChange w:id="5649" w:author="D.Kambarov" w:date="2025-03-13T16:55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OMDV_Номер этажа</w:t>
            </w:r>
          </w:p>
        </w:tc>
        <w:tc>
          <w:tcPr>
            <w:tcW w:w="493" w:type="dxa"/>
            <w:textDirection w:val="btLr"/>
            <w:tcPrChange w:id="5650" w:author="D.Kambarov" w:date="2025-03-13T16:54:00Z">
              <w:tcPr>
                <w:tcW w:w="495" w:type="dxa"/>
                <w:gridSpan w:val="2"/>
                <w:textDirection w:val="btLr"/>
              </w:tcPr>
            </w:tcPrChange>
          </w:tcPr>
          <w:p w14:paraId="1DADAD03" w14:textId="77777777" w:rsidR="00A66D76" w:rsidRPr="00841694" w:rsidRDefault="00C835C6">
            <w:pPr>
              <w:pStyle w:val="OMDV"/>
              <w:jc w:val="left"/>
              <w:rPr>
                <w:b/>
                <w:bCs/>
                <w:i/>
                <w:lang w:val="en-US" w:eastAsia="ru-RU"/>
                <w:rPrChange w:id="5651" w:author="D.Kambarov" w:date="2025-03-13T16:55:00Z">
                  <w:rPr>
                    <w:rFonts w:eastAsia="Times New Roman"/>
                    <w:i/>
                    <w:lang w:val="en-US" w:eastAsia="ru-RU"/>
                  </w:rPr>
                </w:rPrChange>
              </w:rPr>
              <w:pPrChange w:id="5652" w:author="D.Kambarov" w:date="2025-03-13T16:54:00Z">
                <w:pPr/>
              </w:pPrChange>
            </w:pPr>
            <w:r w:rsidRPr="00841694">
              <w:rPr>
                <w:b/>
                <w:bCs/>
                <w:i/>
                <w:iCs/>
                <w:lang w:eastAsia="ru-RU"/>
                <w:rPrChange w:id="5653" w:author="D.Kambarov" w:date="2025-03-13T16:55:00Z">
                  <w:rPr>
                    <w:rFonts w:eastAsia="Times New Roman"/>
                    <w:i/>
                    <w:iCs/>
                    <w:lang w:eastAsia="ru-RU"/>
                  </w:rPr>
                </w:rPrChange>
              </w:rPr>
              <w:t xml:space="preserve">  </w:t>
            </w:r>
            <w:r w:rsidRPr="00841694">
              <w:rPr>
                <w:b/>
                <w:bCs/>
                <w:i/>
                <w:iCs/>
                <w:lang w:val="en-US" w:eastAsia="ru-RU"/>
                <w:rPrChange w:id="5654" w:author="D.Kambarov" w:date="2025-03-13T16:55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OMDV_Секция</w:t>
            </w:r>
          </w:p>
        </w:tc>
        <w:tc>
          <w:tcPr>
            <w:tcW w:w="493" w:type="dxa"/>
            <w:textDirection w:val="btLr"/>
            <w:tcPrChange w:id="5655" w:author="D.Kambarov" w:date="2025-03-13T16:54:00Z">
              <w:tcPr>
                <w:tcW w:w="495" w:type="dxa"/>
                <w:gridSpan w:val="2"/>
                <w:textDirection w:val="btLr"/>
              </w:tcPr>
            </w:tcPrChange>
          </w:tcPr>
          <w:p w14:paraId="2AD30C15" w14:textId="77777777" w:rsidR="00A66D76" w:rsidRPr="00841694" w:rsidRDefault="00C835C6">
            <w:pPr>
              <w:pStyle w:val="OMDV"/>
              <w:jc w:val="left"/>
              <w:rPr>
                <w:b/>
                <w:bCs/>
                <w:i/>
                <w:lang w:val="en-US" w:eastAsia="ru-RU"/>
                <w:rPrChange w:id="5656" w:author="D.Kambarov" w:date="2025-03-13T16:55:00Z">
                  <w:rPr>
                    <w:rFonts w:eastAsia="Times New Roman"/>
                    <w:i/>
                    <w:lang w:val="en-US" w:eastAsia="ru-RU"/>
                  </w:rPr>
                </w:rPrChange>
              </w:rPr>
              <w:pPrChange w:id="5657" w:author="D.Kambarov" w:date="2025-03-13T16:54:00Z">
                <w:pPr/>
              </w:pPrChange>
            </w:pPr>
            <w:r w:rsidRPr="00841694">
              <w:rPr>
                <w:b/>
                <w:bCs/>
                <w:i/>
                <w:iCs/>
                <w:lang w:eastAsia="ru-RU"/>
                <w:rPrChange w:id="5658" w:author="D.Kambarov" w:date="2025-03-13T16:55:00Z">
                  <w:rPr>
                    <w:rFonts w:eastAsia="Times New Roman"/>
                    <w:i/>
                    <w:iCs/>
                    <w:lang w:eastAsia="ru-RU"/>
                  </w:rPr>
                </w:rPrChange>
              </w:rPr>
              <w:t xml:space="preserve">  </w:t>
            </w:r>
            <w:r w:rsidRPr="00841694">
              <w:rPr>
                <w:b/>
                <w:bCs/>
                <w:i/>
                <w:iCs/>
                <w:lang w:val="en-US" w:eastAsia="ru-RU"/>
                <w:rPrChange w:id="5659" w:author="D.Kambarov" w:date="2025-03-13T16:55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OMDV_Артикул</w:t>
            </w:r>
          </w:p>
        </w:tc>
        <w:tc>
          <w:tcPr>
            <w:tcW w:w="493" w:type="dxa"/>
            <w:textDirection w:val="btLr"/>
            <w:tcPrChange w:id="5660" w:author="D.Kambarov" w:date="2025-03-13T16:54:00Z">
              <w:tcPr>
                <w:tcW w:w="495" w:type="dxa"/>
                <w:gridSpan w:val="2"/>
                <w:textDirection w:val="btLr"/>
              </w:tcPr>
            </w:tcPrChange>
          </w:tcPr>
          <w:p w14:paraId="7D8339BF" w14:textId="77777777" w:rsidR="00A66D76" w:rsidRPr="00841694" w:rsidRDefault="00C835C6">
            <w:pPr>
              <w:pStyle w:val="OMDV"/>
              <w:jc w:val="left"/>
              <w:rPr>
                <w:b/>
                <w:bCs/>
                <w:i/>
                <w:lang w:val="en-US" w:eastAsia="ru-RU"/>
                <w:rPrChange w:id="5661" w:author="D.Kambarov" w:date="2025-03-13T16:55:00Z">
                  <w:rPr>
                    <w:rFonts w:eastAsia="Times New Roman"/>
                    <w:i/>
                    <w:lang w:val="en-US" w:eastAsia="ru-RU"/>
                  </w:rPr>
                </w:rPrChange>
              </w:rPr>
              <w:pPrChange w:id="5662" w:author="D.Kambarov" w:date="2025-03-13T16:54:00Z">
                <w:pPr/>
              </w:pPrChange>
            </w:pPr>
            <w:r w:rsidRPr="00841694">
              <w:rPr>
                <w:b/>
                <w:bCs/>
                <w:i/>
                <w:iCs/>
                <w:lang w:eastAsia="ru-RU"/>
                <w:rPrChange w:id="5663" w:author="D.Kambarov" w:date="2025-03-13T16:55:00Z">
                  <w:rPr>
                    <w:rFonts w:eastAsia="Times New Roman"/>
                    <w:i/>
                    <w:iCs/>
                    <w:lang w:eastAsia="ru-RU"/>
                  </w:rPr>
                </w:rPrChange>
              </w:rPr>
              <w:t xml:space="preserve">  </w:t>
            </w:r>
            <w:r w:rsidRPr="00841694">
              <w:rPr>
                <w:b/>
                <w:bCs/>
                <w:i/>
                <w:iCs/>
                <w:lang w:val="en-US" w:eastAsia="ru-RU"/>
                <w:rPrChange w:id="5664" w:author="D.Kambarov" w:date="2025-03-13T16:55:00Z">
                  <w:rPr>
                    <w:rFonts w:eastAsia="Times New Roman"/>
                    <w:i/>
                    <w:iCs/>
                    <w:lang w:val="en-US" w:eastAsia="ru-RU"/>
                  </w:rPr>
                </w:rPrChange>
              </w:rPr>
              <w:t>OMDV_Производитель</w:t>
            </w:r>
          </w:p>
        </w:tc>
      </w:tr>
      <w:tr w:rsidR="00A66D76" w14:paraId="0B85A6D3" w14:textId="77777777" w:rsidTr="008C0F35">
        <w:trPr>
          <w:trHeight w:val="312"/>
          <w:trPrChange w:id="5665" w:author="D.Kambarov" w:date="2025-03-13T16:54:00Z">
            <w:trPr>
              <w:gridAfter w:val="0"/>
              <w:trHeight w:val="312"/>
            </w:trPr>
          </w:trPrChange>
        </w:trPr>
        <w:tc>
          <w:tcPr>
            <w:tcW w:w="4702" w:type="dxa"/>
            <w:vAlign w:val="center"/>
            <w:tcPrChange w:id="5666" w:author="D.Kambarov" w:date="2025-03-13T16:54:00Z">
              <w:tcPr>
                <w:tcW w:w="4702" w:type="dxa"/>
                <w:vAlign w:val="center"/>
              </w:tcPr>
            </w:tcPrChange>
          </w:tcPr>
          <w:p w14:paraId="1B40D34C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667" w:author="D.Kambarov" w:date="2025-03-13T16:54:00Z">
                <w:pPr/>
              </w:pPrChange>
            </w:pPr>
            <w:r>
              <w:rPr>
                <w:lang w:eastAsia="ru-RU"/>
              </w:rPr>
              <w:t xml:space="preserve">Шпунт – Труба погружения КМ </w:t>
            </w:r>
            <w:r>
              <w:rPr>
                <w:i/>
                <w:lang w:eastAsia="ru-RU"/>
              </w:rPr>
              <w:t>(Несущая колонна)</w:t>
            </w:r>
          </w:p>
        </w:tc>
        <w:tc>
          <w:tcPr>
            <w:tcW w:w="1613" w:type="dxa"/>
            <w:vAlign w:val="center"/>
            <w:tcPrChange w:id="5668" w:author="D.Kambarov" w:date="2025-03-13T16:54:00Z">
              <w:tcPr>
                <w:tcW w:w="1613" w:type="dxa"/>
                <w:gridSpan w:val="2"/>
                <w:vAlign w:val="center"/>
              </w:tcPr>
            </w:tcPrChange>
          </w:tcPr>
          <w:p w14:paraId="20F6C9B4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5669" w:author="D.Kambarov" w:date="2025-03-13T16:54:00Z">
                <w:pPr/>
              </w:pPrChange>
            </w:pPr>
            <w:r>
              <w:rPr>
                <w:i/>
                <w:lang w:eastAsia="ru-RU"/>
              </w:rPr>
              <w:t>Шпунт</w:t>
            </w:r>
          </w:p>
        </w:tc>
        <w:tc>
          <w:tcPr>
            <w:tcW w:w="493" w:type="dxa"/>
            <w:vAlign w:val="center"/>
            <w:tcPrChange w:id="5670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6A4AF9F" w14:textId="77777777" w:rsidR="00A66D76" w:rsidRDefault="00C835C6">
            <w:pPr>
              <w:pStyle w:val="OMDV"/>
              <w:rPr>
                <w:lang w:eastAsia="ru-RU"/>
              </w:rPr>
              <w:pPrChange w:id="5671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672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66F22733" w14:textId="77777777" w:rsidR="00A66D76" w:rsidRDefault="00C835C6">
            <w:pPr>
              <w:pStyle w:val="OMDV"/>
              <w:rPr>
                <w:lang w:eastAsia="ru-RU"/>
              </w:rPr>
              <w:pPrChange w:id="5673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674" w:author="D.Kambarov" w:date="2025-03-13T16:54:00Z">
              <w:tcPr>
                <w:tcW w:w="495" w:type="dxa"/>
                <w:vAlign w:val="center"/>
              </w:tcPr>
            </w:tcPrChange>
          </w:tcPr>
          <w:p w14:paraId="72D6B175" w14:textId="77777777" w:rsidR="00A66D76" w:rsidRDefault="00C835C6">
            <w:pPr>
              <w:pStyle w:val="OMDV"/>
              <w:rPr>
                <w:lang w:eastAsia="ru-RU"/>
              </w:rPr>
              <w:pPrChange w:id="5675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676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162BEDB" w14:textId="77777777" w:rsidR="00A66D76" w:rsidRDefault="00C835C6">
            <w:pPr>
              <w:pStyle w:val="OMDV"/>
              <w:rPr>
                <w:lang w:eastAsia="ru-RU"/>
              </w:rPr>
              <w:pPrChange w:id="5677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  <w:r>
              <w:rPr>
                <w:vertAlign w:val="superscript"/>
                <w:lang w:eastAsia="ru-RU"/>
              </w:rPr>
              <w:t>4</w:t>
            </w:r>
          </w:p>
        </w:tc>
        <w:tc>
          <w:tcPr>
            <w:tcW w:w="493" w:type="dxa"/>
            <w:vAlign w:val="center"/>
            <w:tcPrChange w:id="5678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4409A05" w14:textId="77777777" w:rsidR="00A66D76" w:rsidRDefault="00C835C6">
            <w:pPr>
              <w:pStyle w:val="OMDV"/>
              <w:rPr>
                <w:lang w:eastAsia="ru-RU"/>
              </w:rPr>
              <w:pPrChange w:id="5679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680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2D619014" w14:textId="77777777" w:rsidR="00A66D76" w:rsidRDefault="00C835C6">
            <w:pPr>
              <w:pStyle w:val="OMDV"/>
              <w:rPr>
                <w:lang w:eastAsia="ru-RU"/>
              </w:rPr>
              <w:pPrChange w:id="5681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682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12E11613" w14:textId="77777777" w:rsidR="00A66D76" w:rsidRDefault="00C835C6">
            <w:pPr>
              <w:pStyle w:val="OMDV"/>
              <w:rPr>
                <w:lang w:eastAsia="ru-RU"/>
              </w:rPr>
              <w:pPrChange w:id="5683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684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6018A354" w14:textId="77777777" w:rsidR="00A66D76" w:rsidRDefault="00A66D76">
            <w:pPr>
              <w:pStyle w:val="OMDV"/>
              <w:rPr>
                <w:lang w:eastAsia="ru-RU"/>
              </w:rPr>
              <w:pPrChange w:id="5685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686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2C3EB1D9" w14:textId="77777777" w:rsidR="00A66D76" w:rsidRDefault="00A66D76">
            <w:pPr>
              <w:pStyle w:val="OMDV"/>
              <w:rPr>
                <w:lang w:eastAsia="ru-RU"/>
              </w:rPr>
              <w:pPrChange w:id="5687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688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C398D9F" w14:textId="77777777" w:rsidR="00A66D76" w:rsidRDefault="00C835C6">
            <w:pPr>
              <w:pStyle w:val="OMDV"/>
              <w:rPr>
                <w:lang w:eastAsia="ru-RU"/>
              </w:rPr>
              <w:pPrChange w:id="5689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690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46FB0B04" w14:textId="77777777" w:rsidR="00A66D76" w:rsidRDefault="00C835C6">
            <w:pPr>
              <w:pStyle w:val="OMDV"/>
              <w:rPr>
                <w:lang w:eastAsia="ru-RU"/>
              </w:rPr>
              <w:pPrChange w:id="5691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5692" w:author="D.Kambarov" w:date="2025-03-13T16:54:00Z">
              <w:tcPr>
                <w:tcW w:w="495" w:type="dxa"/>
                <w:gridSpan w:val="2"/>
              </w:tcPr>
            </w:tcPrChange>
          </w:tcPr>
          <w:p w14:paraId="27E274D7" w14:textId="77777777" w:rsidR="00A66D76" w:rsidRDefault="00A66D76">
            <w:pPr>
              <w:pStyle w:val="OMDV"/>
              <w:rPr>
                <w:lang w:eastAsia="ru-RU"/>
              </w:rPr>
              <w:pPrChange w:id="5693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5694" w:author="D.Kambarov" w:date="2025-03-13T16:54:00Z">
              <w:tcPr>
                <w:tcW w:w="495" w:type="dxa"/>
                <w:gridSpan w:val="2"/>
              </w:tcPr>
            </w:tcPrChange>
          </w:tcPr>
          <w:p w14:paraId="35A93486" w14:textId="77777777" w:rsidR="00A66D76" w:rsidRDefault="00A66D76">
            <w:pPr>
              <w:pStyle w:val="OMDV"/>
              <w:rPr>
                <w:lang w:eastAsia="ru-RU"/>
              </w:rPr>
              <w:pPrChange w:id="5695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5696" w:author="D.Kambarov" w:date="2025-03-13T16:54:00Z">
              <w:tcPr>
                <w:tcW w:w="495" w:type="dxa"/>
                <w:gridSpan w:val="2"/>
              </w:tcPr>
            </w:tcPrChange>
          </w:tcPr>
          <w:p w14:paraId="3750B90B" w14:textId="77777777" w:rsidR="00A66D76" w:rsidRDefault="00A66D76">
            <w:pPr>
              <w:pStyle w:val="OMDV"/>
              <w:rPr>
                <w:lang w:eastAsia="ru-RU"/>
              </w:rPr>
              <w:pPrChange w:id="5697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5698" w:author="D.Kambarov" w:date="2025-03-13T16:54:00Z">
              <w:tcPr>
                <w:tcW w:w="495" w:type="dxa"/>
                <w:gridSpan w:val="2"/>
              </w:tcPr>
            </w:tcPrChange>
          </w:tcPr>
          <w:p w14:paraId="2ED7B5F6" w14:textId="77777777" w:rsidR="00A66D76" w:rsidRDefault="00A66D76">
            <w:pPr>
              <w:pStyle w:val="OMDV"/>
              <w:rPr>
                <w:lang w:eastAsia="ru-RU"/>
              </w:rPr>
              <w:pPrChange w:id="5699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5700" w:author="D.Kambarov" w:date="2025-03-13T16:54:00Z">
              <w:tcPr>
                <w:tcW w:w="495" w:type="dxa"/>
                <w:gridSpan w:val="2"/>
              </w:tcPr>
            </w:tcPrChange>
          </w:tcPr>
          <w:p w14:paraId="246C657A" w14:textId="77777777" w:rsidR="00A66D76" w:rsidRDefault="00C835C6">
            <w:pPr>
              <w:pStyle w:val="OMDV"/>
              <w:rPr>
                <w:lang w:eastAsia="ru-RU"/>
              </w:rPr>
              <w:pPrChange w:id="5701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5702" w:author="D.Kambarov" w:date="2025-03-13T16:54:00Z">
              <w:tcPr>
                <w:tcW w:w="495" w:type="dxa"/>
                <w:gridSpan w:val="2"/>
              </w:tcPr>
            </w:tcPrChange>
          </w:tcPr>
          <w:p w14:paraId="6D7DBB41" w14:textId="77777777" w:rsidR="00A66D76" w:rsidRDefault="00C835C6">
            <w:pPr>
              <w:pStyle w:val="OMDV"/>
              <w:rPr>
                <w:lang w:eastAsia="ru-RU"/>
              </w:rPr>
              <w:pPrChange w:id="5703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6CC1B940" w14:textId="77777777" w:rsidTr="008C0F35">
        <w:trPr>
          <w:trHeight w:val="312"/>
          <w:trPrChange w:id="5704" w:author="D.Kambarov" w:date="2025-03-13T16:54:00Z">
            <w:trPr>
              <w:gridAfter w:val="0"/>
              <w:trHeight w:val="312"/>
            </w:trPr>
          </w:trPrChange>
        </w:trPr>
        <w:tc>
          <w:tcPr>
            <w:tcW w:w="4702" w:type="dxa"/>
            <w:vAlign w:val="center"/>
            <w:tcPrChange w:id="5705" w:author="D.Kambarov" w:date="2025-03-13T16:54:00Z">
              <w:tcPr>
                <w:tcW w:w="4702" w:type="dxa"/>
                <w:vAlign w:val="center"/>
              </w:tcPr>
            </w:tcPrChange>
          </w:tcPr>
          <w:p w14:paraId="215DAA05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706" w:author="D.Kambarov" w:date="2025-03-13T16:54:00Z">
                <w:pPr/>
              </w:pPrChange>
            </w:pPr>
            <w:r>
              <w:rPr>
                <w:lang w:eastAsia="ru-RU"/>
              </w:rPr>
              <w:t>Шпунт –</w:t>
            </w:r>
            <w:r>
              <w:rPr>
                <w:i/>
                <w:lang w:eastAsia="ru-RU"/>
              </w:rPr>
              <w:t xml:space="preserve"> </w:t>
            </w:r>
            <w:r>
              <w:rPr>
                <w:lang w:eastAsia="ru-RU"/>
              </w:rPr>
              <w:t>Обвязочная балка КМ</w:t>
            </w:r>
            <w:r>
              <w:rPr>
                <w:i/>
                <w:lang w:eastAsia="ru-RU"/>
              </w:rPr>
              <w:t xml:space="preserve"> (Каркас несущий)</w:t>
            </w:r>
          </w:p>
        </w:tc>
        <w:tc>
          <w:tcPr>
            <w:tcW w:w="1613" w:type="dxa"/>
            <w:vAlign w:val="center"/>
            <w:tcPrChange w:id="5707" w:author="D.Kambarov" w:date="2025-03-13T16:54:00Z">
              <w:tcPr>
                <w:tcW w:w="1613" w:type="dxa"/>
                <w:gridSpan w:val="2"/>
                <w:vAlign w:val="center"/>
              </w:tcPr>
            </w:tcPrChange>
          </w:tcPr>
          <w:p w14:paraId="21505297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5708" w:author="D.Kambarov" w:date="2025-03-13T16:54:00Z">
                <w:pPr/>
              </w:pPrChange>
            </w:pPr>
            <w:r>
              <w:rPr>
                <w:i/>
                <w:lang w:eastAsia="ru-RU"/>
              </w:rPr>
              <w:t>Шпунт</w:t>
            </w:r>
          </w:p>
        </w:tc>
        <w:tc>
          <w:tcPr>
            <w:tcW w:w="493" w:type="dxa"/>
            <w:vAlign w:val="center"/>
            <w:tcPrChange w:id="5709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217D3D5B" w14:textId="77777777" w:rsidR="00A66D76" w:rsidRDefault="00C835C6">
            <w:pPr>
              <w:pStyle w:val="OMDV"/>
              <w:rPr>
                <w:lang w:eastAsia="ru-RU"/>
              </w:rPr>
              <w:pPrChange w:id="5710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711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5CA77F02" w14:textId="77777777" w:rsidR="00A66D76" w:rsidRDefault="00C835C6">
            <w:pPr>
              <w:pStyle w:val="OMDV"/>
              <w:rPr>
                <w:lang w:eastAsia="ru-RU"/>
              </w:rPr>
              <w:pPrChange w:id="5712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713" w:author="D.Kambarov" w:date="2025-03-13T16:54:00Z">
              <w:tcPr>
                <w:tcW w:w="495" w:type="dxa"/>
                <w:vAlign w:val="center"/>
              </w:tcPr>
            </w:tcPrChange>
          </w:tcPr>
          <w:p w14:paraId="20C05D59" w14:textId="77777777" w:rsidR="00A66D76" w:rsidRDefault="00C835C6">
            <w:pPr>
              <w:pStyle w:val="OMDV"/>
              <w:rPr>
                <w:lang w:eastAsia="ru-RU"/>
              </w:rPr>
              <w:pPrChange w:id="5714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715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EC9EF35" w14:textId="77777777" w:rsidR="00A66D76" w:rsidRDefault="00C835C6">
            <w:pPr>
              <w:pStyle w:val="OMDV"/>
              <w:rPr>
                <w:lang w:eastAsia="ru-RU"/>
              </w:rPr>
              <w:pPrChange w:id="5716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717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3EA8FDB" w14:textId="77777777" w:rsidR="00A66D76" w:rsidRDefault="00C835C6">
            <w:pPr>
              <w:pStyle w:val="OMDV"/>
              <w:rPr>
                <w:lang w:eastAsia="ru-RU"/>
              </w:rPr>
              <w:pPrChange w:id="5718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719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89DA8F7" w14:textId="77777777" w:rsidR="00A66D76" w:rsidRDefault="00C835C6">
            <w:pPr>
              <w:pStyle w:val="OMDV"/>
              <w:rPr>
                <w:lang w:eastAsia="ru-RU"/>
              </w:rPr>
              <w:pPrChange w:id="5720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721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2367CE7E" w14:textId="77777777" w:rsidR="00A66D76" w:rsidRDefault="00C835C6">
            <w:pPr>
              <w:pStyle w:val="OMDV"/>
              <w:rPr>
                <w:lang w:eastAsia="ru-RU"/>
              </w:rPr>
              <w:pPrChange w:id="5722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723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60698B8B" w14:textId="77777777" w:rsidR="00A66D76" w:rsidRDefault="00A66D76">
            <w:pPr>
              <w:pStyle w:val="OMDV"/>
              <w:rPr>
                <w:lang w:eastAsia="ru-RU"/>
              </w:rPr>
              <w:pPrChange w:id="5724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725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4C1B302F" w14:textId="77777777" w:rsidR="00A66D76" w:rsidRDefault="00A66D76">
            <w:pPr>
              <w:pStyle w:val="OMDV"/>
              <w:rPr>
                <w:lang w:eastAsia="ru-RU"/>
              </w:rPr>
              <w:pPrChange w:id="5726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727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4A144900" w14:textId="77777777" w:rsidR="00A66D76" w:rsidRDefault="00C835C6">
            <w:pPr>
              <w:pStyle w:val="OMDV"/>
              <w:rPr>
                <w:lang w:eastAsia="ru-RU"/>
              </w:rPr>
              <w:pPrChange w:id="5728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729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7415B3F" w14:textId="77777777" w:rsidR="00A66D76" w:rsidRDefault="00C835C6">
            <w:pPr>
              <w:pStyle w:val="OMDV"/>
              <w:rPr>
                <w:lang w:eastAsia="ru-RU"/>
              </w:rPr>
              <w:pPrChange w:id="5730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5731" w:author="D.Kambarov" w:date="2025-03-13T16:54:00Z">
              <w:tcPr>
                <w:tcW w:w="495" w:type="dxa"/>
                <w:gridSpan w:val="2"/>
              </w:tcPr>
            </w:tcPrChange>
          </w:tcPr>
          <w:p w14:paraId="715635FB" w14:textId="77777777" w:rsidR="00A66D76" w:rsidRDefault="00A66D76">
            <w:pPr>
              <w:pStyle w:val="OMDV"/>
              <w:rPr>
                <w:lang w:eastAsia="ru-RU"/>
              </w:rPr>
              <w:pPrChange w:id="5732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5733" w:author="D.Kambarov" w:date="2025-03-13T16:54:00Z">
              <w:tcPr>
                <w:tcW w:w="495" w:type="dxa"/>
                <w:gridSpan w:val="2"/>
              </w:tcPr>
            </w:tcPrChange>
          </w:tcPr>
          <w:p w14:paraId="1361E3EF" w14:textId="77777777" w:rsidR="00A66D76" w:rsidRDefault="00A66D76">
            <w:pPr>
              <w:pStyle w:val="OMDV"/>
              <w:rPr>
                <w:lang w:eastAsia="ru-RU"/>
              </w:rPr>
              <w:pPrChange w:id="5734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5735" w:author="D.Kambarov" w:date="2025-03-13T16:54:00Z">
              <w:tcPr>
                <w:tcW w:w="495" w:type="dxa"/>
                <w:gridSpan w:val="2"/>
              </w:tcPr>
            </w:tcPrChange>
          </w:tcPr>
          <w:p w14:paraId="2D720425" w14:textId="77777777" w:rsidR="00A66D76" w:rsidRDefault="00A66D76">
            <w:pPr>
              <w:pStyle w:val="OMDV"/>
              <w:rPr>
                <w:lang w:eastAsia="ru-RU"/>
              </w:rPr>
              <w:pPrChange w:id="5736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5737" w:author="D.Kambarov" w:date="2025-03-13T16:54:00Z">
              <w:tcPr>
                <w:tcW w:w="495" w:type="dxa"/>
                <w:gridSpan w:val="2"/>
              </w:tcPr>
            </w:tcPrChange>
          </w:tcPr>
          <w:p w14:paraId="0A15BB63" w14:textId="77777777" w:rsidR="00A66D76" w:rsidRDefault="00A66D76">
            <w:pPr>
              <w:pStyle w:val="OMDV"/>
              <w:rPr>
                <w:lang w:eastAsia="ru-RU"/>
              </w:rPr>
              <w:pPrChange w:id="5738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5739" w:author="D.Kambarov" w:date="2025-03-13T16:54:00Z">
              <w:tcPr>
                <w:tcW w:w="495" w:type="dxa"/>
                <w:gridSpan w:val="2"/>
              </w:tcPr>
            </w:tcPrChange>
          </w:tcPr>
          <w:p w14:paraId="7EC2846D" w14:textId="77777777" w:rsidR="00A66D76" w:rsidRDefault="00C835C6">
            <w:pPr>
              <w:pStyle w:val="OMDV"/>
              <w:rPr>
                <w:lang w:eastAsia="ru-RU"/>
              </w:rPr>
              <w:pPrChange w:id="5740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5741" w:author="D.Kambarov" w:date="2025-03-13T16:54:00Z">
              <w:tcPr>
                <w:tcW w:w="495" w:type="dxa"/>
                <w:gridSpan w:val="2"/>
              </w:tcPr>
            </w:tcPrChange>
          </w:tcPr>
          <w:p w14:paraId="075F4409" w14:textId="77777777" w:rsidR="00A66D76" w:rsidRDefault="00C835C6">
            <w:pPr>
              <w:pStyle w:val="OMDV"/>
              <w:rPr>
                <w:lang w:eastAsia="ru-RU"/>
              </w:rPr>
              <w:pPrChange w:id="5742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71F062E4" w14:textId="77777777" w:rsidTr="008C0F35">
        <w:trPr>
          <w:trHeight w:val="312"/>
          <w:trPrChange w:id="5743" w:author="D.Kambarov" w:date="2025-03-13T16:54:00Z">
            <w:trPr>
              <w:gridAfter w:val="0"/>
              <w:trHeight w:val="312"/>
            </w:trPr>
          </w:trPrChange>
        </w:trPr>
        <w:tc>
          <w:tcPr>
            <w:tcW w:w="4702" w:type="dxa"/>
            <w:vAlign w:val="center"/>
            <w:tcPrChange w:id="5744" w:author="D.Kambarov" w:date="2025-03-13T16:54:00Z">
              <w:tcPr>
                <w:tcW w:w="4702" w:type="dxa"/>
                <w:vAlign w:val="center"/>
              </w:tcPr>
            </w:tcPrChange>
          </w:tcPr>
          <w:p w14:paraId="5EECBDFD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745" w:author="D.Kambarov" w:date="2025-03-13T16:54:00Z">
                <w:pPr/>
              </w:pPrChange>
            </w:pPr>
            <w:r>
              <w:rPr>
                <w:lang w:eastAsia="ru-RU"/>
              </w:rPr>
              <w:t>Шпунт –</w:t>
            </w:r>
            <w:r>
              <w:rPr>
                <w:i/>
                <w:lang w:eastAsia="ru-RU"/>
              </w:rPr>
              <w:t xml:space="preserve"> </w:t>
            </w:r>
            <w:r>
              <w:rPr>
                <w:lang w:eastAsia="ru-RU"/>
              </w:rPr>
              <w:t>Забирка</w:t>
            </w:r>
            <w:r>
              <w:rPr>
                <w:i/>
                <w:lang w:eastAsia="ru-RU"/>
              </w:rPr>
              <w:t xml:space="preserve"> (Стена)</w:t>
            </w:r>
          </w:p>
        </w:tc>
        <w:tc>
          <w:tcPr>
            <w:tcW w:w="1613" w:type="dxa"/>
            <w:vAlign w:val="center"/>
            <w:tcPrChange w:id="5746" w:author="D.Kambarov" w:date="2025-03-13T16:54:00Z">
              <w:tcPr>
                <w:tcW w:w="1613" w:type="dxa"/>
                <w:gridSpan w:val="2"/>
                <w:vAlign w:val="center"/>
              </w:tcPr>
            </w:tcPrChange>
          </w:tcPr>
          <w:p w14:paraId="3B4188EC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5747" w:author="D.Kambarov" w:date="2025-03-13T16:54:00Z">
                <w:pPr/>
              </w:pPrChange>
            </w:pPr>
            <w:r>
              <w:rPr>
                <w:i/>
                <w:lang w:eastAsia="ru-RU"/>
              </w:rPr>
              <w:t>Шпунт</w:t>
            </w:r>
          </w:p>
        </w:tc>
        <w:tc>
          <w:tcPr>
            <w:tcW w:w="493" w:type="dxa"/>
            <w:vAlign w:val="center"/>
            <w:tcPrChange w:id="5748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5C2EA2CB" w14:textId="77777777" w:rsidR="00A66D76" w:rsidRDefault="00C835C6">
            <w:pPr>
              <w:pStyle w:val="OMDV"/>
              <w:rPr>
                <w:lang w:eastAsia="ru-RU"/>
              </w:rPr>
              <w:pPrChange w:id="5749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750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4283684" w14:textId="77777777" w:rsidR="00A66D76" w:rsidRDefault="00C835C6">
            <w:pPr>
              <w:pStyle w:val="OMDV"/>
              <w:rPr>
                <w:lang w:eastAsia="ru-RU"/>
              </w:rPr>
              <w:pPrChange w:id="5751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752" w:author="D.Kambarov" w:date="2025-03-13T16:54:00Z">
              <w:tcPr>
                <w:tcW w:w="495" w:type="dxa"/>
                <w:vAlign w:val="center"/>
              </w:tcPr>
            </w:tcPrChange>
          </w:tcPr>
          <w:p w14:paraId="15C02798" w14:textId="77777777" w:rsidR="00A66D76" w:rsidRDefault="00A66D76">
            <w:pPr>
              <w:pStyle w:val="OMDV"/>
              <w:rPr>
                <w:lang w:eastAsia="ru-RU"/>
              </w:rPr>
              <w:pPrChange w:id="5753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754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7BBAA32" w14:textId="77777777" w:rsidR="00A66D76" w:rsidRDefault="00A66D76">
            <w:pPr>
              <w:pStyle w:val="OMDV"/>
              <w:rPr>
                <w:lang w:eastAsia="ru-RU"/>
              </w:rPr>
              <w:pPrChange w:id="5755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756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457CE794" w14:textId="77777777" w:rsidR="00A66D76" w:rsidRDefault="00A66D76">
            <w:pPr>
              <w:pStyle w:val="OMDV"/>
              <w:rPr>
                <w:lang w:eastAsia="ru-RU"/>
              </w:rPr>
              <w:pPrChange w:id="5757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758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63CCE112" w14:textId="77777777" w:rsidR="00A66D76" w:rsidRDefault="00A66D76">
            <w:pPr>
              <w:pStyle w:val="OMDV"/>
              <w:rPr>
                <w:lang w:eastAsia="ru-RU"/>
              </w:rPr>
              <w:pPrChange w:id="5759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760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45E3543E" w14:textId="77777777" w:rsidR="00A66D76" w:rsidRDefault="00C835C6">
            <w:pPr>
              <w:pStyle w:val="OMDV"/>
              <w:rPr>
                <w:lang w:eastAsia="ru-RU"/>
              </w:rPr>
              <w:pPrChange w:id="5761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762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D23AD29" w14:textId="77777777" w:rsidR="00A66D76" w:rsidRDefault="00A66D76">
            <w:pPr>
              <w:pStyle w:val="OMDV"/>
              <w:rPr>
                <w:lang w:eastAsia="ru-RU"/>
              </w:rPr>
              <w:pPrChange w:id="5763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764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1CB6C12F" w14:textId="77777777" w:rsidR="00A66D76" w:rsidRDefault="00A66D76">
            <w:pPr>
              <w:pStyle w:val="OMDV"/>
              <w:rPr>
                <w:lang w:eastAsia="ru-RU"/>
              </w:rPr>
              <w:pPrChange w:id="5765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766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2A1DDFE6" w14:textId="77777777" w:rsidR="00A66D76" w:rsidRDefault="00C835C6">
            <w:pPr>
              <w:pStyle w:val="OMDV"/>
              <w:rPr>
                <w:lang w:eastAsia="ru-RU"/>
              </w:rPr>
              <w:pPrChange w:id="5767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768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57233A64" w14:textId="77777777" w:rsidR="00A66D76" w:rsidRDefault="00A66D76">
            <w:pPr>
              <w:pStyle w:val="OMDV"/>
              <w:rPr>
                <w:lang w:eastAsia="ru-RU"/>
              </w:rPr>
              <w:pPrChange w:id="5769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5770" w:author="D.Kambarov" w:date="2025-03-13T16:54:00Z">
              <w:tcPr>
                <w:tcW w:w="495" w:type="dxa"/>
                <w:gridSpan w:val="2"/>
              </w:tcPr>
            </w:tcPrChange>
          </w:tcPr>
          <w:p w14:paraId="7D84053C" w14:textId="77777777" w:rsidR="00A66D76" w:rsidRDefault="00A66D76">
            <w:pPr>
              <w:pStyle w:val="OMDV"/>
              <w:rPr>
                <w:lang w:eastAsia="ru-RU"/>
              </w:rPr>
              <w:pPrChange w:id="5771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5772" w:author="D.Kambarov" w:date="2025-03-13T16:54:00Z">
              <w:tcPr>
                <w:tcW w:w="495" w:type="dxa"/>
                <w:gridSpan w:val="2"/>
              </w:tcPr>
            </w:tcPrChange>
          </w:tcPr>
          <w:p w14:paraId="4CC9D91D" w14:textId="77777777" w:rsidR="00A66D76" w:rsidRDefault="00A66D76">
            <w:pPr>
              <w:pStyle w:val="OMDV"/>
              <w:rPr>
                <w:lang w:eastAsia="ru-RU"/>
              </w:rPr>
              <w:pPrChange w:id="5773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5774" w:author="D.Kambarov" w:date="2025-03-13T16:54:00Z">
              <w:tcPr>
                <w:tcW w:w="495" w:type="dxa"/>
                <w:gridSpan w:val="2"/>
              </w:tcPr>
            </w:tcPrChange>
          </w:tcPr>
          <w:p w14:paraId="769B135C" w14:textId="77777777" w:rsidR="00A66D76" w:rsidRDefault="00A66D76">
            <w:pPr>
              <w:pStyle w:val="OMDV"/>
              <w:rPr>
                <w:lang w:eastAsia="ru-RU"/>
              </w:rPr>
              <w:pPrChange w:id="5775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5776" w:author="D.Kambarov" w:date="2025-03-13T16:54:00Z">
              <w:tcPr>
                <w:tcW w:w="495" w:type="dxa"/>
                <w:gridSpan w:val="2"/>
              </w:tcPr>
            </w:tcPrChange>
          </w:tcPr>
          <w:p w14:paraId="3642AADB" w14:textId="77777777" w:rsidR="00A66D76" w:rsidRDefault="00A66D76">
            <w:pPr>
              <w:pStyle w:val="OMDV"/>
              <w:rPr>
                <w:lang w:eastAsia="ru-RU"/>
              </w:rPr>
              <w:pPrChange w:id="5777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5778" w:author="D.Kambarov" w:date="2025-03-13T16:54:00Z">
              <w:tcPr>
                <w:tcW w:w="495" w:type="dxa"/>
                <w:gridSpan w:val="2"/>
              </w:tcPr>
            </w:tcPrChange>
          </w:tcPr>
          <w:p w14:paraId="36A165E8" w14:textId="77777777" w:rsidR="00A66D76" w:rsidRDefault="00A66D76">
            <w:pPr>
              <w:pStyle w:val="OMDV"/>
              <w:rPr>
                <w:lang w:eastAsia="ru-RU"/>
              </w:rPr>
              <w:pPrChange w:id="5779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5780" w:author="D.Kambarov" w:date="2025-03-13T16:54:00Z">
              <w:tcPr>
                <w:tcW w:w="495" w:type="dxa"/>
                <w:gridSpan w:val="2"/>
              </w:tcPr>
            </w:tcPrChange>
          </w:tcPr>
          <w:p w14:paraId="68CF40A8" w14:textId="77777777" w:rsidR="00A66D76" w:rsidRDefault="00A66D76">
            <w:pPr>
              <w:pStyle w:val="OMDV"/>
              <w:rPr>
                <w:lang w:eastAsia="ru-RU"/>
              </w:rPr>
              <w:pPrChange w:id="5781" w:author="D.Kambarov" w:date="2025-03-13T16:34:00Z">
                <w:pPr>
                  <w:jc w:val="center"/>
                </w:pPr>
              </w:pPrChange>
            </w:pPr>
          </w:p>
        </w:tc>
      </w:tr>
      <w:tr w:rsidR="00A66D76" w14:paraId="7FE4BD91" w14:textId="77777777" w:rsidTr="008C0F35">
        <w:trPr>
          <w:trHeight w:val="312"/>
          <w:trPrChange w:id="5782" w:author="D.Kambarov" w:date="2025-03-13T16:54:00Z">
            <w:trPr>
              <w:gridAfter w:val="0"/>
              <w:trHeight w:val="312"/>
            </w:trPr>
          </w:trPrChange>
        </w:trPr>
        <w:tc>
          <w:tcPr>
            <w:tcW w:w="4702" w:type="dxa"/>
            <w:vAlign w:val="center"/>
            <w:tcPrChange w:id="5783" w:author="D.Kambarov" w:date="2025-03-13T16:54:00Z">
              <w:tcPr>
                <w:tcW w:w="4702" w:type="dxa"/>
                <w:vAlign w:val="center"/>
              </w:tcPr>
            </w:tcPrChange>
          </w:tcPr>
          <w:p w14:paraId="2E0EBA51" w14:textId="77777777" w:rsidR="00A66D76" w:rsidRDefault="00C835C6">
            <w:pPr>
              <w:pStyle w:val="OMDV"/>
              <w:jc w:val="left"/>
              <w:rPr>
                <w:vertAlign w:val="superscript"/>
                <w:lang w:eastAsia="ru-RU"/>
              </w:rPr>
              <w:pPrChange w:id="5784" w:author="D.Kambarov" w:date="2025-03-13T16:54:00Z">
                <w:pPr/>
              </w:pPrChange>
            </w:pPr>
            <w:r>
              <w:rPr>
                <w:lang w:eastAsia="ru-RU"/>
              </w:rPr>
              <w:t xml:space="preserve">Бетонная подготовка </w:t>
            </w:r>
            <w:r>
              <w:rPr>
                <w:i/>
                <w:lang w:eastAsia="ru-RU"/>
              </w:rPr>
              <w:t>(Перекрытие)</w:t>
            </w:r>
            <w:r>
              <w:rPr>
                <w:i/>
                <w:vertAlign w:val="superscript"/>
                <w:lang w:eastAsia="ru-RU"/>
              </w:rPr>
              <w:t xml:space="preserve"> </w:t>
            </w:r>
            <w:r>
              <w:rPr>
                <w:vertAlign w:val="superscript"/>
                <w:lang w:eastAsia="ru-RU"/>
              </w:rPr>
              <w:t>1</w:t>
            </w:r>
          </w:p>
          <w:p w14:paraId="060E8813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785" w:author="D.Kambarov" w:date="2025-03-13T16:54:00Z">
                <w:pPr/>
              </w:pPrChange>
            </w:pPr>
            <w:r>
              <w:rPr>
                <w:sz w:val="18"/>
                <w:szCs w:val="18"/>
                <w:lang w:eastAsia="ru-RU"/>
              </w:rPr>
              <w:t>Включите в состав щебень, песок, ЦПС и тонкослойную изоляцию</w:t>
            </w:r>
          </w:p>
        </w:tc>
        <w:tc>
          <w:tcPr>
            <w:tcW w:w="1613" w:type="dxa"/>
            <w:vAlign w:val="center"/>
            <w:tcPrChange w:id="5786" w:author="D.Kambarov" w:date="2025-03-13T16:54:00Z">
              <w:tcPr>
                <w:tcW w:w="1613" w:type="dxa"/>
                <w:gridSpan w:val="2"/>
                <w:vAlign w:val="center"/>
              </w:tcPr>
            </w:tcPrChange>
          </w:tcPr>
          <w:p w14:paraId="768701CA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5787" w:author="D.Kambarov" w:date="2025-03-13T16:54:00Z">
                <w:pPr/>
              </w:pPrChange>
            </w:pPr>
            <w:r>
              <w:rPr>
                <w:i/>
                <w:lang w:eastAsia="ru-RU"/>
              </w:rPr>
              <w:t xml:space="preserve">Бетонная </w:t>
            </w:r>
            <w:r>
              <w:rPr>
                <w:i/>
                <w:lang w:eastAsia="ru-RU"/>
              </w:rPr>
              <w:br/>
              <w:t>подготовка</w:t>
            </w:r>
          </w:p>
        </w:tc>
        <w:tc>
          <w:tcPr>
            <w:tcW w:w="493" w:type="dxa"/>
            <w:vAlign w:val="center"/>
            <w:tcPrChange w:id="5788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45C87C3" w14:textId="77777777" w:rsidR="00A66D76" w:rsidRDefault="00C835C6">
            <w:pPr>
              <w:pStyle w:val="OMDV"/>
              <w:rPr>
                <w:lang w:eastAsia="ru-RU"/>
              </w:rPr>
              <w:pPrChange w:id="5789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790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5CD11489" w14:textId="77777777" w:rsidR="00A66D76" w:rsidRDefault="00C835C6">
            <w:pPr>
              <w:pStyle w:val="OMDV"/>
              <w:rPr>
                <w:lang w:eastAsia="ru-RU"/>
              </w:rPr>
              <w:pPrChange w:id="5791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792" w:author="D.Kambarov" w:date="2025-03-13T16:54:00Z">
              <w:tcPr>
                <w:tcW w:w="495" w:type="dxa"/>
                <w:vAlign w:val="center"/>
              </w:tcPr>
            </w:tcPrChange>
          </w:tcPr>
          <w:p w14:paraId="5C0DBDA9" w14:textId="77777777" w:rsidR="00A66D76" w:rsidRDefault="00A66D76">
            <w:pPr>
              <w:pStyle w:val="OMDV"/>
              <w:rPr>
                <w:lang w:eastAsia="ru-RU"/>
              </w:rPr>
              <w:pPrChange w:id="5793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794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1631D9D5" w14:textId="77777777" w:rsidR="00A66D76" w:rsidRDefault="00A66D76">
            <w:pPr>
              <w:pStyle w:val="OMDV"/>
              <w:rPr>
                <w:lang w:eastAsia="ru-RU"/>
              </w:rPr>
              <w:pPrChange w:id="5795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796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117E8744" w14:textId="77777777" w:rsidR="00A66D76" w:rsidRDefault="00A66D76">
            <w:pPr>
              <w:pStyle w:val="OMDV"/>
              <w:rPr>
                <w:lang w:eastAsia="ru-RU"/>
              </w:rPr>
              <w:pPrChange w:id="5797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798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E17E8BC" w14:textId="77777777" w:rsidR="00A66D76" w:rsidRDefault="00A66D76">
            <w:pPr>
              <w:pStyle w:val="OMDV"/>
              <w:rPr>
                <w:lang w:eastAsia="ru-RU"/>
              </w:rPr>
              <w:pPrChange w:id="5799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800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6485481" w14:textId="77777777" w:rsidR="00A66D76" w:rsidRDefault="00C835C6">
            <w:pPr>
              <w:pStyle w:val="OMDV"/>
              <w:rPr>
                <w:lang w:eastAsia="ru-RU"/>
              </w:rPr>
              <w:pPrChange w:id="5801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802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FDEBB66" w14:textId="77777777" w:rsidR="00A66D76" w:rsidRDefault="00A66D76">
            <w:pPr>
              <w:pStyle w:val="OMDV"/>
              <w:rPr>
                <w:lang w:eastAsia="ru-RU"/>
              </w:rPr>
              <w:pPrChange w:id="5803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804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6EC7E60F" w14:textId="77777777" w:rsidR="00A66D76" w:rsidRDefault="00C835C6">
            <w:pPr>
              <w:pStyle w:val="OMDV"/>
              <w:rPr>
                <w:lang w:eastAsia="ru-RU"/>
              </w:rPr>
              <w:pPrChange w:id="5805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806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5D1BB86" w14:textId="77777777" w:rsidR="00A66D76" w:rsidRDefault="00A66D76">
            <w:pPr>
              <w:pStyle w:val="OMDV"/>
              <w:rPr>
                <w:lang w:eastAsia="ru-RU"/>
              </w:rPr>
              <w:pPrChange w:id="5807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808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5A13B0B6" w14:textId="77777777" w:rsidR="00A66D76" w:rsidRDefault="00A66D76">
            <w:pPr>
              <w:pStyle w:val="OMDV"/>
              <w:rPr>
                <w:lang w:eastAsia="ru-RU"/>
              </w:rPr>
              <w:pPrChange w:id="5809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5810" w:author="D.Kambarov" w:date="2025-03-13T16:54:00Z">
              <w:tcPr>
                <w:tcW w:w="495" w:type="dxa"/>
                <w:gridSpan w:val="2"/>
              </w:tcPr>
            </w:tcPrChange>
          </w:tcPr>
          <w:p w14:paraId="406F1653" w14:textId="77777777" w:rsidR="00A66D76" w:rsidRDefault="00C835C6">
            <w:pPr>
              <w:pStyle w:val="OMDV"/>
              <w:rPr>
                <w:lang w:eastAsia="ru-RU"/>
              </w:rPr>
              <w:pPrChange w:id="5811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5812" w:author="D.Kambarov" w:date="2025-03-13T16:54:00Z">
              <w:tcPr>
                <w:tcW w:w="495" w:type="dxa"/>
                <w:gridSpan w:val="2"/>
              </w:tcPr>
            </w:tcPrChange>
          </w:tcPr>
          <w:p w14:paraId="00B850B0" w14:textId="77777777" w:rsidR="00A66D76" w:rsidRDefault="00C835C6">
            <w:pPr>
              <w:pStyle w:val="OMDV"/>
              <w:rPr>
                <w:lang w:eastAsia="ru-RU"/>
              </w:rPr>
              <w:pPrChange w:id="5813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5814" w:author="D.Kambarov" w:date="2025-03-13T16:54:00Z">
              <w:tcPr>
                <w:tcW w:w="495" w:type="dxa"/>
                <w:gridSpan w:val="2"/>
              </w:tcPr>
            </w:tcPrChange>
          </w:tcPr>
          <w:p w14:paraId="39FC1DF2" w14:textId="77777777" w:rsidR="00A66D76" w:rsidRDefault="00C835C6">
            <w:pPr>
              <w:pStyle w:val="OMDV"/>
              <w:rPr>
                <w:lang w:eastAsia="ru-RU"/>
              </w:rPr>
              <w:pPrChange w:id="5815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5816" w:author="D.Kambarov" w:date="2025-03-13T16:54:00Z">
              <w:tcPr>
                <w:tcW w:w="495" w:type="dxa"/>
                <w:gridSpan w:val="2"/>
              </w:tcPr>
            </w:tcPrChange>
          </w:tcPr>
          <w:p w14:paraId="181594A0" w14:textId="77777777" w:rsidR="00A66D76" w:rsidRDefault="00C835C6">
            <w:pPr>
              <w:pStyle w:val="OMDV"/>
              <w:rPr>
                <w:lang w:eastAsia="ru-RU"/>
              </w:rPr>
              <w:pPrChange w:id="5817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5818" w:author="D.Kambarov" w:date="2025-03-13T16:54:00Z">
              <w:tcPr>
                <w:tcW w:w="495" w:type="dxa"/>
                <w:gridSpan w:val="2"/>
              </w:tcPr>
            </w:tcPrChange>
          </w:tcPr>
          <w:p w14:paraId="0EF3768D" w14:textId="77777777" w:rsidR="00A66D76" w:rsidRDefault="00A66D76">
            <w:pPr>
              <w:pStyle w:val="OMDV"/>
              <w:rPr>
                <w:lang w:eastAsia="ru-RU"/>
              </w:rPr>
              <w:pPrChange w:id="5819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5820" w:author="D.Kambarov" w:date="2025-03-13T16:54:00Z">
              <w:tcPr>
                <w:tcW w:w="495" w:type="dxa"/>
                <w:gridSpan w:val="2"/>
              </w:tcPr>
            </w:tcPrChange>
          </w:tcPr>
          <w:p w14:paraId="2D17AA15" w14:textId="77777777" w:rsidR="00A66D76" w:rsidRDefault="00A66D76">
            <w:pPr>
              <w:pStyle w:val="OMDV"/>
              <w:rPr>
                <w:lang w:eastAsia="ru-RU"/>
              </w:rPr>
              <w:pPrChange w:id="5821" w:author="D.Kambarov" w:date="2025-03-13T16:34:00Z">
                <w:pPr>
                  <w:jc w:val="center"/>
                </w:pPr>
              </w:pPrChange>
            </w:pPr>
          </w:p>
        </w:tc>
      </w:tr>
      <w:tr w:rsidR="00A66D76" w14:paraId="10C1A941" w14:textId="77777777" w:rsidTr="008C0F35">
        <w:trPr>
          <w:trHeight w:val="312"/>
          <w:trPrChange w:id="5822" w:author="D.Kambarov" w:date="2025-03-13T16:54:00Z">
            <w:trPr>
              <w:gridAfter w:val="0"/>
              <w:trHeight w:val="312"/>
            </w:trPr>
          </w:trPrChange>
        </w:trPr>
        <w:tc>
          <w:tcPr>
            <w:tcW w:w="4702" w:type="dxa"/>
            <w:vAlign w:val="center"/>
            <w:tcPrChange w:id="5823" w:author="D.Kambarov" w:date="2025-03-13T16:54:00Z">
              <w:tcPr>
                <w:tcW w:w="4702" w:type="dxa"/>
                <w:vAlign w:val="center"/>
              </w:tcPr>
            </w:tcPrChange>
          </w:tcPr>
          <w:p w14:paraId="054970FF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824" w:author="D.Kambarov" w:date="2025-03-13T16:54:00Z">
                <w:pPr/>
              </w:pPrChange>
            </w:pPr>
            <w:r>
              <w:rPr>
                <w:lang w:eastAsia="ru-RU"/>
              </w:rPr>
              <w:t xml:space="preserve">Фундаментная плита </w:t>
            </w:r>
            <w:r>
              <w:rPr>
                <w:i/>
                <w:lang w:eastAsia="ru-RU"/>
              </w:rPr>
              <w:t>(Перекрытие)</w:t>
            </w:r>
          </w:p>
        </w:tc>
        <w:tc>
          <w:tcPr>
            <w:tcW w:w="1613" w:type="dxa"/>
            <w:vAlign w:val="center"/>
            <w:tcPrChange w:id="5825" w:author="D.Kambarov" w:date="2025-03-13T16:54:00Z">
              <w:tcPr>
                <w:tcW w:w="1613" w:type="dxa"/>
                <w:gridSpan w:val="2"/>
                <w:vAlign w:val="center"/>
              </w:tcPr>
            </w:tcPrChange>
          </w:tcPr>
          <w:p w14:paraId="6D8089ED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5826" w:author="D.Kambarov" w:date="2025-03-13T16:54:00Z">
                <w:pPr/>
              </w:pPrChange>
            </w:pPr>
            <w:r>
              <w:rPr>
                <w:i/>
                <w:lang w:eastAsia="ru-RU"/>
              </w:rPr>
              <w:t>Фундамент</w:t>
            </w:r>
          </w:p>
        </w:tc>
        <w:tc>
          <w:tcPr>
            <w:tcW w:w="493" w:type="dxa"/>
            <w:vAlign w:val="center"/>
            <w:tcPrChange w:id="5827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7383823" w14:textId="77777777" w:rsidR="00A66D76" w:rsidRDefault="00C835C6">
            <w:pPr>
              <w:pStyle w:val="OMDV"/>
              <w:rPr>
                <w:lang w:eastAsia="ru-RU"/>
              </w:rPr>
              <w:pPrChange w:id="5828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829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42CE9E69" w14:textId="77777777" w:rsidR="00A66D76" w:rsidRDefault="00C835C6">
            <w:pPr>
              <w:pStyle w:val="OMDV"/>
              <w:rPr>
                <w:lang w:eastAsia="ru-RU"/>
              </w:rPr>
              <w:pPrChange w:id="5830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831" w:author="D.Kambarov" w:date="2025-03-13T16:54:00Z">
              <w:tcPr>
                <w:tcW w:w="495" w:type="dxa"/>
                <w:vAlign w:val="center"/>
              </w:tcPr>
            </w:tcPrChange>
          </w:tcPr>
          <w:p w14:paraId="0B9FFA30" w14:textId="77777777" w:rsidR="00A66D76" w:rsidRDefault="00A66D76">
            <w:pPr>
              <w:pStyle w:val="OMDV"/>
              <w:rPr>
                <w:lang w:eastAsia="ru-RU"/>
              </w:rPr>
              <w:pPrChange w:id="5832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833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134DC753" w14:textId="77777777" w:rsidR="00A66D76" w:rsidRDefault="00A66D76">
            <w:pPr>
              <w:pStyle w:val="OMDV"/>
              <w:rPr>
                <w:lang w:eastAsia="ru-RU"/>
              </w:rPr>
              <w:pPrChange w:id="5834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835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29E4845C" w14:textId="77777777" w:rsidR="00A66D76" w:rsidRDefault="00A66D76">
            <w:pPr>
              <w:pStyle w:val="OMDV"/>
              <w:rPr>
                <w:lang w:eastAsia="ru-RU"/>
              </w:rPr>
              <w:pPrChange w:id="5836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837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EB682A8" w14:textId="77777777" w:rsidR="00A66D76" w:rsidRDefault="00A66D76">
            <w:pPr>
              <w:pStyle w:val="OMDV"/>
              <w:rPr>
                <w:lang w:eastAsia="ru-RU"/>
              </w:rPr>
              <w:pPrChange w:id="5838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839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ABF3A93" w14:textId="77777777" w:rsidR="00A66D76" w:rsidRDefault="00C835C6">
            <w:pPr>
              <w:pStyle w:val="OMDV"/>
              <w:rPr>
                <w:lang w:eastAsia="ru-RU"/>
              </w:rPr>
              <w:pPrChange w:id="5840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841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1537078D" w14:textId="77777777" w:rsidR="00A66D76" w:rsidRDefault="00C835C6">
            <w:pPr>
              <w:pStyle w:val="OMDV"/>
              <w:rPr>
                <w:lang w:eastAsia="ru-RU"/>
              </w:rPr>
              <w:pPrChange w:id="5842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843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B29604B" w14:textId="77777777" w:rsidR="00A66D76" w:rsidRDefault="00C835C6">
            <w:pPr>
              <w:pStyle w:val="OMDV"/>
              <w:rPr>
                <w:lang w:eastAsia="ru-RU"/>
              </w:rPr>
              <w:pPrChange w:id="5844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845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D6026A9" w14:textId="77777777" w:rsidR="00A66D76" w:rsidRDefault="00C835C6">
            <w:pPr>
              <w:pStyle w:val="OMDV"/>
              <w:rPr>
                <w:color w:val="00B050"/>
                <w:lang w:eastAsia="ru-RU"/>
              </w:rPr>
              <w:pPrChange w:id="5846" w:author="D.Kambarov" w:date="2025-03-13T16:34:00Z">
                <w:pPr>
                  <w:jc w:val="center"/>
                </w:pPr>
              </w:pPrChange>
            </w:pPr>
            <w:r>
              <w:rPr>
                <w:color w:val="00B050"/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847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6CB826B1" w14:textId="77777777" w:rsidR="00A66D76" w:rsidRDefault="00A66D76">
            <w:pPr>
              <w:pStyle w:val="OMDV"/>
              <w:rPr>
                <w:lang w:eastAsia="ru-RU"/>
              </w:rPr>
              <w:pPrChange w:id="5848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5849" w:author="D.Kambarov" w:date="2025-03-13T16:54:00Z">
              <w:tcPr>
                <w:tcW w:w="495" w:type="dxa"/>
                <w:gridSpan w:val="2"/>
              </w:tcPr>
            </w:tcPrChange>
          </w:tcPr>
          <w:p w14:paraId="6FB13388" w14:textId="77777777" w:rsidR="00A66D76" w:rsidRDefault="00C835C6">
            <w:pPr>
              <w:pStyle w:val="OMDV"/>
              <w:rPr>
                <w:lang w:eastAsia="ru-RU"/>
              </w:rPr>
              <w:pPrChange w:id="5850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5851" w:author="D.Kambarov" w:date="2025-03-13T16:54:00Z">
              <w:tcPr>
                <w:tcW w:w="495" w:type="dxa"/>
                <w:gridSpan w:val="2"/>
              </w:tcPr>
            </w:tcPrChange>
          </w:tcPr>
          <w:p w14:paraId="7C12E383" w14:textId="77777777" w:rsidR="00A66D76" w:rsidRDefault="00C835C6">
            <w:pPr>
              <w:pStyle w:val="OMDV"/>
              <w:rPr>
                <w:lang w:eastAsia="ru-RU"/>
              </w:rPr>
              <w:pPrChange w:id="5852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5853" w:author="D.Kambarov" w:date="2025-03-13T16:54:00Z">
              <w:tcPr>
                <w:tcW w:w="495" w:type="dxa"/>
                <w:gridSpan w:val="2"/>
              </w:tcPr>
            </w:tcPrChange>
          </w:tcPr>
          <w:p w14:paraId="7BAF0336" w14:textId="77777777" w:rsidR="00A66D76" w:rsidRDefault="00C835C6">
            <w:pPr>
              <w:pStyle w:val="OMDV"/>
              <w:rPr>
                <w:lang w:eastAsia="ru-RU"/>
              </w:rPr>
              <w:pPrChange w:id="5854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5855" w:author="D.Kambarov" w:date="2025-03-13T16:54:00Z">
              <w:tcPr>
                <w:tcW w:w="495" w:type="dxa"/>
                <w:gridSpan w:val="2"/>
              </w:tcPr>
            </w:tcPrChange>
          </w:tcPr>
          <w:p w14:paraId="041B1ABE" w14:textId="77777777" w:rsidR="00A66D76" w:rsidRDefault="00C835C6">
            <w:pPr>
              <w:pStyle w:val="OMDV"/>
              <w:rPr>
                <w:lang w:eastAsia="ru-RU"/>
              </w:rPr>
              <w:pPrChange w:id="5856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5857" w:author="D.Kambarov" w:date="2025-03-13T16:54:00Z">
              <w:tcPr>
                <w:tcW w:w="495" w:type="dxa"/>
                <w:gridSpan w:val="2"/>
              </w:tcPr>
            </w:tcPrChange>
          </w:tcPr>
          <w:p w14:paraId="1EDDA2B3" w14:textId="77777777" w:rsidR="00A66D76" w:rsidRDefault="00A66D76">
            <w:pPr>
              <w:pStyle w:val="OMDV"/>
              <w:rPr>
                <w:lang w:eastAsia="ru-RU"/>
              </w:rPr>
              <w:pPrChange w:id="5858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5859" w:author="D.Kambarov" w:date="2025-03-13T16:54:00Z">
              <w:tcPr>
                <w:tcW w:w="495" w:type="dxa"/>
                <w:gridSpan w:val="2"/>
              </w:tcPr>
            </w:tcPrChange>
          </w:tcPr>
          <w:p w14:paraId="37B75EEE" w14:textId="77777777" w:rsidR="00A66D76" w:rsidRDefault="00A66D76">
            <w:pPr>
              <w:pStyle w:val="OMDV"/>
              <w:rPr>
                <w:lang w:eastAsia="ru-RU"/>
              </w:rPr>
              <w:pPrChange w:id="5860" w:author="D.Kambarov" w:date="2025-03-13T16:34:00Z">
                <w:pPr>
                  <w:jc w:val="center"/>
                </w:pPr>
              </w:pPrChange>
            </w:pPr>
          </w:p>
        </w:tc>
      </w:tr>
      <w:tr w:rsidR="00A66D76" w14:paraId="59DDD4FB" w14:textId="77777777" w:rsidTr="008C0F35">
        <w:trPr>
          <w:trHeight w:val="312"/>
          <w:trPrChange w:id="5861" w:author="D.Kambarov" w:date="2025-03-13T16:54:00Z">
            <w:trPr>
              <w:gridAfter w:val="0"/>
              <w:trHeight w:val="312"/>
            </w:trPr>
          </w:trPrChange>
        </w:trPr>
        <w:tc>
          <w:tcPr>
            <w:tcW w:w="4702" w:type="dxa"/>
            <w:vAlign w:val="center"/>
            <w:tcPrChange w:id="5862" w:author="D.Kambarov" w:date="2025-03-13T16:54:00Z">
              <w:tcPr>
                <w:tcW w:w="4702" w:type="dxa"/>
                <w:vAlign w:val="center"/>
              </w:tcPr>
            </w:tcPrChange>
          </w:tcPr>
          <w:p w14:paraId="7086DF74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863" w:author="D.Kambarov" w:date="2025-03-13T16:54:00Z">
                <w:pPr/>
              </w:pPrChange>
            </w:pPr>
            <w:r>
              <w:rPr>
                <w:lang w:eastAsia="ru-RU"/>
              </w:rPr>
              <w:t>Деформационный шов (</w:t>
            </w:r>
            <w:r>
              <w:rPr>
                <w:i/>
                <w:lang w:eastAsia="ru-RU"/>
              </w:rPr>
              <w:t>Стена</w:t>
            </w:r>
            <w:r>
              <w:rPr>
                <w:lang w:eastAsia="ru-RU"/>
              </w:rPr>
              <w:t>)</w:t>
            </w:r>
          </w:p>
        </w:tc>
        <w:tc>
          <w:tcPr>
            <w:tcW w:w="1613" w:type="dxa"/>
            <w:vAlign w:val="center"/>
            <w:tcPrChange w:id="5864" w:author="D.Kambarov" w:date="2025-03-13T16:54:00Z">
              <w:tcPr>
                <w:tcW w:w="1613" w:type="dxa"/>
                <w:gridSpan w:val="2"/>
                <w:vAlign w:val="center"/>
              </w:tcPr>
            </w:tcPrChange>
          </w:tcPr>
          <w:p w14:paraId="013751DE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5865" w:author="D.Kambarov" w:date="2025-03-13T16:54:00Z">
                <w:pPr/>
              </w:pPrChange>
            </w:pPr>
            <w:r>
              <w:rPr>
                <w:i/>
                <w:lang w:eastAsia="ru-RU"/>
              </w:rPr>
              <w:t>Дефшов</w:t>
            </w:r>
          </w:p>
        </w:tc>
        <w:tc>
          <w:tcPr>
            <w:tcW w:w="493" w:type="dxa"/>
            <w:vAlign w:val="center"/>
            <w:tcPrChange w:id="5866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424C5457" w14:textId="77777777" w:rsidR="00A66D76" w:rsidRDefault="00C835C6">
            <w:pPr>
              <w:pStyle w:val="OMDV"/>
              <w:rPr>
                <w:lang w:eastAsia="ru-RU"/>
              </w:rPr>
              <w:pPrChange w:id="5867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868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54C6B45" w14:textId="77777777" w:rsidR="00A66D76" w:rsidRDefault="00C835C6">
            <w:pPr>
              <w:pStyle w:val="OMDV"/>
              <w:rPr>
                <w:lang w:eastAsia="ru-RU"/>
              </w:rPr>
              <w:pPrChange w:id="5869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870" w:author="D.Kambarov" w:date="2025-03-13T16:54:00Z">
              <w:tcPr>
                <w:tcW w:w="495" w:type="dxa"/>
                <w:vAlign w:val="center"/>
              </w:tcPr>
            </w:tcPrChange>
          </w:tcPr>
          <w:p w14:paraId="5FBBF6F4" w14:textId="77777777" w:rsidR="00A66D76" w:rsidRDefault="00A66D76">
            <w:pPr>
              <w:pStyle w:val="OMDV"/>
              <w:rPr>
                <w:lang w:eastAsia="ru-RU"/>
              </w:rPr>
              <w:pPrChange w:id="5871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872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48FDD405" w14:textId="77777777" w:rsidR="00A66D76" w:rsidRDefault="00A66D76">
            <w:pPr>
              <w:pStyle w:val="OMDV"/>
              <w:rPr>
                <w:lang w:eastAsia="ru-RU"/>
              </w:rPr>
              <w:pPrChange w:id="5873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874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4CBB9470" w14:textId="77777777" w:rsidR="00A66D76" w:rsidRDefault="00A66D76">
            <w:pPr>
              <w:pStyle w:val="OMDV"/>
              <w:rPr>
                <w:lang w:eastAsia="ru-RU"/>
              </w:rPr>
              <w:pPrChange w:id="5875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876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533A779C" w14:textId="77777777" w:rsidR="00A66D76" w:rsidRDefault="00A66D76">
            <w:pPr>
              <w:pStyle w:val="OMDV"/>
              <w:rPr>
                <w:lang w:eastAsia="ru-RU"/>
              </w:rPr>
              <w:pPrChange w:id="5877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878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50B7D3C" w14:textId="77777777" w:rsidR="00A66D76" w:rsidRDefault="00C835C6">
            <w:pPr>
              <w:pStyle w:val="OMDV"/>
              <w:rPr>
                <w:lang w:eastAsia="ru-RU"/>
              </w:rPr>
              <w:pPrChange w:id="5879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880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24D006F1" w14:textId="77777777" w:rsidR="00A66D76" w:rsidRDefault="00A66D76">
            <w:pPr>
              <w:pStyle w:val="OMDV"/>
              <w:rPr>
                <w:lang w:eastAsia="ru-RU"/>
              </w:rPr>
              <w:pPrChange w:id="5881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882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5BA72277" w14:textId="77777777" w:rsidR="00A66D76" w:rsidRDefault="00A66D76">
            <w:pPr>
              <w:pStyle w:val="OMDV"/>
              <w:rPr>
                <w:lang w:eastAsia="ru-RU"/>
              </w:rPr>
              <w:pPrChange w:id="5883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884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5E2240B" w14:textId="77777777" w:rsidR="00A66D76" w:rsidRDefault="00C835C6">
            <w:pPr>
              <w:pStyle w:val="OMDV"/>
              <w:rPr>
                <w:lang w:eastAsia="ru-RU"/>
              </w:rPr>
              <w:pPrChange w:id="5885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  <w:p w14:paraId="3F8D9AA7" w14:textId="77777777" w:rsidR="00A66D76" w:rsidRDefault="00C835C6">
            <w:pPr>
              <w:pStyle w:val="OMDV"/>
              <w:rPr>
                <w:color w:val="00B050"/>
                <w:lang w:eastAsia="ru-RU"/>
              </w:rPr>
              <w:pPrChange w:id="5886" w:author="D.Kambarov" w:date="2025-03-13T16:34:00Z">
                <w:pPr>
                  <w:jc w:val="center"/>
                </w:pPr>
              </w:pPrChange>
            </w:pPr>
            <w:r>
              <w:rPr>
                <w:color w:val="00B050"/>
                <w:lang w:eastAsia="ru-RU"/>
              </w:rPr>
              <w:t>-</w:t>
            </w:r>
          </w:p>
        </w:tc>
        <w:tc>
          <w:tcPr>
            <w:tcW w:w="493" w:type="dxa"/>
            <w:vAlign w:val="center"/>
            <w:tcPrChange w:id="5887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672DEA5" w14:textId="77777777" w:rsidR="00A66D76" w:rsidRDefault="00A66D76">
            <w:pPr>
              <w:pStyle w:val="OMDV"/>
              <w:rPr>
                <w:lang w:eastAsia="ru-RU"/>
              </w:rPr>
              <w:pPrChange w:id="5888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5889" w:author="D.Kambarov" w:date="2025-03-13T16:54:00Z">
              <w:tcPr>
                <w:tcW w:w="495" w:type="dxa"/>
                <w:gridSpan w:val="2"/>
              </w:tcPr>
            </w:tcPrChange>
          </w:tcPr>
          <w:p w14:paraId="6FD441F2" w14:textId="77777777" w:rsidR="00A66D76" w:rsidRDefault="00C835C6">
            <w:pPr>
              <w:pStyle w:val="OMDV"/>
              <w:rPr>
                <w:lang w:eastAsia="ru-RU"/>
              </w:rPr>
              <w:pPrChange w:id="5890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5891" w:author="D.Kambarov" w:date="2025-03-13T16:54:00Z">
              <w:tcPr>
                <w:tcW w:w="495" w:type="dxa"/>
                <w:gridSpan w:val="2"/>
              </w:tcPr>
            </w:tcPrChange>
          </w:tcPr>
          <w:p w14:paraId="3CF2D13B" w14:textId="77777777" w:rsidR="00A66D76" w:rsidRDefault="00C835C6">
            <w:pPr>
              <w:pStyle w:val="OMDV"/>
              <w:rPr>
                <w:lang w:eastAsia="ru-RU"/>
              </w:rPr>
              <w:pPrChange w:id="5892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5893" w:author="D.Kambarov" w:date="2025-03-13T16:54:00Z">
              <w:tcPr>
                <w:tcW w:w="495" w:type="dxa"/>
                <w:gridSpan w:val="2"/>
              </w:tcPr>
            </w:tcPrChange>
          </w:tcPr>
          <w:p w14:paraId="4A51A910" w14:textId="77777777" w:rsidR="00A66D76" w:rsidRDefault="00C835C6">
            <w:pPr>
              <w:pStyle w:val="OMDV"/>
              <w:rPr>
                <w:lang w:eastAsia="ru-RU"/>
              </w:rPr>
              <w:pPrChange w:id="5894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5895" w:author="D.Kambarov" w:date="2025-03-13T16:54:00Z">
              <w:tcPr>
                <w:tcW w:w="495" w:type="dxa"/>
                <w:gridSpan w:val="2"/>
              </w:tcPr>
            </w:tcPrChange>
          </w:tcPr>
          <w:p w14:paraId="39CFA27B" w14:textId="77777777" w:rsidR="00A66D76" w:rsidRDefault="00C835C6">
            <w:pPr>
              <w:pStyle w:val="OMDV"/>
              <w:rPr>
                <w:lang w:eastAsia="ru-RU"/>
              </w:rPr>
              <w:pPrChange w:id="5896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5897" w:author="D.Kambarov" w:date="2025-03-13T16:54:00Z">
              <w:tcPr>
                <w:tcW w:w="495" w:type="dxa"/>
                <w:gridSpan w:val="2"/>
              </w:tcPr>
            </w:tcPrChange>
          </w:tcPr>
          <w:p w14:paraId="6D991016" w14:textId="77777777" w:rsidR="00A66D76" w:rsidRDefault="00A66D76">
            <w:pPr>
              <w:pStyle w:val="OMDV"/>
              <w:rPr>
                <w:lang w:eastAsia="ru-RU"/>
              </w:rPr>
              <w:pPrChange w:id="5898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5899" w:author="D.Kambarov" w:date="2025-03-13T16:54:00Z">
              <w:tcPr>
                <w:tcW w:w="495" w:type="dxa"/>
                <w:gridSpan w:val="2"/>
              </w:tcPr>
            </w:tcPrChange>
          </w:tcPr>
          <w:p w14:paraId="240B202B" w14:textId="77777777" w:rsidR="00A66D76" w:rsidRDefault="00A66D76">
            <w:pPr>
              <w:pStyle w:val="OMDV"/>
              <w:rPr>
                <w:lang w:eastAsia="ru-RU"/>
              </w:rPr>
              <w:pPrChange w:id="5900" w:author="D.Kambarov" w:date="2025-03-13T16:34:00Z">
                <w:pPr>
                  <w:jc w:val="center"/>
                </w:pPr>
              </w:pPrChange>
            </w:pPr>
          </w:p>
        </w:tc>
      </w:tr>
      <w:tr w:rsidR="00A66D76" w14:paraId="623E147F" w14:textId="77777777" w:rsidTr="008C0F35">
        <w:trPr>
          <w:trHeight w:val="312"/>
          <w:trPrChange w:id="5901" w:author="D.Kambarov" w:date="2025-03-13T16:54:00Z">
            <w:trPr>
              <w:gridAfter w:val="0"/>
              <w:trHeight w:val="312"/>
            </w:trPr>
          </w:trPrChange>
        </w:trPr>
        <w:tc>
          <w:tcPr>
            <w:tcW w:w="4702" w:type="dxa"/>
            <w:vAlign w:val="center"/>
            <w:tcPrChange w:id="5902" w:author="D.Kambarov" w:date="2025-03-13T16:54:00Z">
              <w:tcPr>
                <w:tcW w:w="4702" w:type="dxa"/>
                <w:vAlign w:val="center"/>
              </w:tcPr>
            </w:tcPrChange>
          </w:tcPr>
          <w:p w14:paraId="2E408657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903" w:author="D.Kambarov" w:date="2025-03-13T16:54:00Z">
                <w:pPr/>
              </w:pPrChange>
            </w:pPr>
            <w:r>
              <w:rPr>
                <w:lang w:eastAsia="ru-RU"/>
              </w:rPr>
              <w:t xml:space="preserve">Свая КЖ </w:t>
            </w:r>
            <w:r>
              <w:rPr>
                <w:i/>
                <w:lang w:eastAsia="ru-RU"/>
              </w:rPr>
              <w:t>(Несущая колонна)</w:t>
            </w:r>
          </w:p>
        </w:tc>
        <w:tc>
          <w:tcPr>
            <w:tcW w:w="1613" w:type="dxa"/>
            <w:vAlign w:val="center"/>
            <w:tcPrChange w:id="5904" w:author="D.Kambarov" w:date="2025-03-13T16:54:00Z">
              <w:tcPr>
                <w:tcW w:w="1613" w:type="dxa"/>
                <w:gridSpan w:val="2"/>
                <w:vAlign w:val="center"/>
              </w:tcPr>
            </w:tcPrChange>
          </w:tcPr>
          <w:p w14:paraId="7C6E7352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5905" w:author="D.Kambarov" w:date="2025-03-13T16:54:00Z">
                <w:pPr/>
              </w:pPrChange>
            </w:pPr>
            <w:r>
              <w:rPr>
                <w:i/>
                <w:lang w:eastAsia="ru-RU"/>
              </w:rPr>
              <w:t>Свая</w:t>
            </w:r>
          </w:p>
        </w:tc>
        <w:tc>
          <w:tcPr>
            <w:tcW w:w="493" w:type="dxa"/>
            <w:vAlign w:val="center"/>
            <w:tcPrChange w:id="5906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44B0813" w14:textId="77777777" w:rsidR="00A66D76" w:rsidRDefault="00C835C6">
            <w:pPr>
              <w:pStyle w:val="OMDV"/>
              <w:rPr>
                <w:lang w:eastAsia="ru-RU"/>
              </w:rPr>
              <w:pPrChange w:id="5907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908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D81A156" w14:textId="77777777" w:rsidR="00A66D76" w:rsidRDefault="00C835C6">
            <w:pPr>
              <w:pStyle w:val="OMDV"/>
              <w:rPr>
                <w:lang w:eastAsia="ru-RU"/>
              </w:rPr>
              <w:pPrChange w:id="5909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910" w:author="D.Kambarov" w:date="2025-03-13T16:54:00Z">
              <w:tcPr>
                <w:tcW w:w="495" w:type="dxa"/>
                <w:vAlign w:val="center"/>
              </w:tcPr>
            </w:tcPrChange>
          </w:tcPr>
          <w:p w14:paraId="31173151" w14:textId="77777777" w:rsidR="00A66D76" w:rsidRDefault="00C835C6">
            <w:pPr>
              <w:pStyle w:val="OMDV"/>
              <w:rPr>
                <w:lang w:eastAsia="ru-RU"/>
              </w:rPr>
              <w:pPrChange w:id="5911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  <w:r>
              <w:rPr>
                <w:vertAlign w:val="superscript"/>
                <w:lang w:eastAsia="ru-RU"/>
              </w:rPr>
              <w:t>10</w:t>
            </w:r>
          </w:p>
        </w:tc>
        <w:tc>
          <w:tcPr>
            <w:tcW w:w="493" w:type="dxa"/>
            <w:vAlign w:val="center"/>
            <w:tcPrChange w:id="5912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61CBB86E" w14:textId="77777777" w:rsidR="00A66D76" w:rsidRDefault="00C835C6">
            <w:pPr>
              <w:pStyle w:val="OMDV"/>
              <w:rPr>
                <w:lang w:eastAsia="ru-RU"/>
              </w:rPr>
              <w:pPrChange w:id="5913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  <w:r>
              <w:rPr>
                <w:vertAlign w:val="superscript"/>
                <w:lang w:eastAsia="ru-RU"/>
              </w:rPr>
              <w:t>4</w:t>
            </w:r>
          </w:p>
        </w:tc>
        <w:tc>
          <w:tcPr>
            <w:tcW w:w="493" w:type="dxa"/>
            <w:vAlign w:val="center"/>
            <w:tcPrChange w:id="5914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5F6F4327" w14:textId="77777777" w:rsidR="00A66D76" w:rsidRDefault="00A66D76">
            <w:pPr>
              <w:pStyle w:val="OMDV"/>
              <w:rPr>
                <w:lang w:eastAsia="ru-RU"/>
              </w:rPr>
              <w:pPrChange w:id="5915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916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4A701E49" w14:textId="77777777" w:rsidR="00A66D76" w:rsidRDefault="00A66D76">
            <w:pPr>
              <w:pStyle w:val="OMDV"/>
              <w:rPr>
                <w:lang w:eastAsia="ru-RU"/>
              </w:rPr>
              <w:pPrChange w:id="5917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918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4A46BEAB" w14:textId="77777777" w:rsidR="00A66D76" w:rsidRDefault="00C835C6">
            <w:pPr>
              <w:pStyle w:val="OMDV"/>
              <w:rPr>
                <w:lang w:eastAsia="ru-RU"/>
              </w:rPr>
              <w:pPrChange w:id="5919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920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170D9265" w14:textId="77777777" w:rsidR="00A66D76" w:rsidRDefault="00A66D76">
            <w:pPr>
              <w:pStyle w:val="OMDV"/>
              <w:rPr>
                <w:lang w:eastAsia="ru-RU"/>
              </w:rPr>
              <w:pPrChange w:id="5921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922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EB5F239" w14:textId="77777777" w:rsidR="00A66D76" w:rsidRDefault="00A66D76">
            <w:pPr>
              <w:pStyle w:val="OMDV"/>
              <w:rPr>
                <w:lang w:eastAsia="ru-RU"/>
              </w:rPr>
              <w:pPrChange w:id="5923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924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251A6421" w14:textId="77777777" w:rsidR="00A66D76" w:rsidRDefault="00C835C6">
            <w:pPr>
              <w:pStyle w:val="OMDV"/>
              <w:rPr>
                <w:lang w:eastAsia="ru-RU"/>
              </w:rPr>
              <w:pPrChange w:id="5925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926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07FFD5D" w14:textId="77777777" w:rsidR="00A66D76" w:rsidRDefault="00C835C6">
            <w:pPr>
              <w:pStyle w:val="OMDV"/>
              <w:rPr>
                <w:lang w:eastAsia="ru-RU"/>
              </w:rPr>
              <w:pPrChange w:id="5927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5928" w:author="D.Kambarov" w:date="2025-03-13T16:54:00Z">
              <w:tcPr>
                <w:tcW w:w="495" w:type="dxa"/>
                <w:gridSpan w:val="2"/>
              </w:tcPr>
            </w:tcPrChange>
          </w:tcPr>
          <w:p w14:paraId="4927952D" w14:textId="77777777" w:rsidR="00A66D76" w:rsidRDefault="00C835C6">
            <w:pPr>
              <w:pStyle w:val="OMDV"/>
              <w:rPr>
                <w:lang w:eastAsia="ru-RU"/>
              </w:rPr>
              <w:pPrChange w:id="5929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5930" w:author="D.Kambarov" w:date="2025-03-13T16:54:00Z">
              <w:tcPr>
                <w:tcW w:w="495" w:type="dxa"/>
                <w:gridSpan w:val="2"/>
              </w:tcPr>
            </w:tcPrChange>
          </w:tcPr>
          <w:p w14:paraId="0E92C8A0" w14:textId="77777777" w:rsidR="00A66D76" w:rsidRDefault="00C835C6">
            <w:pPr>
              <w:pStyle w:val="OMDV"/>
              <w:rPr>
                <w:lang w:eastAsia="ru-RU"/>
              </w:rPr>
              <w:pPrChange w:id="5931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5932" w:author="D.Kambarov" w:date="2025-03-13T16:54:00Z">
              <w:tcPr>
                <w:tcW w:w="495" w:type="dxa"/>
                <w:gridSpan w:val="2"/>
              </w:tcPr>
            </w:tcPrChange>
          </w:tcPr>
          <w:p w14:paraId="302768EF" w14:textId="77777777" w:rsidR="00A66D76" w:rsidRDefault="00C835C6">
            <w:pPr>
              <w:pStyle w:val="OMDV"/>
              <w:rPr>
                <w:lang w:eastAsia="ru-RU"/>
              </w:rPr>
              <w:pPrChange w:id="5933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5934" w:author="D.Kambarov" w:date="2025-03-13T16:54:00Z">
              <w:tcPr>
                <w:tcW w:w="495" w:type="dxa"/>
                <w:gridSpan w:val="2"/>
              </w:tcPr>
            </w:tcPrChange>
          </w:tcPr>
          <w:p w14:paraId="72F16540" w14:textId="77777777" w:rsidR="00A66D76" w:rsidRDefault="00C835C6">
            <w:pPr>
              <w:pStyle w:val="OMDV"/>
              <w:rPr>
                <w:lang w:eastAsia="ru-RU"/>
              </w:rPr>
              <w:pPrChange w:id="5935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5936" w:author="D.Kambarov" w:date="2025-03-13T16:54:00Z">
              <w:tcPr>
                <w:tcW w:w="495" w:type="dxa"/>
                <w:gridSpan w:val="2"/>
              </w:tcPr>
            </w:tcPrChange>
          </w:tcPr>
          <w:p w14:paraId="31C62C95" w14:textId="77777777" w:rsidR="00A66D76" w:rsidRDefault="00C835C6">
            <w:pPr>
              <w:pStyle w:val="OMDV"/>
              <w:rPr>
                <w:lang w:eastAsia="ru-RU"/>
              </w:rPr>
              <w:pPrChange w:id="5937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5938" w:author="D.Kambarov" w:date="2025-03-13T16:54:00Z">
              <w:tcPr>
                <w:tcW w:w="495" w:type="dxa"/>
                <w:gridSpan w:val="2"/>
              </w:tcPr>
            </w:tcPrChange>
          </w:tcPr>
          <w:p w14:paraId="1AA90C00" w14:textId="77777777" w:rsidR="00A66D76" w:rsidRDefault="00C835C6">
            <w:pPr>
              <w:pStyle w:val="OMDV"/>
              <w:rPr>
                <w:lang w:eastAsia="ru-RU"/>
              </w:rPr>
              <w:pPrChange w:id="5939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7632EFF3" w14:textId="77777777" w:rsidTr="008C0F35">
        <w:trPr>
          <w:trHeight w:val="312"/>
          <w:trPrChange w:id="5940" w:author="D.Kambarov" w:date="2025-03-13T16:54:00Z">
            <w:trPr>
              <w:gridAfter w:val="0"/>
              <w:trHeight w:val="312"/>
            </w:trPr>
          </w:trPrChange>
        </w:trPr>
        <w:tc>
          <w:tcPr>
            <w:tcW w:w="4702" w:type="dxa"/>
            <w:vAlign w:val="center"/>
            <w:tcPrChange w:id="5941" w:author="D.Kambarov" w:date="2025-03-13T16:54:00Z">
              <w:tcPr>
                <w:tcW w:w="4702" w:type="dxa"/>
                <w:vAlign w:val="center"/>
              </w:tcPr>
            </w:tcPrChange>
          </w:tcPr>
          <w:p w14:paraId="02A52455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942" w:author="D.Kambarov" w:date="2025-03-13T16:54:00Z">
                <w:pPr/>
              </w:pPrChange>
            </w:pPr>
            <w:r>
              <w:rPr>
                <w:lang w:eastAsia="ru-RU"/>
              </w:rPr>
              <w:t xml:space="preserve">Приямок КЖ </w:t>
            </w:r>
            <w:r>
              <w:rPr>
                <w:i/>
                <w:lang w:eastAsia="ru-RU"/>
              </w:rPr>
              <w:t>(Перекрытие)</w:t>
            </w:r>
            <w:r>
              <w:rPr>
                <w:vertAlign w:val="superscript"/>
                <w:lang w:eastAsia="ru-RU"/>
              </w:rPr>
              <w:t xml:space="preserve"> 11</w:t>
            </w:r>
          </w:p>
        </w:tc>
        <w:tc>
          <w:tcPr>
            <w:tcW w:w="1613" w:type="dxa"/>
            <w:vAlign w:val="center"/>
            <w:tcPrChange w:id="5943" w:author="D.Kambarov" w:date="2025-03-13T16:54:00Z">
              <w:tcPr>
                <w:tcW w:w="1613" w:type="dxa"/>
                <w:gridSpan w:val="2"/>
                <w:vAlign w:val="center"/>
              </w:tcPr>
            </w:tcPrChange>
          </w:tcPr>
          <w:p w14:paraId="146F7C57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5944" w:author="D.Kambarov" w:date="2025-03-13T16:54:00Z">
                <w:pPr/>
              </w:pPrChange>
            </w:pPr>
            <w:r>
              <w:rPr>
                <w:i/>
                <w:lang w:eastAsia="ru-RU"/>
              </w:rPr>
              <w:t>Фундамент</w:t>
            </w:r>
          </w:p>
        </w:tc>
        <w:tc>
          <w:tcPr>
            <w:tcW w:w="493" w:type="dxa"/>
            <w:vAlign w:val="center"/>
            <w:tcPrChange w:id="5945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1401D693" w14:textId="77777777" w:rsidR="00A66D76" w:rsidRDefault="00C835C6">
            <w:pPr>
              <w:pStyle w:val="OMDV"/>
              <w:rPr>
                <w:lang w:eastAsia="ru-RU"/>
              </w:rPr>
              <w:pPrChange w:id="5946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947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25917C07" w14:textId="77777777" w:rsidR="00A66D76" w:rsidRDefault="00C835C6">
            <w:pPr>
              <w:pStyle w:val="OMDV"/>
              <w:rPr>
                <w:lang w:eastAsia="ru-RU"/>
              </w:rPr>
              <w:pPrChange w:id="5948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949" w:author="D.Kambarov" w:date="2025-03-13T16:54:00Z">
              <w:tcPr>
                <w:tcW w:w="495" w:type="dxa"/>
                <w:vAlign w:val="center"/>
              </w:tcPr>
            </w:tcPrChange>
          </w:tcPr>
          <w:p w14:paraId="594FDBFA" w14:textId="77777777" w:rsidR="00A66D76" w:rsidRDefault="00A66D76">
            <w:pPr>
              <w:pStyle w:val="OMDV"/>
              <w:rPr>
                <w:lang w:eastAsia="ru-RU"/>
              </w:rPr>
              <w:pPrChange w:id="5950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951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67B6F1F1" w14:textId="77777777" w:rsidR="00A66D76" w:rsidRDefault="00A66D76">
            <w:pPr>
              <w:pStyle w:val="OMDV"/>
              <w:rPr>
                <w:lang w:eastAsia="ru-RU"/>
              </w:rPr>
              <w:pPrChange w:id="5952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953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06C8882" w14:textId="77777777" w:rsidR="00A66D76" w:rsidRDefault="00A66D76">
            <w:pPr>
              <w:pStyle w:val="OMDV"/>
              <w:rPr>
                <w:lang w:eastAsia="ru-RU"/>
              </w:rPr>
              <w:pPrChange w:id="5954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955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EBDDAE4" w14:textId="77777777" w:rsidR="00A66D76" w:rsidRDefault="00A66D76">
            <w:pPr>
              <w:pStyle w:val="OMDV"/>
              <w:rPr>
                <w:lang w:eastAsia="ru-RU"/>
              </w:rPr>
              <w:pPrChange w:id="5956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957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24831374" w14:textId="77777777" w:rsidR="00A66D76" w:rsidRDefault="00C835C6">
            <w:pPr>
              <w:pStyle w:val="OMDV"/>
              <w:rPr>
                <w:lang w:eastAsia="ru-RU"/>
              </w:rPr>
              <w:pPrChange w:id="5958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959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538E0C93" w14:textId="77777777" w:rsidR="00A66D76" w:rsidRDefault="00C835C6">
            <w:pPr>
              <w:pStyle w:val="OMDV"/>
              <w:rPr>
                <w:lang w:eastAsia="ru-RU"/>
              </w:rPr>
              <w:pPrChange w:id="5960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961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B854F87" w14:textId="77777777" w:rsidR="00A66D76" w:rsidRDefault="00A66D76">
            <w:pPr>
              <w:pStyle w:val="OMDV"/>
              <w:rPr>
                <w:lang w:eastAsia="ru-RU"/>
              </w:rPr>
              <w:pPrChange w:id="5962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963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1448A5A5" w14:textId="77777777" w:rsidR="00A66D76" w:rsidRDefault="00C835C6">
            <w:pPr>
              <w:pStyle w:val="OMDV"/>
              <w:rPr>
                <w:lang w:eastAsia="ru-RU"/>
              </w:rPr>
              <w:pPrChange w:id="5964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965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420755E0" w14:textId="77777777" w:rsidR="00A66D76" w:rsidRDefault="00A66D76">
            <w:pPr>
              <w:pStyle w:val="OMDV"/>
              <w:rPr>
                <w:lang w:eastAsia="ru-RU"/>
              </w:rPr>
              <w:pPrChange w:id="5966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5967" w:author="D.Kambarov" w:date="2025-03-13T16:54:00Z">
              <w:tcPr>
                <w:tcW w:w="495" w:type="dxa"/>
                <w:gridSpan w:val="2"/>
              </w:tcPr>
            </w:tcPrChange>
          </w:tcPr>
          <w:p w14:paraId="2E764F4A" w14:textId="77777777" w:rsidR="00A66D76" w:rsidRDefault="00C835C6">
            <w:pPr>
              <w:pStyle w:val="OMDV"/>
              <w:rPr>
                <w:lang w:eastAsia="ru-RU"/>
              </w:rPr>
              <w:pPrChange w:id="5968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5969" w:author="D.Kambarov" w:date="2025-03-13T16:54:00Z">
              <w:tcPr>
                <w:tcW w:w="495" w:type="dxa"/>
                <w:gridSpan w:val="2"/>
              </w:tcPr>
            </w:tcPrChange>
          </w:tcPr>
          <w:p w14:paraId="0BCC865A" w14:textId="77777777" w:rsidR="00A66D76" w:rsidRDefault="00C835C6">
            <w:pPr>
              <w:pStyle w:val="OMDV"/>
              <w:rPr>
                <w:lang w:eastAsia="ru-RU"/>
              </w:rPr>
              <w:pPrChange w:id="5970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5971" w:author="D.Kambarov" w:date="2025-03-13T16:54:00Z">
              <w:tcPr>
                <w:tcW w:w="495" w:type="dxa"/>
                <w:gridSpan w:val="2"/>
              </w:tcPr>
            </w:tcPrChange>
          </w:tcPr>
          <w:p w14:paraId="404AF493" w14:textId="77777777" w:rsidR="00A66D76" w:rsidRDefault="00C835C6">
            <w:pPr>
              <w:pStyle w:val="OMDV"/>
              <w:rPr>
                <w:lang w:eastAsia="ru-RU"/>
              </w:rPr>
              <w:pPrChange w:id="5972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5973" w:author="D.Kambarov" w:date="2025-03-13T16:54:00Z">
              <w:tcPr>
                <w:tcW w:w="495" w:type="dxa"/>
                <w:gridSpan w:val="2"/>
              </w:tcPr>
            </w:tcPrChange>
          </w:tcPr>
          <w:p w14:paraId="169588FE" w14:textId="77777777" w:rsidR="00A66D76" w:rsidRDefault="00C835C6">
            <w:pPr>
              <w:pStyle w:val="OMDV"/>
              <w:rPr>
                <w:lang w:eastAsia="ru-RU"/>
              </w:rPr>
              <w:pPrChange w:id="5974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5975" w:author="D.Kambarov" w:date="2025-03-13T16:54:00Z">
              <w:tcPr>
                <w:tcW w:w="495" w:type="dxa"/>
                <w:gridSpan w:val="2"/>
              </w:tcPr>
            </w:tcPrChange>
          </w:tcPr>
          <w:p w14:paraId="01B526BC" w14:textId="77777777" w:rsidR="00A66D76" w:rsidRDefault="00A66D76">
            <w:pPr>
              <w:pStyle w:val="OMDV"/>
              <w:rPr>
                <w:lang w:eastAsia="ru-RU"/>
              </w:rPr>
              <w:pPrChange w:id="5976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5977" w:author="D.Kambarov" w:date="2025-03-13T16:54:00Z">
              <w:tcPr>
                <w:tcW w:w="495" w:type="dxa"/>
                <w:gridSpan w:val="2"/>
              </w:tcPr>
            </w:tcPrChange>
          </w:tcPr>
          <w:p w14:paraId="1D9B9F17" w14:textId="77777777" w:rsidR="00A66D76" w:rsidRDefault="00A66D76">
            <w:pPr>
              <w:pStyle w:val="OMDV"/>
              <w:rPr>
                <w:lang w:eastAsia="ru-RU"/>
              </w:rPr>
              <w:pPrChange w:id="5978" w:author="D.Kambarov" w:date="2025-03-13T16:34:00Z">
                <w:pPr>
                  <w:jc w:val="center"/>
                </w:pPr>
              </w:pPrChange>
            </w:pPr>
          </w:p>
        </w:tc>
      </w:tr>
      <w:tr w:rsidR="00A66D76" w14:paraId="1391E893" w14:textId="77777777" w:rsidTr="008C0F35">
        <w:trPr>
          <w:trHeight w:val="312"/>
          <w:trPrChange w:id="5979" w:author="D.Kambarov" w:date="2025-03-13T16:54:00Z">
            <w:trPr>
              <w:gridAfter w:val="0"/>
              <w:trHeight w:val="312"/>
            </w:trPr>
          </w:trPrChange>
        </w:trPr>
        <w:tc>
          <w:tcPr>
            <w:tcW w:w="4702" w:type="dxa"/>
            <w:vAlign w:val="center"/>
            <w:tcPrChange w:id="5980" w:author="D.Kambarov" w:date="2025-03-13T16:54:00Z">
              <w:tcPr>
                <w:tcW w:w="4702" w:type="dxa"/>
                <w:vAlign w:val="center"/>
              </w:tcPr>
            </w:tcPrChange>
          </w:tcPr>
          <w:p w14:paraId="1B2C2FC5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5981" w:author="D.Kambarov" w:date="2025-03-13T16:54:00Z">
                <w:pPr/>
              </w:pPrChange>
            </w:pPr>
            <w:r>
              <w:rPr>
                <w:lang w:eastAsia="ru-RU"/>
              </w:rPr>
              <w:t xml:space="preserve">Стена КЖ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1613" w:type="dxa"/>
            <w:vAlign w:val="center"/>
            <w:tcPrChange w:id="5982" w:author="D.Kambarov" w:date="2025-03-13T16:54:00Z">
              <w:tcPr>
                <w:tcW w:w="1613" w:type="dxa"/>
                <w:gridSpan w:val="2"/>
                <w:vAlign w:val="center"/>
              </w:tcPr>
            </w:tcPrChange>
          </w:tcPr>
          <w:p w14:paraId="09316107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5983" w:author="D.Kambarov" w:date="2025-03-13T16:54:00Z">
                <w:pPr/>
              </w:pPrChange>
            </w:pPr>
            <w:r>
              <w:rPr>
                <w:i/>
                <w:lang w:eastAsia="ru-RU"/>
              </w:rPr>
              <w:t>Стена</w:t>
            </w:r>
          </w:p>
        </w:tc>
        <w:tc>
          <w:tcPr>
            <w:tcW w:w="493" w:type="dxa"/>
            <w:vAlign w:val="center"/>
            <w:tcPrChange w:id="5984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4663EF75" w14:textId="77777777" w:rsidR="00A66D76" w:rsidRDefault="00C835C6">
            <w:pPr>
              <w:pStyle w:val="OMDV"/>
              <w:rPr>
                <w:lang w:eastAsia="ru-RU"/>
              </w:rPr>
              <w:pPrChange w:id="5985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986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2E631E6" w14:textId="77777777" w:rsidR="00A66D76" w:rsidRDefault="00C835C6">
            <w:pPr>
              <w:pStyle w:val="OMDV"/>
              <w:rPr>
                <w:lang w:eastAsia="ru-RU"/>
              </w:rPr>
              <w:pPrChange w:id="5987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988" w:author="D.Kambarov" w:date="2025-03-13T16:54:00Z">
              <w:tcPr>
                <w:tcW w:w="495" w:type="dxa"/>
                <w:vAlign w:val="center"/>
              </w:tcPr>
            </w:tcPrChange>
          </w:tcPr>
          <w:p w14:paraId="54150897" w14:textId="77777777" w:rsidR="00A66D76" w:rsidRDefault="00A66D76">
            <w:pPr>
              <w:pStyle w:val="OMDV"/>
              <w:rPr>
                <w:lang w:eastAsia="ru-RU"/>
              </w:rPr>
              <w:pPrChange w:id="5989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990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45F76000" w14:textId="77777777" w:rsidR="00A66D76" w:rsidRDefault="00A66D76">
            <w:pPr>
              <w:pStyle w:val="OMDV"/>
              <w:rPr>
                <w:lang w:eastAsia="ru-RU"/>
              </w:rPr>
              <w:pPrChange w:id="5991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992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E2AB3FF" w14:textId="77777777" w:rsidR="00A66D76" w:rsidRDefault="00A66D76">
            <w:pPr>
              <w:pStyle w:val="OMDV"/>
              <w:rPr>
                <w:lang w:eastAsia="ru-RU"/>
              </w:rPr>
              <w:pPrChange w:id="5993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994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74808DE" w14:textId="77777777" w:rsidR="00A66D76" w:rsidRDefault="00A66D76">
            <w:pPr>
              <w:pStyle w:val="OMDV"/>
              <w:rPr>
                <w:lang w:eastAsia="ru-RU"/>
              </w:rPr>
              <w:pPrChange w:id="5995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5996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188EE35" w14:textId="77777777" w:rsidR="00A66D76" w:rsidRDefault="00C835C6">
            <w:pPr>
              <w:pStyle w:val="OMDV"/>
              <w:rPr>
                <w:lang w:eastAsia="ru-RU"/>
              </w:rPr>
              <w:pPrChange w:id="5997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5998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2D2764FC" w14:textId="77777777" w:rsidR="00A66D76" w:rsidRDefault="00C835C6">
            <w:pPr>
              <w:pStyle w:val="OMDV"/>
              <w:rPr>
                <w:lang w:eastAsia="ru-RU"/>
              </w:rPr>
              <w:pPrChange w:id="5999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000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5B59E998" w14:textId="77777777" w:rsidR="00A66D76" w:rsidRDefault="00C835C6">
            <w:pPr>
              <w:pStyle w:val="OMDV"/>
              <w:rPr>
                <w:lang w:val="en-US" w:eastAsia="ru-RU"/>
              </w:rPr>
              <w:pPrChange w:id="6001" w:author="D.Kambarov" w:date="2025-03-13T16:34:00Z">
                <w:pPr>
                  <w:jc w:val="center"/>
                </w:pPr>
              </w:pPrChange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93" w:type="dxa"/>
            <w:vAlign w:val="center"/>
            <w:tcPrChange w:id="6002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23634217" w14:textId="77777777" w:rsidR="00A66D76" w:rsidRDefault="00C835C6">
            <w:pPr>
              <w:pStyle w:val="OMDV"/>
              <w:rPr>
                <w:lang w:eastAsia="ru-RU"/>
              </w:rPr>
              <w:pPrChange w:id="6003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004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1EB25FA" w14:textId="77777777" w:rsidR="00A66D76" w:rsidRDefault="00A66D76">
            <w:pPr>
              <w:pStyle w:val="OMDV"/>
              <w:rPr>
                <w:lang w:eastAsia="ru-RU"/>
              </w:rPr>
              <w:pPrChange w:id="6005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006" w:author="D.Kambarov" w:date="2025-03-13T16:54:00Z">
              <w:tcPr>
                <w:tcW w:w="495" w:type="dxa"/>
                <w:gridSpan w:val="2"/>
              </w:tcPr>
            </w:tcPrChange>
          </w:tcPr>
          <w:p w14:paraId="251CB573" w14:textId="77777777" w:rsidR="00A66D76" w:rsidRDefault="00C835C6">
            <w:pPr>
              <w:pStyle w:val="OMDV"/>
              <w:rPr>
                <w:lang w:eastAsia="ru-RU"/>
              </w:rPr>
              <w:pPrChange w:id="6007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008" w:author="D.Kambarov" w:date="2025-03-13T16:54:00Z">
              <w:tcPr>
                <w:tcW w:w="495" w:type="dxa"/>
                <w:gridSpan w:val="2"/>
              </w:tcPr>
            </w:tcPrChange>
          </w:tcPr>
          <w:p w14:paraId="5969B725" w14:textId="77777777" w:rsidR="00A66D76" w:rsidRDefault="00C835C6">
            <w:pPr>
              <w:pStyle w:val="OMDV"/>
              <w:rPr>
                <w:lang w:eastAsia="ru-RU"/>
              </w:rPr>
              <w:pPrChange w:id="6009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010" w:author="D.Kambarov" w:date="2025-03-13T16:54:00Z">
              <w:tcPr>
                <w:tcW w:w="495" w:type="dxa"/>
                <w:gridSpan w:val="2"/>
              </w:tcPr>
            </w:tcPrChange>
          </w:tcPr>
          <w:p w14:paraId="47A3F363" w14:textId="77777777" w:rsidR="00A66D76" w:rsidRDefault="00C835C6">
            <w:pPr>
              <w:pStyle w:val="OMDV"/>
              <w:rPr>
                <w:lang w:eastAsia="ru-RU"/>
              </w:rPr>
              <w:pPrChange w:id="6011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012" w:author="D.Kambarov" w:date="2025-03-13T16:54:00Z">
              <w:tcPr>
                <w:tcW w:w="495" w:type="dxa"/>
                <w:gridSpan w:val="2"/>
              </w:tcPr>
            </w:tcPrChange>
          </w:tcPr>
          <w:p w14:paraId="77BCFAD9" w14:textId="77777777" w:rsidR="00A66D76" w:rsidRDefault="00C835C6">
            <w:pPr>
              <w:pStyle w:val="OMDV"/>
              <w:rPr>
                <w:lang w:eastAsia="ru-RU"/>
              </w:rPr>
              <w:pPrChange w:id="6013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014" w:author="D.Kambarov" w:date="2025-03-13T16:54:00Z">
              <w:tcPr>
                <w:tcW w:w="495" w:type="dxa"/>
                <w:gridSpan w:val="2"/>
              </w:tcPr>
            </w:tcPrChange>
          </w:tcPr>
          <w:p w14:paraId="27F04787" w14:textId="77777777" w:rsidR="00A66D76" w:rsidRDefault="00A66D76">
            <w:pPr>
              <w:pStyle w:val="OMDV"/>
              <w:rPr>
                <w:lang w:eastAsia="ru-RU"/>
              </w:rPr>
              <w:pPrChange w:id="6015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016" w:author="D.Kambarov" w:date="2025-03-13T16:54:00Z">
              <w:tcPr>
                <w:tcW w:w="495" w:type="dxa"/>
                <w:gridSpan w:val="2"/>
              </w:tcPr>
            </w:tcPrChange>
          </w:tcPr>
          <w:p w14:paraId="47F4C0B6" w14:textId="77777777" w:rsidR="00A66D76" w:rsidRDefault="00A66D76">
            <w:pPr>
              <w:pStyle w:val="OMDV"/>
              <w:rPr>
                <w:lang w:eastAsia="ru-RU"/>
              </w:rPr>
              <w:pPrChange w:id="6017" w:author="D.Kambarov" w:date="2025-03-13T16:34:00Z">
                <w:pPr>
                  <w:jc w:val="center"/>
                </w:pPr>
              </w:pPrChange>
            </w:pPr>
          </w:p>
        </w:tc>
      </w:tr>
      <w:tr w:rsidR="00A66D76" w14:paraId="5F82CDCA" w14:textId="77777777" w:rsidTr="008C0F35">
        <w:trPr>
          <w:trHeight w:val="312"/>
          <w:trPrChange w:id="6018" w:author="D.Kambarov" w:date="2025-03-13T16:54:00Z">
            <w:trPr>
              <w:gridAfter w:val="0"/>
              <w:trHeight w:val="312"/>
            </w:trPr>
          </w:trPrChange>
        </w:trPr>
        <w:tc>
          <w:tcPr>
            <w:tcW w:w="4702" w:type="dxa"/>
            <w:vAlign w:val="center"/>
            <w:tcPrChange w:id="6019" w:author="D.Kambarov" w:date="2025-03-13T16:54:00Z">
              <w:tcPr>
                <w:tcW w:w="4702" w:type="dxa"/>
                <w:vAlign w:val="center"/>
              </w:tcPr>
            </w:tcPrChange>
          </w:tcPr>
          <w:p w14:paraId="5F941CCD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020" w:author="D.Kambarov" w:date="2025-03-13T16:54:00Z">
                <w:pPr/>
              </w:pPrChange>
            </w:pPr>
            <w:r>
              <w:rPr>
                <w:lang w:eastAsia="ru-RU"/>
              </w:rPr>
              <w:t xml:space="preserve">Парапет КЖ </w:t>
            </w:r>
            <w:r>
              <w:rPr>
                <w:i/>
                <w:lang w:eastAsia="ru-RU"/>
              </w:rPr>
              <w:t>(Стена)</w:t>
            </w:r>
          </w:p>
        </w:tc>
        <w:tc>
          <w:tcPr>
            <w:tcW w:w="1613" w:type="dxa"/>
            <w:vAlign w:val="center"/>
            <w:tcPrChange w:id="6021" w:author="D.Kambarov" w:date="2025-03-13T16:54:00Z">
              <w:tcPr>
                <w:tcW w:w="1613" w:type="dxa"/>
                <w:gridSpan w:val="2"/>
                <w:vAlign w:val="center"/>
              </w:tcPr>
            </w:tcPrChange>
          </w:tcPr>
          <w:p w14:paraId="5021D6AA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6022" w:author="D.Kambarov" w:date="2025-03-13T16:54:00Z">
                <w:pPr/>
              </w:pPrChange>
            </w:pPr>
            <w:r>
              <w:rPr>
                <w:i/>
                <w:lang w:eastAsia="ru-RU"/>
              </w:rPr>
              <w:t>Парапет</w:t>
            </w:r>
          </w:p>
        </w:tc>
        <w:tc>
          <w:tcPr>
            <w:tcW w:w="493" w:type="dxa"/>
            <w:vAlign w:val="center"/>
            <w:tcPrChange w:id="6023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D350AB4" w14:textId="77777777" w:rsidR="00A66D76" w:rsidRDefault="00C835C6">
            <w:pPr>
              <w:pStyle w:val="OMDV"/>
              <w:rPr>
                <w:lang w:eastAsia="ru-RU"/>
              </w:rPr>
              <w:pPrChange w:id="6024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025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6E87827" w14:textId="77777777" w:rsidR="00A66D76" w:rsidRDefault="00C835C6">
            <w:pPr>
              <w:pStyle w:val="OMDV"/>
              <w:rPr>
                <w:lang w:eastAsia="ru-RU"/>
              </w:rPr>
              <w:pPrChange w:id="6026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027" w:author="D.Kambarov" w:date="2025-03-13T16:54:00Z">
              <w:tcPr>
                <w:tcW w:w="495" w:type="dxa"/>
                <w:vAlign w:val="center"/>
              </w:tcPr>
            </w:tcPrChange>
          </w:tcPr>
          <w:p w14:paraId="0F564511" w14:textId="77777777" w:rsidR="00A66D76" w:rsidRDefault="00A66D76">
            <w:pPr>
              <w:pStyle w:val="OMDV"/>
              <w:rPr>
                <w:lang w:eastAsia="ru-RU"/>
              </w:rPr>
              <w:pPrChange w:id="6028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029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BA448EE" w14:textId="77777777" w:rsidR="00A66D76" w:rsidRDefault="00A66D76">
            <w:pPr>
              <w:pStyle w:val="OMDV"/>
              <w:rPr>
                <w:lang w:eastAsia="ru-RU"/>
              </w:rPr>
              <w:pPrChange w:id="6030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031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688ED5A9" w14:textId="77777777" w:rsidR="00A66D76" w:rsidRDefault="00A66D76">
            <w:pPr>
              <w:pStyle w:val="OMDV"/>
              <w:rPr>
                <w:lang w:eastAsia="ru-RU"/>
              </w:rPr>
              <w:pPrChange w:id="6032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033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4AA79055" w14:textId="77777777" w:rsidR="00A66D76" w:rsidRDefault="00A66D76">
            <w:pPr>
              <w:pStyle w:val="OMDV"/>
              <w:rPr>
                <w:lang w:eastAsia="ru-RU"/>
              </w:rPr>
              <w:pPrChange w:id="6034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035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1958E1DA" w14:textId="77777777" w:rsidR="00A66D76" w:rsidRDefault="00C835C6">
            <w:pPr>
              <w:pStyle w:val="OMDV"/>
              <w:rPr>
                <w:lang w:eastAsia="ru-RU"/>
              </w:rPr>
              <w:pPrChange w:id="6036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037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1DD1AED" w14:textId="77777777" w:rsidR="00A66D76" w:rsidRDefault="00C835C6">
            <w:pPr>
              <w:pStyle w:val="OMDV"/>
              <w:rPr>
                <w:lang w:eastAsia="ru-RU"/>
              </w:rPr>
              <w:pPrChange w:id="6038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039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1A5EA874" w14:textId="77777777" w:rsidR="00A66D76" w:rsidRDefault="00C835C6">
            <w:pPr>
              <w:pStyle w:val="OMDV"/>
              <w:rPr>
                <w:lang w:val="en-US" w:eastAsia="ru-RU"/>
              </w:rPr>
              <w:pPrChange w:id="6040" w:author="D.Kambarov" w:date="2025-03-13T16:34:00Z">
                <w:pPr>
                  <w:jc w:val="center"/>
                </w:pPr>
              </w:pPrChange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93" w:type="dxa"/>
            <w:vAlign w:val="center"/>
            <w:tcPrChange w:id="6041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C712004" w14:textId="77777777" w:rsidR="00A66D76" w:rsidRDefault="00C835C6">
            <w:pPr>
              <w:pStyle w:val="OMDV"/>
              <w:rPr>
                <w:lang w:eastAsia="ru-RU"/>
              </w:rPr>
              <w:pPrChange w:id="6042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043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5AE61AEF" w14:textId="77777777" w:rsidR="00A66D76" w:rsidRDefault="00A66D76">
            <w:pPr>
              <w:pStyle w:val="OMDV"/>
              <w:rPr>
                <w:lang w:eastAsia="ru-RU"/>
              </w:rPr>
              <w:pPrChange w:id="6044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045" w:author="D.Kambarov" w:date="2025-03-13T16:54:00Z">
              <w:tcPr>
                <w:tcW w:w="495" w:type="dxa"/>
                <w:gridSpan w:val="2"/>
              </w:tcPr>
            </w:tcPrChange>
          </w:tcPr>
          <w:p w14:paraId="48A428BA" w14:textId="77777777" w:rsidR="00A66D76" w:rsidRDefault="00C835C6">
            <w:pPr>
              <w:pStyle w:val="OMDV"/>
              <w:rPr>
                <w:lang w:eastAsia="ru-RU"/>
              </w:rPr>
              <w:pPrChange w:id="6046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047" w:author="D.Kambarov" w:date="2025-03-13T16:54:00Z">
              <w:tcPr>
                <w:tcW w:w="495" w:type="dxa"/>
                <w:gridSpan w:val="2"/>
              </w:tcPr>
            </w:tcPrChange>
          </w:tcPr>
          <w:p w14:paraId="5CBB429B" w14:textId="77777777" w:rsidR="00A66D76" w:rsidRDefault="00C835C6">
            <w:pPr>
              <w:pStyle w:val="OMDV"/>
              <w:rPr>
                <w:lang w:eastAsia="ru-RU"/>
              </w:rPr>
              <w:pPrChange w:id="6048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049" w:author="D.Kambarov" w:date="2025-03-13T16:54:00Z">
              <w:tcPr>
                <w:tcW w:w="495" w:type="dxa"/>
                <w:gridSpan w:val="2"/>
              </w:tcPr>
            </w:tcPrChange>
          </w:tcPr>
          <w:p w14:paraId="16F728C0" w14:textId="77777777" w:rsidR="00A66D76" w:rsidRDefault="00C835C6">
            <w:pPr>
              <w:pStyle w:val="OMDV"/>
              <w:rPr>
                <w:lang w:eastAsia="ru-RU"/>
              </w:rPr>
              <w:pPrChange w:id="6050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051" w:author="D.Kambarov" w:date="2025-03-13T16:54:00Z">
              <w:tcPr>
                <w:tcW w:w="495" w:type="dxa"/>
                <w:gridSpan w:val="2"/>
              </w:tcPr>
            </w:tcPrChange>
          </w:tcPr>
          <w:p w14:paraId="22E30B91" w14:textId="77777777" w:rsidR="00A66D76" w:rsidRDefault="00C835C6">
            <w:pPr>
              <w:pStyle w:val="OMDV"/>
              <w:rPr>
                <w:lang w:eastAsia="ru-RU"/>
              </w:rPr>
              <w:pPrChange w:id="6052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053" w:author="D.Kambarov" w:date="2025-03-13T16:54:00Z">
              <w:tcPr>
                <w:tcW w:w="495" w:type="dxa"/>
                <w:gridSpan w:val="2"/>
              </w:tcPr>
            </w:tcPrChange>
          </w:tcPr>
          <w:p w14:paraId="7B3F8DE4" w14:textId="77777777" w:rsidR="00A66D76" w:rsidRDefault="00A66D76">
            <w:pPr>
              <w:pStyle w:val="OMDV"/>
              <w:rPr>
                <w:lang w:eastAsia="ru-RU"/>
              </w:rPr>
              <w:pPrChange w:id="6054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055" w:author="D.Kambarov" w:date="2025-03-13T16:54:00Z">
              <w:tcPr>
                <w:tcW w:w="495" w:type="dxa"/>
                <w:gridSpan w:val="2"/>
              </w:tcPr>
            </w:tcPrChange>
          </w:tcPr>
          <w:p w14:paraId="50336A53" w14:textId="77777777" w:rsidR="00A66D76" w:rsidRDefault="00A66D76">
            <w:pPr>
              <w:pStyle w:val="OMDV"/>
              <w:rPr>
                <w:lang w:eastAsia="ru-RU"/>
              </w:rPr>
              <w:pPrChange w:id="6056" w:author="D.Kambarov" w:date="2025-03-13T16:34:00Z">
                <w:pPr>
                  <w:jc w:val="center"/>
                </w:pPr>
              </w:pPrChange>
            </w:pPr>
          </w:p>
        </w:tc>
      </w:tr>
      <w:tr w:rsidR="00A66D76" w14:paraId="0ADB220A" w14:textId="77777777" w:rsidTr="008C0F35">
        <w:trPr>
          <w:trHeight w:val="312"/>
          <w:trPrChange w:id="6057" w:author="D.Kambarov" w:date="2025-03-13T16:54:00Z">
            <w:trPr>
              <w:gridAfter w:val="0"/>
              <w:trHeight w:val="312"/>
            </w:trPr>
          </w:trPrChange>
        </w:trPr>
        <w:tc>
          <w:tcPr>
            <w:tcW w:w="4702" w:type="dxa"/>
            <w:vAlign w:val="center"/>
            <w:tcPrChange w:id="6058" w:author="D.Kambarov" w:date="2025-03-13T16:54:00Z">
              <w:tcPr>
                <w:tcW w:w="4702" w:type="dxa"/>
                <w:vAlign w:val="center"/>
              </w:tcPr>
            </w:tcPrChange>
          </w:tcPr>
          <w:p w14:paraId="381D9DD8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059" w:author="D.Kambarov" w:date="2025-03-13T16:54:00Z">
                <w:pPr/>
              </w:pPrChange>
            </w:pPr>
            <w:r>
              <w:rPr>
                <w:lang w:eastAsia="ru-RU"/>
              </w:rPr>
              <w:t xml:space="preserve">Пилон КЖ </w:t>
            </w:r>
            <w:r>
              <w:rPr>
                <w:i/>
                <w:lang w:eastAsia="ru-RU"/>
              </w:rPr>
              <w:t>(Стена)</w:t>
            </w:r>
            <w:r>
              <w:rPr>
                <w:vertAlign w:val="superscript"/>
                <w:lang w:eastAsia="ru-RU"/>
              </w:rPr>
              <w:t xml:space="preserve"> 6</w:t>
            </w:r>
          </w:p>
        </w:tc>
        <w:tc>
          <w:tcPr>
            <w:tcW w:w="1613" w:type="dxa"/>
            <w:vAlign w:val="center"/>
            <w:tcPrChange w:id="6060" w:author="D.Kambarov" w:date="2025-03-13T16:54:00Z">
              <w:tcPr>
                <w:tcW w:w="1613" w:type="dxa"/>
                <w:gridSpan w:val="2"/>
                <w:vAlign w:val="center"/>
              </w:tcPr>
            </w:tcPrChange>
          </w:tcPr>
          <w:p w14:paraId="633D2AAD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6061" w:author="D.Kambarov" w:date="2025-03-13T16:54:00Z">
                <w:pPr/>
              </w:pPrChange>
            </w:pPr>
            <w:r>
              <w:rPr>
                <w:i/>
                <w:lang w:eastAsia="ru-RU"/>
              </w:rPr>
              <w:t>Пилон</w:t>
            </w:r>
          </w:p>
        </w:tc>
        <w:tc>
          <w:tcPr>
            <w:tcW w:w="493" w:type="dxa"/>
            <w:vAlign w:val="center"/>
            <w:tcPrChange w:id="6062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C9B2C6E" w14:textId="77777777" w:rsidR="00A66D76" w:rsidRDefault="00C835C6">
            <w:pPr>
              <w:pStyle w:val="OMDV"/>
              <w:rPr>
                <w:lang w:eastAsia="ru-RU"/>
              </w:rPr>
              <w:pPrChange w:id="6063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064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28043BEC" w14:textId="77777777" w:rsidR="00A66D76" w:rsidRDefault="00C835C6">
            <w:pPr>
              <w:pStyle w:val="OMDV"/>
              <w:rPr>
                <w:lang w:eastAsia="ru-RU"/>
              </w:rPr>
              <w:pPrChange w:id="6065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066" w:author="D.Kambarov" w:date="2025-03-13T16:54:00Z">
              <w:tcPr>
                <w:tcW w:w="495" w:type="dxa"/>
                <w:vAlign w:val="center"/>
              </w:tcPr>
            </w:tcPrChange>
          </w:tcPr>
          <w:p w14:paraId="457B9CE8" w14:textId="77777777" w:rsidR="00A66D76" w:rsidRDefault="00A66D76">
            <w:pPr>
              <w:pStyle w:val="OMDV"/>
              <w:rPr>
                <w:lang w:eastAsia="ru-RU"/>
              </w:rPr>
              <w:pPrChange w:id="6067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068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23F57C2" w14:textId="77777777" w:rsidR="00A66D76" w:rsidRDefault="00A66D76">
            <w:pPr>
              <w:pStyle w:val="OMDV"/>
              <w:rPr>
                <w:lang w:eastAsia="ru-RU"/>
              </w:rPr>
              <w:pPrChange w:id="6069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070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43168165" w14:textId="77777777" w:rsidR="00A66D76" w:rsidRDefault="00A66D76">
            <w:pPr>
              <w:pStyle w:val="OMDV"/>
              <w:rPr>
                <w:lang w:eastAsia="ru-RU"/>
              </w:rPr>
              <w:pPrChange w:id="6071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072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516EEA50" w14:textId="77777777" w:rsidR="00A66D76" w:rsidRDefault="00A66D76">
            <w:pPr>
              <w:pStyle w:val="OMDV"/>
              <w:rPr>
                <w:lang w:eastAsia="ru-RU"/>
              </w:rPr>
              <w:pPrChange w:id="6073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074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271FEB1C" w14:textId="77777777" w:rsidR="00A66D76" w:rsidRDefault="00C835C6">
            <w:pPr>
              <w:pStyle w:val="OMDV"/>
              <w:rPr>
                <w:lang w:eastAsia="ru-RU"/>
              </w:rPr>
              <w:pPrChange w:id="6075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076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E8B682B" w14:textId="77777777" w:rsidR="00A66D76" w:rsidRDefault="00C835C6">
            <w:pPr>
              <w:pStyle w:val="OMDV"/>
              <w:rPr>
                <w:lang w:eastAsia="ru-RU"/>
              </w:rPr>
              <w:pPrChange w:id="6077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078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1527E8AE" w14:textId="77777777" w:rsidR="00A66D76" w:rsidRDefault="00C835C6">
            <w:pPr>
              <w:pStyle w:val="OMDV"/>
              <w:rPr>
                <w:lang w:val="en-US" w:eastAsia="ru-RU"/>
              </w:rPr>
              <w:pPrChange w:id="6079" w:author="D.Kambarov" w:date="2025-03-13T16:34:00Z">
                <w:pPr>
                  <w:jc w:val="center"/>
                </w:pPr>
              </w:pPrChange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93" w:type="dxa"/>
            <w:vAlign w:val="center"/>
            <w:tcPrChange w:id="6080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7161163" w14:textId="77777777" w:rsidR="00A66D76" w:rsidRDefault="00C835C6">
            <w:pPr>
              <w:pStyle w:val="OMDV"/>
              <w:rPr>
                <w:lang w:eastAsia="ru-RU"/>
              </w:rPr>
              <w:pPrChange w:id="6081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082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64A5C2F4" w14:textId="77777777" w:rsidR="00A66D76" w:rsidRDefault="00A66D76">
            <w:pPr>
              <w:pStyle w:val="OMDV"/>
              <w:rPr>
                <w:lang w:eastAsia="ru-RU"/>
              </w:rPr>
              <w:pPrChange w:id="6083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084" w:author="D.Kambarov" w:date="2025-03-13T16:54:00Z">
              <w:tcPr>
                <w:tcW w:w="495" w:type="dxa"/>
                <w:gridSpan w:val="2"/>
              </w:tcPr>
            </w:tcPrChange>
          </w:tcPr>
          <w:p w14:paraId="4634E920" w14:textId="77777777" w:rsidR="00A66D76" w:rsidRDefault="00C835C6">
            <w:pPr>
              <w:pStyle w:val="OMDV"/>
              <w:rPr>
                <w:lang w:eastAsia="ru-RU"/>
              </w:rPr>
              <w:pPrChange w:id="6085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086" w:author="D.Kambarov" w:date="2025-03-13T16:54:00Z">
              <w:tcPr>
                <w:tcW w:w="495" w:type="dxa"/>
                <w:gridSpan w:val="2"/>
              </w:tcPr>
            </w:tcPrChange>
          </w:tcPr>
          <w:p w14:paraId="76E04C56" w14:textId="77777777" w:rsidR="00A66D76" w:rsidRDefault="00C835C6">
            <w:pPr>
              <w:pStyle w:val="OMDV"/>
              <w:rPr>
                <w:lang w:eastAsia="ru-RU"/>
              </w:rPr>
              <w:pPrChange w:id="6087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088" w:author="D.Kambarov" w:date="2025-03-13T16:54:00Z">
              <w:tcPr>
                <w:tcW w:w="495" w:type="dxa"/>
                <w:gridSpan w:val="2"/>
              </w:tcPr>
            </w:tcPrChange>
          </w:tcPr>
          <w:p w14:paraId="15DD65AC" w14:textId="77777777" w:rsidR="00A66D76" w:rsidRDefault="00C835C6">
            <w:pPr>
              <w:pStyle w:val="OMDV"/>
              <w:rPr>
                <w:lang w:eastAsia="ru-RU"/>
              </w:rPr>
              <w:pPrChange w:id="6089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090" w:author="D.Kambarov" w:date="2025-03-13T16:54:00Z">
              <w:tcPr>
                <w:tcW w:w="495" w:type="dxa"/>
                <w:gridSpan w:val="2"/>
              </w:tcPr>
            </w:tcPrChange>
          </w:tcPr>
          <w:p w14:paraId="699236A6" w14:textId="77777777" w:rsidR="00A66D76" w:rsidRDefault="00C835C6">
            <w:pPr>
              <w:pStyle w:val="OMDV"/>
              <w:rPr>
                <w:lang w:eastAsia="ru-RU"/>
              </w:rPr>
              <w:pPrChange w:id="6091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092" w:author="D.Kambarov" w:date="2025-03-13T16:54:00Z">
              <w:tcPr>
                <w:tcW w:w="495" w:type="dxa"/>
                <w:gridSpan w:val="2"/>
              </w:tcPr>
            </w:tcPrChange>
          </w:tcPr>
          <w:p w14:paraId="29475CDE" w14:textId="77777777" w:rsidR="00A66D76" w:rsidRDefault="00A66D76">
            <w:pPr>
              <w:pStyle w:val="OMDV"/>
              <w:rPr>
                <w:lang w:eastAsia="ru-RU"/>
              </w:rPr>
              <w:pPrChange w:id="6093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094" w:author="D.Kambarov" w:date="2025-03-13T16:54:00Z">
              <w:tcPr>
                <w:tcW w:w="495" w:type="dxa"/>
                <w:gridSpan w:val="2"/>
              </w:tcPr>
            </w:tcPrChange>
          </w:tcPr>
          <w:p w14:paraId="31C26CF8" w14:textId="77777777" w:rsidR="00A66D76" w:rsidRDefault="00A66D76">
            <w:pPr>
              <w:pStyle w:val="OMDV"/>
              <w:rPr>
                <w:lang w:eastAsia="ru-RU"/>
              </w:rPr>
              <w:pPrChange w:id="6095" w:author="D.Kambarov" w:date="2025-03-13T16:34:00Z">
                <w:pPr>
                  <w:jc w:val="center"/>
                </w:pPr>
              </w:pPrChange>
            </w:pPr>
          </w:p>
        </w:tc>
      </w:tr>
      <w:tr w:rsidR="00A66D76" w14:paraId="635C415C" w14:textId="77777777" w:rsidTr="008C0F35">
        <w:trPr>
          <w:trHeight w:val="312"/>
          <w:trPrChange w:id="6096" w:author="D.Kambarov" w:date="2025-03-13T16:54:00Z">
            <w:trPr>
              <w:gridAfter w:val="0"/>
              <w:trHeight w:val="312"/>
            </w:trPr>
          </w:trPrChange>
        </w:trPr>
        <w:tc>
          <w:tcPr>
            <w:tcW w:w="4702" w:type="dxa"/>
            <w:vAlign w:val="center"/>
            <w:tcPrChange w:id="6097" w:author="D.Kambarov" w:date="2025-03-13T16:54:00Z">
              <w:tcPr>
                <w:tcW w:w="4702" w:type="dxa"/>
                <w:vAlign w:val="center"/>
              </w:tcPr>
            </w:tcPrChange>
          </w:tcPr>
          <w:p w14:paraId="13B5991A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098" w:author="D.Kambarov" w:date="2025-03-13T16:54:00Z">
                <w:pPr/>
              </w:pPrChange>
            </w:pPr>
            <w:r>
              <w:rPr>
                <w:lang w:eastAsia="ru-RU"/>
              </w:rPr>
              <w:t xml:space="preserve">Колонна КЖ </w:t>
            </w:r>
            <w:r>
              <w:rPr>
                <w:i/>
                <w:lang w:eastAsia="ru-RU"/>
              </w:rPr>
              <w:t>(Несущая колонна)</w:t>
            </w:r>
            <w:r>
              <w:rPr>
                <w:vertAlign w:val="superscript"/>
                <w:lang w:eastAsia="ru-RU"/>
              </w:rPr>
              <w:t xml:space="preserve"> 6</w:t>
            </w:r>
          </w:p>
        </w:tc>
        <w:tc>
          <w:tcPr>
            <w:tcW w:w="1613" w:type="dxa"/>
            <w:vAlign w:val="center"/>
            <w:tcPrChange w:id="6099" w:author="D.Kambarov" w:date="2025-03-13T16:54:00Z">
              <w:tcPr>
                <w:tcW w:w="1613" w:type="dxa"/>
                <w:gridSpan w:val="2"/>
                <w:vAlign w:val="center"/>
              </w:tcPr>
            </w:tcPrChange>
          </w:tcPr>
          <w:p w14:paraId="38BF2827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6100" w:author="D.Kambarov" w:date="2025-03-13T16:54:00Z">
                <w:pPr/>
              </w:pPrChange>
            </w:pPr>
            <w:r>
              <w:rPr>
                <w:i/>
                <w:lang w:eastAsia="ru-RU"/>
              </w:rPr>
              <w:t>Колонна</w:t>
            </w:r>
          </w:p>
        </w:tc>
        <w:tc>
          <w:tcPr>
            <w:tcW w:w="493" w:type="dxa"/>
            <w:vAlign w:val="center"/>
            <w:tcPrChange w:id="6101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1874325E" w14:textId="77777777" w:rsidR="00A66D76" w:rsidRDefault="00C835C6">
            <w:pPr>
              <w:pStyle w:val="OMDV"/>
              <w:rPr>
                <w:lang w:eastAsia="ru-RU"/>
              </w:rPr>
              <w:pPrChange w:id="6102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103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CBCFD97" w14:textId="77777777" w:rsidR="00A66D76" w:rsidRDefault="00C835C6">
            <w:pPr>
              <w:pStyle w:val="OMDV"/>
              <w:rPr>
                <w:lang w:eastAsia="ru-RU"/>
              </w:rPr>
              <w:pPrChange w:id="6104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105" w:author="D.Kambarov" w:date="2025-03-13T16:54:00Z">
              <w:tcPr>
                <w:tcW w:w="495" w:type="dxa"/>
                <w:vAlign w:val="center"/>
              </w:tcPr>
            </w:tcPrChange>
          </w:tcPr>
          <w:p w14:paraId="39596199" w14:textId="77777777" w:rsidR="00A66D76" w:rsidRDefault="00A66D76">
            <w:pPr>
              <w:pStyle w:val="OMDV"/>
              <w:rPr>
                <w:lang w:eastAsia="ru-RU"/>
              </w:rPr>
              <w:pPrChange w:id="6106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107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501F8F5" w14:textId="77777777" w:rsidR="00A66D76" w:rsidRDefault="00A66D76">
            <w:pPr>
              <w:pStyle w:val="OMDV"/>
              <w:rPr>
                <w:lang w:eastAsia="ru-RU"/>
              </w:rPr>
              <w:pPrChange w:id="6108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109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27B8A8B2" w14:textId="77777777" w:rsidR="00A66D76" w:rsidRDefault="00C835C6">
            <w:pPr>
              <w:pStyle w:val="OMDV"/>
              <w:rPr>
                <w:lang w:eastAsia="ru-RU"/>
              </w:rPr>
              <w:pPrChange w:id="6110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111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22C7866" w14:textId="77777777" w:rsidR="00A66D76" w:rsidRDefault="00A66D76">
            <w:pPr>
              <w:pStyle w:val="OMDV"/>
              <w:rPr>
                <w:lang w:eastAsia="ru-RU"/>
              </w:rPr>
              <w:pPrChange w:id="6112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113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2F13C2B0" w14:textId="77777777" w:rsidR="00A66D76" w:rsidRDefault="00C835C6">
            <w:pPr>
              <w:pStyle w:val="OMDV"/>
              <w:rPr>
                <w:lang w:eastAsia="ru-RU"/>
              </w:rPr>
              <w:pPrChange w:id="6114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115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2420A77E" w14:textId="77777777" w:rsidR="00A66D76" w:rsidRDefault="00C835C6">
            <w:pPr>
              <w:pStyle w:val="OMDV"/>
              <w:rPr>
                <w:lang w:eastAsia="ru-RU"/>
              </w:rPr>
              <w:pPrChange w:id="6116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117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13C6402D" w14:textId="77777777" w:rsidR="00A66D76" w:rsidRDefault="00C835C6">
            <w:pPr>
              <w:pStyle w:val="OMDV"/>
              <w:rPr>
                <w:lang w:val="en-US" w:eastAsia="ru-RU"/>
              </w:rPr>
              <w:pPrChange w:id="6118" w:author="D.Kambarov" w:date="2025-03-13T16:34:00Z">
                <w:pPr>
                  <w:jc w:val="center"/>
                </w:pPr>
              </w:pPrChange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93" w:type="dxa"/>
            <w:vAlign w:val="center"/>
            <w:tcPrChange w:id="6119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798C90D" w14:textId="77777777" w:rsidR="00A66D76" w:rsidRDefault="00C835C6">
            <w:pPr>
              <w:pStyle w:val="OMDV"/>
              <w:rPr>
                <w:lang w:eastAsia="ru-RU"/>
              </w:rPr>
              <w:pPrChange w:id="6120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121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B65D53B" w14:textId="77777777" w:rsidR="00A66D76" w:rsidRDefault="00A66D76">
            <w:pPr>
              <w:pStyle w:val="OMDV"/>
              <w:rPr>
                <w:lang w:eastAsia="ru-RU"/>
              </w:rPr>
              <w:pPrChange w:id="6122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123" w:author="D.Kambarov" w:date="2025-03-13T16:54:00Z">
              <w:tcPr>
                <w:tcW w:w="495" w:type="dxa"/>
                <w:gridSpan w:val="2"/>
              </w:tcPr>
            </w:tcPrChange>
          </w:tcPr>
          <w:p w14:paraId="0CB22CA7" w14:textId="77777777" w:rsidR="00A66D76" w:rsidRDefault="00C835C6">
            <w:pPr>
              <w:pStyle w:val="OMDV"/>
              <w:rPr>
                <w:lang w:eastAsia="ru-RU"/>
              </w:rPr>
              <w:pPrChange w:id="6124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125" w:author="D.Kambarov" w:date="2025-03-13T16:54:00Z">
              <w:tcPr>
                <w:tcW w:w="495" w:type="dxa"/>
                <w:gridSpan w:val="2"/>
              </w:tcPr>
            </w:tcPrChange>
          </w:tcPr>
          <w:p w14:paraId="2A67ABA8" w14:textId="77777777" w:rsidR="00A66D76" w:rsidRDefault="00C835C6">
            <w:pPr>
              <w:pStyle w:val="OMDV"/>
              <w:rPr>
                <w:lang w:eastAsia="ru-RU"/>
              </w:rPr>
              <w:pPrChange w:id="6126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127" w:author="D.Kambarov" w:date="2025-03-13T16:54:00Z">
              <w:tcPr>
                <w:tcW w:w="495" w:type="dxa"/>
                <w:gridSpan w:val="2"/>
              </w:tcPr>
            </w:tcPrChange>
          </w:tcPr>
          <w:p w14:paraId="66310D38" w14:textId="77777777" w:rsidR="00A66D76" w:rsidRDefault="00C835C6">
            <w:pPr>
              <w:pStyle w:val="OMDV"/>
              <w:rPr>
                <w:lang w:eastAsia="ru-RU"/>
              </w:rPr>
              <w:pPrChange w:id="6128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129" w:author="D.Kambarov" w:date="2025-03-13T16:54:00Z">
              <w:tcPr>
                <w:tcW w:w="495" w:type="dxa"/>
                <w:gridSpan w:val="2"/>
              </w:tcPr>
            </w:tcPrChange>
          </w:tcPr>
          <w:p w14:paraId="02D4F83C" w14:textId="77777777" w:rsidR="00A66D76" w:rsidRDefault="00C835C6">
            <w:pPr>
              <w:pStyle w:val="OMDV"/>
              <w:rPr>
                <w:lang w:eastAsia="ru-RU"/>
              </w:rPr>
              <w:pPrChange w:id="6130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131" w:author="D.Kambarov" w:date="2025-03-13T16:54:00Z">
              <w:tcPr>
                <w:tcW w:w="495" w:type="dxa"/>
                <w:gridSpan w:val="2"/>
              </w:tcPr>
            </w:tcPrChange>
          </w:tcPr>
          <w:p w14:paraId="3F43D5F0" w14:textId="77777777" w:rsidR="00A66D76" w:rsidRDefault="00A66D76">
            <w:pPr>
              <w:pStyle w:val="OMDV"/>
              <w:rPr>
                <w:lang w:eastAsia="ru-RU"/>
              </w:rPr>
              <w:pPrChange w:id="6132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133" w:author="D.Kambarov" w:date="2025-03-13T16:54:00Z">
              <w:tcPr>
                <w:tcW w:w="495" w:type="dxa"/>
                <w:gridSpan w:val="2"/>
              </w:tcPr>
            </w:tcPrChange>
          </w:tcPr>
          <w:p w14:paraId="28731E40" w14:textId="77777777" w:rsidR="00A66D76" w:rsidRDefault="00A66D76">
            <w:pPr>
              <w:pStyle w:val="OMDV"/>
              <w:rPr>
                <w:lang w:eastAsia="ru-RU"/>
              </w:rPr>
              <w:pPrChange w:id="6134" w:author="D.Kambarov" w:date="2025-03-13T16:34:00Z">
                <w:pPr>
                  <w:jc w:val="center"/>
                </w:pPr>
              </w:pPrChange>
            </w:pPr>
          </w:p>
        </w:tc>
      </w:tr>
      <w:tr w:rsidR="00A66D76" w14:paraId="70BA0BB0" w14:textId="77777777" w:rsidTr="008C0F35">
        <w:trPr>
          <w:trHeight w:val="312"/>
          <w:trPrChange w:id="6135" w:author="D.Kambarov" w:date="2025-03-13T16:54:00Z">
            <w:trPr>
              <w:gridAfter w:val="0"/>
              <w:trHeight w:val="312"/>
            </w:trPr>
          </w:trPrChange>
        </w:trPr>
        <w:tc>
          <w:tcPr>
            <w:tcW w:w="4702" w:type="dxa"/>
            <w:vAlign w:val="center"/>
            <w:tcPrChange w:id="6136" w:author="D.Kambarov" w:date="2025-03-13T16:54:00Z">
              <w:tcPr>
                <w:tcW w:w="4702" w:type="dxa"/>
                <w:vAlign w:val="center"/>
              </w:tcPr>
            </w:tcPrChange>
          </w:tcPr>
          <w:p w14:paraId="65444488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137" w:author="D.Kambarov" w:date="2025-03-13T16:54:00Z">
                <w:pPr/>
              </w:pPrChange>
            </w:pPr>
            <w:r>
              <w:rPr>
                <w:lang w:eastAsia="ru-RU"/>
              </w:rPr>
              <w:t xml:space="preserve">Капитель </w:t>
            </w:r>
            <w:r>
              <w:rPr>
                <w:i/>
                <w:lang w:eastAsia="ru-RU"/>
              </w:rPr>
              <w:t>(Перекрытие)</w:t>
            </w:r>
          </w:p>
        </w:tc>
        <w:tc>
          <w:tcPr>
            <w:tcW w:w="1613" w:type="dxa"/>
            <w:vAlign w:val="center"/>
            <w:tcPrChange w:id="6138" w:author="D.Kambarov" w:date="2025-03-13T16:54:00Z">
              <w:tcPr>
                <w:tcW w:w="1613" w:type="dxa"/>
                <w:gridSpan w:val="2"/>
                <w:vAlign w:val="center"/>
              </w:tcPr>
            </w:tcPrChange>
          </w:tcPr>
          <w:p w14:paraId="0705F4A5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6139" w:author="D.Kambarov" w:date="2025-03-13T16:54:00Z">
                <w:pPr/>
              </w:pPrChange>
            </w:pPr>
            <w:r>
              <w:rPr>
                <w:i/>
                <w:iCs/>
                <w:lang w:eastAsia="ru-RU"/>
              </w:rPr>
              <w:t>Капитель</w:t>
            </w:r>
          </w:p>
        </w:tc>
        <w:tc>
          <w:tcPr>
            <w:tcW w:w="493" w:type="dxa"/>
            <w:vAlign w:val="center"/>
            <w:tcPrChange w:id="6140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A870C40" w14:textId="77777777" w:rsidR="00A66D76" w:rsidRDefault="00C835C6">
            <w:pPr>
              <w:pStyle w:val="OMDV"/>
              <w:rPr>
                <w:lang w:eastAsia="ru-RU"/>
              </w:rPr>
              <w:pPrChange w:id="6141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142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9EDB077" w14:textId="77777777" w:rsidR="00A66D76" w:rsidRDefault="00C835C6">
            <w:pPr>
              <w:pStyle w:val="OMDV"/>
              <w:rPr>
                <w:lang w:eastAsia="ru-RU"/>
              </w:rPr>
              <w:pPrChange w:id="6143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144" w:author="D.Kambarov" w:date="2025-03-13T16:54:00Z">
              <w:tcPr>
                <w:tcW w:w="495" w:type="dxa"/>
                <w:vAlign w:val="center"/>
              </w:tcPr>
            </w:tcPrChange>
          </w:tcPr>
          <w:p w14:paraId="2E97AE6E" w14:textId="77777777" w:rsidR="00A66D76" w:rsidRDefault="00A66D76">
            <w:pPr>
              <w:pStyle w:val="OMDV"/>
              <w:rPr>
                <w:lang w:eastAsia="ru-RU"/>
              </w:rPr>
              <w:pPrChange w:id="6145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146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C0B8CB4" w14:textId="77777777" w:rsidR="00A66D76" w:rsidRDefault="00A66D76">
            <w:pPr>
              <w:pStyle w:val="OMDV"/>
              <w:rPr>
                <w:lang w:val="en-US" w:eastAsia="ru-RU"/>
              </w:rPr>
              <w:pPrChange w:id="6147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148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2218798" w14:textId="77777777" w:rsidR="00A66D76" w:rsidRDefault="00A66D76">
            <w:pPr>
              <w:pStyle w:val="OMDV"/>
              <w:rPr>
                <w:lang w:val="en-US" w:eastAsia="ru-RU"/>
              </w:rPr>
              <w:pPrChange w:id="6149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150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4B5BA085" w14:textId="77777777" w:rsidR="00A66D76" w:rsidRDefault="00A66D76">
            <w:pPr>
              <w:pStyle w:val="OMDV"/>
              <w:rPr>
                <w:lang w:eastAsia="ru-RU"/>
              </w:rPr>
              <w:pPrChange w:id="6151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152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1529E10A" w14:textId="77777777" w:rsidR="00A66D76" w:rsidRDefault="00C835C6">
            <w:pPr>
              <w:pStyle w:val="OMDV"/>
              <w:rPr>
                <w:lang w:eastAsia="ru-RU"/>
              </w:rPr>
              <w:pPrChange w:id="6153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154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2AB047E" w14:textId="77777777" w:rsidR="00A66D76" w:rsidRDefault="00A66D76">
            <w:pPr>
              <w:pStyle w:val="OMDV"/>
              <w:rPr>
                <w:lang w:eastAsia="ru-RU"/>
              </w:rPr>
              <w:pPrChange w:id="6155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156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5D810AA" w14:textId="77777777" w:rsidR="00A66D76" w:rsidRDefault="00A66D76">
            <w:pPr>
              <w:pStyle w:val="OMDV"/>
              <w:rPr>
                <w:lang w:eastAsia="ru-RU"/>
              </w:rPr>
              <w:pPrChange w:id="6157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158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D04411E" w14:textId="77777777" w:rsidR="00A66D76" w:rsidRDefault="00C835C6">
            <w:pPr>
              <w:pStyle w:val="OMDV"/>
              <w:rPr>
                <w:lang w:eastAsia="ru-RU"/>
              </w:rPr>
              <w:pPrChange w:id="6159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160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27431A4E" w14:textId="77777777" w:rsidR="00A66D76" w:rsidRDefault="00A66D76">
            <w:pPr>
              <w:pStyle w:val="OMDV"/>
              <w:rPr>
                <w:lang w:eastAsia="ru-RU"/>
              </w:rPr>
              <w:pPrChange w:id="6161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162" w:author="D.Kambarov" w:date="2025-03-13T16:54:00Z">
              <w:tcPr>
                <w:tcW w:w="495" w:type="dxa"/>
                <w:gridSpan w:val="2"/>
              </w:tcPr>
            </w:tcPrChange>
          </w:tcPr>
          <w:p w14:paraId="5454E64C" w14:textId="77777777" w:rsidR="00A66D76" w:rsidRDefault="00C835C6">
            <w:pPr>
              <w:pStyle w:val="OMDV"/>
              <w:rPr>
                <w:lang w:eastAsia="ru-RU"/>
              </w:rPr>
              <w:pPrChange w:id="6163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164" w:author="D.Kambarov" w:date="2025-03-13T16:54:00Z">
              <w:tcPr>
                <w:tcW w:w="495" w:type="dxa"/>
                <w:gridSpan w:val="2"/>
              </w:tcPr>
            </w:tcPrChange>
          </w:tcPr>
          <w:p w14:paraId="5813C1C8" w14:textId="77777777" w:rsidR="00A66D76" w:rsidRDefault="00C835C6">
            <w:pPr>
              <w:pStyle w:val="OMDV"/>
              <w:rPr>
                <w:lang w:eastAsia="ru-RU"/>
              </w:rPr>
              <w:pPrChange w:id="6165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166" w:author="D.Kambarov" w:date="2025-03-13T16:54:00Z">
              <w:tcPr>
                <w:tcW w:w="495" w:type="dxa"/>
                <w:gridSpan w:val="2"/>
              </w:tcPr>
            </w:tcPrChange>
          </w:tcPr>
          <w:p w14:paraId="08FDFD23" w14:textId="77777777" w:rsidR="00A66D76" w:rsidRDefault="00C835C6">
            <w:pPr>
              <w:pStyle w:val="OMDV"/>
              <w:rPr>
                <w:lang w:eastAsia="ru-RU"/>
              </w:rPr>
              <w:pPrChange w:id="6167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168" w:author="D.Kambarov" w:date="2025-03-13T16:54:00Z">
              <w:tcPr>
                <w:tcW w:w="495" w:type="dxa"/>
                <w:gridSpan w:val="2"/>
              </w:tcPr>
            </w:tcPrChange>
          </w:tcPr>
          <w:p w14:paraId="12E4D546" w14:textId="77777777" w:rsidR="00A66D76" w:rsidRDefault="00C835C6">
            <w:pPr>
              <w:pStyle w:val="OMDV"/>
              <w:rPr>
                <w:lang w:eastAsia="ru-RU"/>
              </w:rPr>
              <w:pPrChange w:id="6169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170" w:author="D.Kambarov" w:date="2025-03-13T16:54:00Z">
              <w:tcPr>
                <w:tcW w:w="495" w:type="dxa"/>
                <w:gridSpan w:val="2"/>
              </w:tcPr>
            </w:tcPrChange>
          </w:tcPr>
          <w:p w14:paraId="6FD6A2B0" w14:textId="77777777" w:rsidR="00A66D76" w:rsidRDefault="00A66D76">
            <w:pPr>
              <w:pStyle w:val="OMDV"/>
              <w:rPr>
                <w:lang w:eastAsia="ru-RU"/>
              </w:rPr>
              <w:pPrChange w:id="6171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172" w:author="D.Kambarov" w:date="2025-03-13T16:54:00Z">
              <w:tcPr>
                <w:tcW w:w="495" w:type="dxa"/>
                <w:gridSpan w:val="2"/>
              </w:tcPr>
            </w:tcPrChange>
          </w:tcPr>
          <w:p w14:paraId="182C25FD" w14:textId="77777777" w:rsidR="00A66D76" w:rsidRDefault="00A66D76">
            <w:pPr>
              <w:pStyle w:val="OMDV"/>
              <w:rPr>
                <w:lang w:eastAsia="ru-RU"/>
              </w:rPr>
              <w:pPrChange w:id="6173" w:author="D.Kambarov" w:date="2025-03-13T16:34:00Z">
                <w:pPr>
                  <w:jc w:val="center"/>
                </w:pPr>
              </w:pPrChange>
            </w:pPr>
          </w:p>
        </w:tc>
      </w:tr>
      <w:tr w:rsidR="00A66D76" w14:paraId="77CE0506" w14:textId="77777777" w:rsidTr="008C0F35">
        <w:trPr>
          <w:trHeight w:val="312"/>
          <w:trPrChange w:id="6174" w:author="D.Kambarov" w:date="2025-03-13T16:54:00Z">
            <w:trPr>
              <w:gridAfter w:val="0"/>
              <w:trHeight w:val="312"/>
            </w:trPr>
          </w:trPrChange>
        </w:trPr>
        <w:tc>
          <w:tcPr>
            <w:tcW w:w="4702" w:type="dxa"/>
            <w:vAlign w:val="center"/>
            <w:tcPrChange w:id="6175" w:author="D.Kambarov" w:date="2025-03-13T16:54:00Z">
              <w:tcPr>
                <w:tcW w:w="4702" w:type="dxa"/>
                <w:vAlign w:val="center"/>
              </w:tcPr>
            </w:tcPrChange>
          </w:tcPr>
          <w:p w14:paraId="2C5F424B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176" w:author="D.Kambarov" w:date="2025-03-13T16:54:00Z">
                <w:pPr/>
              </w:pPrChange>
            </w:pPr>
            <w:r>
              <w:rPr>
                <w:lang w:eastAsia="ru-RU"/>
              </w:rPr>
              <w:t xml:space="preserve">Балка КЖ </w:t>
            </w:r>
            <w:r>
              <w:rPr>
                <w:i/>
                <w:lang w:eastAsia="ru-RU"/>
              </w:rPr>
              <w:t>(Каркас несущий)</w:t>
            </w:r>
            <w:r>
              <w:rPr>
                <w:vertAlign w:val="superscript"/>
                <w:lang w:eastAsia="ru-RU"/>
              </w:rPr>
              <w:t xml:space="preserve"> 6</w:t>
            </w:r>
          </w:p>
        </w:tc>
        <w:tc>
          <w:tcPr>
            <w:tcW w:w="1613" w:type="dxa"/>
            <w:vAlign w:val="center"/>
            <w:tcPrChange w:id="6177" w:author="D.Kambarov" w:date="2025-03-13T16:54:00Z">
              <w:tcPr>
                <w:tcW w:w="1613" w:type="dxa"/>
                <w:gridSpan w:val="2"/>
                <w:vAlign w:val="center"/>
              </w:tcPr>
            </w:tcPrChange>
          </w:tcPr>
          <w:p w14:paraId="5D7F0BB0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6178" w:author="D.Kambarov" w:date="2025-03-13T16:54:00Z">
                <w:pPr/>
              </w:pPrChange>
            </w:pPr>
            <w:r>
              <w:rPr>
                <w:i/>
                <w:lang w:eastAsia="ru-RU"/>
              </w:rPr>
              <w:t>Балка</w:t>
            </w:r>
          </w:p>
        </w:tc>
        <w:tc>
          <w:tcPr>
            <w:tcW w:w="493" w:type="dxa"/>
            <w:vAlign w:val="center"/>
            <w:tcPrChange w:id="6179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6DF053F9" w14:textId="77777777" w:rsidR="00A66D76" w:rsidRDefault="00C835C6">
            <w:pPr>
              <w:pStyle w:val="OMDV"/>
              <w:rPr>
                <w:lang w:eastAsia="ru-RU"/>
              </w:rPr>
              <w:pPrChange w:id="6180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181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7D26D05" w14:textId="77777777" w:rsidR="00A66D76" w:rsidRDefault="00C835C6">
            <w:pPr>
              <w:pStyle w:val="OMDV"/>
              <w:rPr>
                <w:lang w:eastAsia="ru-RU"/>
              </w:rPr>
              <w:pPrChange w:id="6182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183" w:author="D.Kambarov" w:date="2025-03-13T16:54:00Z">
              <w:tcPr>
                <w:tcW w:w="495" w:type="dxa"/>
                <w:vAlign w:val="center"/>
              </w:tcPr>
            </w:tcPrChange>
          </w:tcPr>
          <w:p w14:paraId="1EAD3282" w14:textId="77777777" w:rsidR="00A66D76" w:rsidRDefault="00A66D76">
            <w:pPr>
              <w:pStyle w:val="OMDV"/>
              <w:rPr>
                <w:lang w:eastAsia="ru-RU"/>
              </w:rPr>
              <w:pPrChange w:id="6184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185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57768F5" w14:textId="77777777" w:rsidR="00A66D76" w:rsidRDefault="00C835C6">
            <w:pPr>
              <w:pStyle w:val="OMDV"/>
              <w:rPr>
                <w:lang w:val="en-US" w:eastAsia="ru-RU"/>
              </w:rPr>
              <w:pPrChange w:id="6186" w:author="D.Kambarov" w:date="2025-03-13T16:34:00Z">
                <w:pPr>
                  <w:jc w:val="center"/>
                </w:pPr>
              </w:pPrChange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93" w:type="dxa"/>
            <w:vAlign w:val="center"/>
            <w:tcPrChange w:id="6187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1028701" w14:textId="77777777" w:rsidR="00A66D76" w:rsidRDefault="00C835C6">
            <w:pPr>
              <w:pStyle w:val="OMDV"/>
              <w:rPr>
                <w:lang w:val="en-US" w:eastAsia="ru-RU"/>
              </w:rPr>
              <w:pPrChange w:id="6188" w:author="D.Kambarov" w:date="2025-03-13T16:34:00Z">
                <w:pPr>
                  <w:jc w:val="center"/>
                </w:pPr>
              </w:pPrChange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93" w:type="dxa"/>
            <w:vAlign w:val="center"/>
            <w:tcPrChange w:id="6189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5901D88D" w14:textId="77777777" w:rsidR="00A66D76" w:rsidRDefault="00A66D76">
            <w:pPr>
              <w:pStyle w:val="OMDV"/>
              <w:rPr>
                <w:lang w:eastAsia="ru-RU"/>
              </w:rPr>
              <w:pPrChange w:id="6190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191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6DD72FD" w14:textId="77777777" w:rsidR="00A66D76" w:rsidRDefault="00C835C6">
            <w:pPr>
              <w:pStyle w:val="OMDV"/>
              <w:rPr>
                <w:lang w:eastAsia="ru-RU"/>
              </w:rPr>
              <w:pPrChange w:id="6192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193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68912A13" w14:textId="77777777" w:rsidR="00A66D76" w:rsidRDefault="00C835C6">
            <w:pPr>
              <w:pStyle w:val="OMDV"/>
              <w:rPr>
                <w:lang w:eastAsia="ru-RU"/>
              </w:rPr>
              <w:pPrChange w:id="6194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195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240816C3" w14:textId="77777777" w:rsidR="00A66D76" w:rsidRDefault="00C835C6">
            <w:pPr>
              <w:pStyle w:val="OMDV"/>
              <w:rPr>
                <w:lang w:eastAsia="ru-RU"/>
              </w:rPr>
              <w:pPrChange w:id="6196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197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655DF3FB" w14:textId="77777777" w:rsidR="00A66D76" w:rsidRDefault="00C835C6">
            <w:pPr>
              <w:pStyle w:val="OMDV"/>
              <w:rPr>
                <w:lang w:eastAsia="ru-RU"/>
              </w:rPr>
              <w:pPrChange w:id="6198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199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6065C66A" w14:textId="77777777" w:rsidR="00A66D76" w:rsidRDefault="00A66D76">
            <w:pPr>
              <w:pStyle w:val="OMDV"/>
              <w:rPr>
                <w:lang w:eastAsia="ru-RU"/>
              </w:rPr>
              <w:pPrChange w:id="6200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201" w:author="D.Kambarov" w:date="2025-03-13T16:54:00Z">
              <w:tcPr>
                <w:tcW w:w="495" w:type="dxa"/>
                <w:gridSpan w:val="2"/>
              </w:tcPr>
            </w:tcPrChange>
          </w:tcPr>
          <w:p w14:paraId="3B79AF5E" w14:textId="77777777" w:rsidR="00A66D76" w:rsidRDefault="00C835C6">
            <w:pPr>
              <w:pStyle w:val="OMDV"/>
              <w:rPr>
                <w:lang w:eastAsia="ru-RU"/>
              </w:rPr>
              <w:pPrChange w:id="6202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203" w:author="D.Kambarov" w:date="2025-03-13T16:54:00Z">
              <w:tcPr>
                <w:tcW w:w="495" w:type="dxa"/>
                <w:gridSpan w:val="2"/>
              </w:tcPr>
            </w:tcPrChange>
          </w:tcPr>
          <w:p w14:paraId="46498157" w14:textId="77777777" w:rsidR="00A66D76" w:rsidRDefault="00C835C6">
            <w:pPr>
              <w:pStyle w:val="OMDV"/>
              <w:rPr>
                <w:lang w:eastAsia="ru-RU"/>
              </w:rPr>
              <w:pPrChange w:id="6204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205" w:author="D.Kambarov" w:date="2025-03-13T16:54:00Z">
              <w:tcPr>
                <w:tcW w:w="495" w:type="dxa"/>
                <w:gridSpan w:val="2"/>
              </w:tcPr>
            </w:tcPrChange>
          </w:tcPr>
          <w:p w14:paraId="0CF3B86E" w14:textId="77777777" w:rsidR="00A66D76" w:rsidRDefault="00C835C6">
            <w:pPr>
              <w:pStyle w:val="OMDV"/>
              <w:rPr>
                <w:lang w:eastAsia="ru-RU"/>
              </w:rPr>
              <w:pPrChange w:id="6206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207" w:author="D.Kambarov" w:date="2025-03-13T16:54:00Z">
              <w:tcPr>
                <w:tcW w:w="495" w:type="dxa"/>
                <w:gridSpan w:val="2"/>
              </w:tcPr>
            </w:tcPrChange>
          </w:tcPr>
          <w:p w14:paraId="7CF714EC" w14:textId="77777777" w:rsidR="00A66D76" w:rsidRDefault="00C835C6">
            <w:pPr>
              <w:pStyle w:val="OMDV"/>
              <w:rPr>
                <w:lang w:eastAsia="ru-RU"/>
              </w:rPr>
              <w:pPrChange w:id="6208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209" w:author="D.Kambarov" w:date="2025-03-13T16:54:00Z">
              <w:tcPr>
                <w:tcW w:w="495" w:type="dxa"/>
                <w:gridSpan w:val="2"/>
              </w:tcPr>
            </w:tcPrChange>
          </w:tcPr>
          <w:p w14:paraId="2DEA8E15" w14:textId="77777777" w:rsidR="00A66D76" w:rsidRDefault="00A66D76">
            <w:pPr>
              <w:pStyle w:val="OMDV"/>
              <w:rPr>
                <w:lang w:eastAsia="ru-RU"/>
              </w:rPr>
              <w:pPrChange w:id="6210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211" w:author="D.Kambarov" w:date="2025-03-13T16:54:00Z">
              <w:tcPr>
                <w:tcW w:w="495" w:type="dxa"/>
                <w:gridSpan w:val="2"/>
              </w:tcPr>
            </w:tcPrChange>
          </w:tcPr>
          <w:p w14:paraId="1A598848" w14:textId="77777777" w:rsidR="00A66D76" w:rsidRDefault="00A66D76">
            <w:pPr>
              <w:pStyle w:val="OMDV"/>
              <w:rPr>
                <w:lang w:eastAsia="ru-RU"/>
              </w:rPr>
              <w:pPrChange w:id="6212" w:author="D.Kambarov" w:date="2025-03-13T16:34:00Z">
                <w:pPr>
                  <w:jc w:val="center"/>
                </w:pPr>
              </w:pPrChange>
            </w:pPr>
          </w:p>
        </w:tc>
      </w:tr>
      <w:tr w:rsidR="00A66D76" w14:paraId="2486085F" w14:textId="77777777" w:rsidTr="008C0F35">
        <w:trPr>
          <w:trHeight w:val="312"/>
          <w:trPrChange w:id="6213" w:author="D.Kambarov" w:date="2025-03-13T16:54:00Z">
            <w:trPr>
              <w:gridAfter w:val="0"/>
              <w:trHeight w:val="312"/>
            </w:trPr>
          </w:trPrChange>
        </w:trPr>
        <w:tc>
          <w:tcPr>
            <w:tcW w:w="4702" w:type="dxa"/>
            <w:vAlign w:val="center"/>
            <w:tcPrChange w:id="6214" w:author="D.Kambarov" w:date="2025-03-13T16:54:00Z">
              <w:tcPr>
                <w:tcW w:w="4702" w:type="dxa"/>
                <w:vAlign w:val="center"/>
              </w:tcPr>
            </w:tcPrChange>
          </w:tcPr>
          <w:p w14:paraId="35A3B356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215" w:author="D.Kambarov" w:date="2025-03-13T16:54:00Z">
                <w:pPr/>
              </w:pPrChange>
            </w:pPr>
            <w:r>
              <w:rPr>
                <w:lang w:eastAsia="ru-RU"/>
              </w:rPr>
              <w:t xml:space="preserve">Перекрытие КЖ </w:t>
            </w:r>
            <w:r>
              <w:rPr>
                <w:i/>
                <w:lang w:eastAsia="ru-RU"/>
              </w:rPr>
              <w:t>(Перекрытие)</w:t>
            </w:r>
          </w:p>
        </w:tc>
        <w:tc>
          <w:tcPr>
            <w:tcW w:w="1613" w:type="dxa"/>
            <w:vAlign w:val="center"/>
            <w:tcPrChange w:id="6216" w:author="D.Kambarov" w:date="2025-03-13T16:54:00Z">
              <w:tcPr>
                <w:tcW w:w="1613" w:type="dxa"/>
                <w:gridSpan w:val="2"/>
                <w:vAlign w:val="center"/>
              </w:tcPr>
            </w:tcPrChange>
          </w:tcPr>
          <w:p w14:paraId="6423C354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6217" w:author="D.Kambarov" w:date="2025-03-13T16:54:00Z">
                <w:pPr/>
              </w:pPrChange>
            </w:pPr>
            <w:r>
              <w:rPr>
                <w:i/>
                <w:lang w:eastAsia="ru-RU"/>
              </w:rPr>
              <w:t>Перекрытие</w:t>
            </w:r>
          </w:p>
        </w:tc>
        <w:tc>
          <w:tcPr>
            <w:tcW w:w="493" w:type="dxa"/>
            <w:vAlign w:val="center"/>
            <w:tcPrChange w:id="6218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4B096C98" w14:textId="77777777" w:rsidR="00A66D76" w:rsidRDefault="00C835C6">
            <w:pPr>
              <w:pStyle w:val="OMDV"/>
              <w:rPr>
                <w:lang w:eastAsia="ru-RU"/>
              </w:rPr>
              <w:pPrChange w:id="6219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220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4397DF75" w14:textId="77777777" w:rsidR="00A66D76" w:rsidRDefault="00C835C6">
            <w:pPr>
              <w:pStyle w:val="OMDV"/>
              <w:rPr>
                <w:lang w:eastAsia="ru-RU"/>
              </w:rPr>
              <w:pPrChange w:id="6221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222" w:author="D.Kambarov" w:date="2025-03-13T16:54:00Z">
              <w:tcPr>
                <w:tcW w:w="495" w:type="dxa"/>
                <w:vAlign w:val="center"/>
              </w:tcPr>
            </w:tcPrChange>
          </w:tcPr>
          <w:p w14:paraId="346455FC" w14:textId="77777777" w:rsidR="00A66D76" w:rsidRDefault="00A66D76">
            <w:pPr>
              <w:pStyle w:val="OMDV"/>
              <w:rPr>
                <w:lang w:val="en-US" w:eastAsia="ru-RU"/>
              </w:rPr>
              <w:pPrChange w:id="6223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224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8436D28" w14:textId="77777777" w:rsidR="00A66D76" w:rsidRDefault="00A66D76">
            <w:pPr>
              <w:pStyle w:val="OMDV"/>
              <w:rPr>
                <w:lang w:val="en-US" w:eastAsia="ru-RU"/>
              </w:rPr>
              <w:pPrChange w:id="6225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226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1DBF4B62" w14:textId="77777777" w:rsidR="00A66D76" w:rsidRDefault="00A66D76">
            <w:pPr>
              <w:pStyle w:val="OMDV"/>
              <w:rPr>
                <w:lang w:eastAsia="ru-RU"/>
              </w:rPr>
              <w:pPrChange w:id="6227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228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4EBBBCC0" w14:textId="77777777" w:rsidR="00A66D76" w:rsidRDefault="00A66D76">
            <w:pPr>
              <w:pStyle w:val="OMDV"/>
              <w:rPr>
                <w:lang w:eastAsia="ru-RU"/>
              </w:rPr>
              <w:pPrChange w:id="6229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230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1344FCE7" w14:textId="77777777" w:rsidR="00A66D76" w:rsidRDefault="00C835C6">
            <w:pPr>
              <w:pStyle w:val="OMDV"/>
              <w:rPr>
                <w:lang w:eastAsia="ru-RU"/>
              </w:rPr>
              <w:pPrChange w:id="6231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232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58A6D3A7" w14:textId="77777777" w:rsidR="00A66D76" w:rsidRDefault="00C835C6">
            <w:pPr>
              <w:pStyle w:val="OMDV"/>
              <w:rPr>
                <w:lang w:eastAsia="ru-RU"/>
              </w:rPr>
              <w:pPrChange w:id="6233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234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13128E2E" w14:textId="77777777" w:rsidR="00A66D76" w:rsidRDefault="00C835C6">
            <w:pPr>
              <w:pStyle w:val="OMDV"/>
              <w:rPr>
                <w:lang w:eastAsia="ru-RU"/>
              </w:rPr>
              <w:pPrChange w:id="6235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236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49E52C63" w14:textId="77777777" w:rsidR="00A66D76" w:rsidRDefault="00C835C6">
            <w:pPr>
              <w:pStyle w:val="OMDV"/>
              <w:rPr>
                <w:lang w:eastAsia="ru-RU"/>
              </w:rPr>
              <w:pPrChange w:id="6237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238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7E4BC36" w14:textId="77777777" w:rsidR="00A66D76" w:rsidRDefault="00A66D76">
            <w:pPr>
              <w:pStyle w:val="OMDV"/>
              <w:rPr>
                <w:lang w:eastAsia="ru-RU"/>
              </w:rPr>
              <w:pPrChange w:id="6239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240" w:author="D.Kambarov" w:date="2025-03-13T16:54:00Z">
              <w:tcPr>
                <w:tcW w:w="495" w:type="dxa"/>
                <w:gridSpan w:val="2"/>
              </w:tcPr>
            </w:tcPrChange>
          </w:tcPr>
          <w:p w14:paraId="1D155330" w14:textId="77777777" w:rsidR="00A66D76" w:rsidRDefault="00C835C6">
            <w:pPr>
              <w:pStyle w:val="OMDV"/>
              <w:rPr>
                <w:lang w:eastAsia="ru-RU"/>
              </w:rPr>
              <w:pPrChange w:id="6241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242" w:author="D.Kambarov" w:date="2025-03-13T16:54:00Z">
              <w:tcPr>
                <w:tcW w:w="495" w:type="dxa"/>
                <w:gridSpan w:val="2"/>
              </w:tcPr>
            </w:tcPrChange>
          </w:tcPr>
          <w:p w14:paraId="56251DBF" w14:textId="77777777" w:rsidR="00A66D76" w:rsidRDefault="00C835C6">
            <w:pPr>
              <w:pStyle w:val="OMDV"/>
              <w:rPr>
                <w:lang w:eastAsia="ru-RU"/>
              </w:rPr>
              <w:pPrChange w:id="6243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244" w:author="D.Kambarov" w:date="2025-03-13T16:54:00Z">
              <w:tcPr>
                <w:tcW w:w="495" w:type="dxa"/>
                <w:gridSpan w:val="2"/>
              </w:tcPr>
            </w:tcPrChange>
          </w:tcPr>
          <w:p w14:paraId="68F302E6" w14:textId="77777777" w:rsidR="00A66D76" w:rsidRDefault="00C835C6">
            <w:pPr>
              <w:pStyle w:val="OMDV"/>
              <w:rPr>
                <w:lang w:eastAsia="ru-RU"/>
              </w:rPr>
              <w:pPrChange w:id="6245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246" w:author="D.Kambarov" w:date="2025-03-13T16:54:00Z">
              <w:tcPr>
                <w:tcW w:w="495" w:type="dxa"/>
                <w:gridSpan w:val="2"/>
              </w:tcPr>
            </w:tcPrChange>
          </w:tcPr>
          <w:p w14:paraId="4DC31B94" w14:textId="77777777" w:rsidR="00A66D76" w:rsidRDefault="00C835C6">
            <w:pPr>
              <w:pStyle w:val="OMDV"/>
              <w:rPr>
                <w:lang w:eastAsia="ru-RU"/>
              </w:rPr>
              <w:pPrChange w:id="6247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248" w:author="D.Kambarov" w:date="2025-03-13T16:54:00Z">
              <w:tcPr>
                <w:tcW w:w="495" w:type="dxa"/>
                <w:gridSpan w:val="2"/>
              </w:tcPr>
            </w:tcPrChange>
          </w:tcPr>
          <w:p w14:paraId="5105D76E" w14:textId="77777777" w:rsidR="00A66D76" w:rsidRDefault="00A66D76">
            <w:pPr>
              <w:pStyle w:val="OMDV"/>
              <w:rPr>
                <w:lang w:eastAsia="ru-RU"/>
              </w:rPr>
              <w:pPrChange w:id="6249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250" w:author="D.Kambarov" w:date="2025-03-13T16:54:00Z">
              <w:tcPr>
                <w:tcW w:w="495" w:type="dxa"/>
                <w:gridSpan w:val="2"/>
              </w:tcPr>
            </w:tcPrChange>
          </w:tcPr>
          <w:p w14:paraId="6826688E" w14:textId="77777777" w:rsidR="00A66D76" w:rsidRDefault="00A66D76">
            <w:pPr>
              <w:pStyle w:val="OMDV"/>
              <w:rPr>
                <w:lang w:eastAsia="ru-RU"/>
              </w:rPr>
              <w:pPrChange w:id="6251" w:author="D.Kambarov" w:date="2025-03-13T16:34:00Z">
                <w:pPr>
                  <w:jc w:val="center"/>
                </w:pPr>
              </w:pPrChange>
            </w:pPr>
          </w:p>
        </w:tc>
      </w:tr>
      <w:tr w:rsidR="00A66D76" w14:paraId="53B8AEB0" w14:textId="77777777" w:rsidTr="008C0F35">
        <w:trPr>
          <w:trHeight w:val="312"/>
          <w:trPrChange w:id="6252" w:author="D.Kambarov" w:date="2025-03-13T16:54:00Z">
            <w:trPr>
              <w:gridAfter w:val="0"/>
              <w:trHeight w:val="312"/>
            </w:trPr>
          </w:trPrChange>
        </w:trPr>
        <w:tc>
          <w:tcPr>
            <w:tcW w:w="4702" w:type="dxa"/>
            <w:vAlign w:val="center"/>
            <w:tcPrChange w:id="6253" w:author="D.Kambarov" w:date="2025-03-13T16:54:00Z">
              <w:tcPr>
                <w:tcW w:w="4702" w:type="dxa"/>
                <w:vAlign w:val="center"/>
              </w:tcPr>
            </w:tcPrChange>
          </w:tcPr>
          <w:p w14:paraId="44FBF6DC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254" w:author="D.Kambarov" w:date="2025-03-13T16:54:00Z">
                <w:pPr/>
              </w:pPrChange>
            </w:pPr>
            <w:r>
              <w:rPr>
                <w:lang w:eastAsia="ru-RU"/>
              </w:rPr>
              <w:t>Фундамент под оборудование (Перекрытие)</w:t>
            </w:r>
          </w:p>
        </w:tc>
        <w:tc>
          <w:tcPr>
            <w:tcW w:w="1613" w:type="dxa"/>
            <w:vAlign w:val="center"/>
            <w:tcPrChange w:id="6255" w:author="D.Kambarov" w:date="2025-03-13T16:54:00Z">
              <w:tcPr>
                <w:tcW w:w="1613" w:type="dxa"/>
                <w:gridSpan w:val="2"/>
                <w:vAlign w:val="center"/>
              </w:tcPr>
            </w:tcPrChange>
          </w:tcPr>
          <w:p w14:paraId="113A214E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6256" w:author="D.Kambarov" w:date="2025-03-13T16:54:00Z">
                <w:pPr/>
              </w:pPrChange>
            </w:pPr>
            <w:r>
              <w:rPr>
                <w:i/>
                <w:lang w:eastAsia="ru-RU"/>
              </w:rPr>
              <w:t>Фундамент</w:t>
            </w:r>
          </w:p>
        </w:tc>
        <w:tc>
          <w:tcPr>
            <w:tcW w:w="493" w:type="dxa"/>
            <w:vAlign w:val="center"/>
            <w:tcPrChange w:id="6257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E1C5678" w14:textId="77777777" w:rsidR="00A66D76" w:rsidRDefault="00C835C6">
            <w:pPr>
              <w:pStyle w:val="OMDV"/>
              <w:rPr>
                <w:lang w:eastAsia="ru-RU"/>
              </w:rPr>
              <w:pPrChange w:id="6258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259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202E2F15" w14:textId="77777777" w:rsidR="00A66D76" w:rsidRDefault="00C835C6">
            <w:pPr>
              <w:pStyle w:val="OMDV"/>
              <w:rPr>
                <w:lang w:eastAsia="ru-RU"/>
              </w:rPr>
              <w:pPrChange w:id="6260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261" w:author="D.Kambarov" w:date="2025-03-13T16:54:00Z">
              <w:tcPr>
                <w:tcW w:w="495" w:type="dxa"/>
                <w:vAlign w:val="center"/>
              </w:tcPr>
            </w:tcPrChange>
          </w:tcPr>
          <w:p w14:paraId="26D10B47" w14:textId="77777777" w:rsidR="00A66D76" w:rsidRDefault="00A66D76">
            <w:pPr>
              <w:pStyle w:val="OMDV"/>
              <w:rPr>
                <w:lang w:eastAsia="ru-RU"/>
              </w:rPr>
              <w:pPrChange w:id="6262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263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CAA63AE" w14:textId="77777777" w:rsidR="00A66D76" w:rsidRDefault="00A66D76">
            <w:pPr>
              <w:pStyle w:val="OMDV"/>
              <w:rPr>
                <w:lang w:eastAsia="ru-RU"/>
              </w:rPr>
              <w:pPrChange w:id="6264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265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6FBEEF96" w14:textId="77777777" w:rsidR="00A66D76" w:rsidRDefault="00A66D76">
            <w:pPr>
              <w:pStyle w:val="OMDV"/>
              <w:rPr>
                <w:lang w:eastAsia="ru-RU"/>
              </w:rPr>
              <w:pPrChange w:id="6266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267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AFA447B" w14:textId="77777777" w:rsidR="00A66D76" w:rsidRDefault="00A66D76">
            <w:pPr>
              <w:pStyle w:val="OMDV"/>
              <w:rPr>
                <w:lang w:eastAsia="ru-RU"/>
              </w:rPr>
              <w:pPrChange w:id="6268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269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E21E73E" w14:textId="77777777" w:rsidR="00A66D76" w:rsidRDefault="00C835C6">
            <w:pPr>
              <w:pStyle w:val="OMDV"/>
              <w:rPr>
                <w:lang w:eastAsia="ru-RU"/>
              </w:rPr>
              <w:pPrChange w:id="6270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271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5B11715" w14:textId="77777777" w:rsidR="00A66D76" w:rsidRDefault="00C835C6">
            <w:pPr>
              <w:pStyle w:val="OMDV"/>
              <w:rPr>
                <w:lang w:eastAsia="ru-RU"/>
              </w:rPr>
              <w:pPrChange w:id="6272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273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65CF4722" w14:textId="77777777" w:rsidR="00A66D76" w:rsidRDefault="00C835C6">
            <w:pPr>
              <w:pStyle w:val="OMDV"/>
              <w:rPr>
                <w:lang w:eastAsia="ru-RU"/>
              </w:rPr>
              <w:pPrChange w:id="6274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275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5BE8E0A1" w14:textId="77777777" w:rsidR="00A66D76" w:rsidRDefault="00C835C6">
            <w:pPr>
              <w:pStyle w:val="OMDV"/>
              <w:rPr>
                <w:lang w:eastAsia="ru-RU"/>
              </w:rPr>
              <w:pPrChange w:id="6276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277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FFE754E" w14:textId="77777777" w:rsidR="00A66D76" w:rsidRDefault="00A66D76">
            <w:pPr>
              <w:pStyle w:val="OMDV"/>
              <w:rPr>
                <w:lang w:eastAsia="ru-RU"/>
              </w:rPr>
              <w:pPrChange w:id="6278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279" w:author="D.Kambarov" w:date="2025-03-13T16:54:00Z">
              <w:tcPr>
                <w:tcW w:w="495" w:type="dxa"/>
                <w:gridSpan w:val="2"/>
              </w:tcPr>
            </w:tcPrChange>
          </w:tcPr>
          <w:p w14:paraId="2FE6EBA2" w14:textId="77777777" w:rsidR="00A66D76" w:rsidRDefault="00C835C6">
            <w:pPr>
              <w:pStyle w:val="OMDV"/>
              <w:rPr>
                <w:lang w:eastAsia="ru-RU"/>
              </w:rPr>
              <w:pPrChange w:id="6280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281" w:author="D.Kambarov" w:date="2025-03-13T16:54:00Z">
              <w:tcPr>
                <w:tcW w:w="495" w:type="dxa"/>
                <w:gridSpan w:val="2"/>
              </w:tcPr>
            </w:tcPrChange>
          </w:tcPr>
          <w:p w14:paraId="48EA6577" w14:textId="77777777" w:rsidR="00A66D76" w:rsidRDefault="00C835C6">
            <w:pPr>
              <w:pStyle w:val="OMDV"/>
              <w:rPr>
                <w:lang w:eastAsia="ru-RU"/>
              </w:rPr>
              <w:pPrChange w:id="6282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283" w:author="D.Kambarov" w:date="2025-03-13T16:54:00Z">
              <w:tcPr>
                <w:tcW w:w="495" w:type="dxa"/>
                <w:gridSpan w:val="2"/>
              </w:tcPr>
            </w:tcPrChange>
          </w:tcPr>
          <w:p w14:paraId="6343683C" w14:textId="77777777" w:rsidR="00A66D76" w:rsidRDefault="00C835C6">
            <w:pPr>
              <w:pStyle w:val="OMDV"/>
              <w:rPr>
                <w:lang w:eastAsia="ru-RU"/>
              </w:rPr>
              <w:pPrChange w:id="6284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285" w:author="D.Kambarov" w:date="2025-03-13T16:54:00Z">
              <w:tcPr>
                <w:tcW w:w="495" w:type="dxa"/>
                <w:gridSpan w:val="2"/>
              </w:tcPr>
            </w:tcPrChange>
          </w:tcPr>
          <w:p w14:paraId="2C02B61E" w14:textId="77777777" w:rsidR="00A66D76" w:rsidRDefault="00C835C6">
            <w:pPr>
              <w:pStyle w:val="OMDV"/>
              <w:rPr>
                <w:lang w:eastAsia="ru-RU"/>
              </w:rPr>
              <w:pPrChange w:id="6286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287" w:author="D.Kambarov" w:date="2025-03-13T16:54:00Z">
              <w:tcPr>
                <w:tcW w:w="495" w:type="dxa"/>
                <w:gridSpan w:val="2"/>
              </w:tcPr>
            </w:tcPrChange>
          </w:tcPr>
          <w:p w14:paraId="7F115B16" w14:textId="77777777" w:rsidR="00A66D76" w:rsidRDefault="00A66D76">
            <w:pPr>
              <w:pStyle w:val="OMDV"/>
              <w:rPr>
                <w:lang w:eastAsia="ru-RU"/>
              </w:rPr>
              <w:pPrChange w:id="6288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289" w:author="D.Kambarov" w:date="2025-03-13T16:54:00Z">
              <w:tcPr>
                <w:tcW w:w="495" w:type="dxa"/>
                <w:gridSpan w:val="2"/>
              </w:tcPr>
            </w:tcPrChange>
          </w:tcPr>
          <w:p w14:paraId="57E0520D" w14:textId="77777777" w:rsidR="00A66D76" w:rsidRDefault="00A66D76">
            <w:pPr>
              <w:pStyle w:val="OMDV"/>
              <w:rPr>
                <w:lang w:eastAsia="ru-RU"/>
              </w:rPr>
              <w:pPrChange w:id="6290" w:author="D.Kambarov" w:date="2025-03-13T16:34:00Z">
                <w:pPr>
                  <w:jc w:val="center"/>
                </w:pPr>
              </w:pPrChange>
            </w:pPr>
          </w:p>
        </w:tc>
      </w:tr>
      <w:tr w:rsidR="00A66D76" w14:paraId="28D65B3D" w14:textId="77777777" w:rsidTr="008C0F35">
        <w:trPr>
          <w:trHeight w:val="312"/>
          <w:trPrChange w:id="6291" w:author="D.Kambarov" w:date="2025-03-13T16:54:00Z">
            <w:trPr>
              <w:gridAfter w:val="0"/>
              <w:trHeight w:val="312"/>
            </w:trPr>
          </w:trPrChange>
        </w:trPr>
        <w:tc>
          <w:tcPr>
            <w:tcW w:w="4702" w:type="dxa"/>
            <w:vAlign w:val="center"/>
            <w:tcPrChange w:id="6292" w:author="D.Kambarov" w:date="2025-03-13T16:54:00Z">
              <w:tcPr>
                <w:tcW w:w="4702" w:type="dxa"/>
                <w:vAlign w:val="center"/>
              </w:tcPr>
            </w:tcPrChange>
          </w:tcPr>
          <w:p w14:paraId="6F127A57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293" w:author="D.Kambarov" w:date="2025-03-13T16:54:00Z">
                <w:pPr/>
              </w:pPrChange>
            </w:pPr>
            <w:r>
              <w:rPr>
                <w:lang w:eastAsia="ru-RU"/>
              </w:rPr>
              <w:t xml:space="preserve">Термовкладыш </w:t>
            </w:r>
            <w:r>
              <w:rPr>
                <w:lang w:eastAsia="ru-RU"/>
              </w:rPr>
              <w:br/>
            </w:r>
            <w:r>
              <w:rPr>
                <w:i/>
                <w:lang w:eastAsia="ru-RU"/>
              </w:rPr>
              <w:t>(Семейство: типовая модель на основе пола/стены)</w:t>
            </w:r>
          </w:p>
        </w:tc>
        <w:tc>
          <w:tcPr>
            <w:tcW w:w="1613" w:type="dxa"/>
            <w:vAlign w:val="center"/>
            <w:tcPrChange w:id="6294" w:author="D.Kambarov" w:date="2025-03-13T16:54:00Z">
              <w:tcPr>
                <w:tcW w:w="1613" w:type="dxa"/>
                <w:gridSpan w:val="2"/>
                <w:vAlign w:val="center"/>
              </w:tcPr>
            </w:tcPrChange>
          </w:tcPr>
          <w:p w14:paraId="32EC44BB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6295" w:author="D.Kambarov" w:date="2025-03-13T16:54:00Z">
                <w:pPr/>
              </w:pPrChange>
            </w:pPr>
            <w:r>
              <w:rPr>
                <w:i/>
                <w:lang w:eastAsia="ru-RU"/>
              </w:rPr>
              <w:t>Термовкладыш</w:t>
            </w:r>
          </w:p>
        </w:tc>
        <w:tc>
          <w:tcPr>
            <w:tcW w:w="493" w:type="dxa"/>
            <w:vAlign w:val="center"/>
            <w:tcPrChange w:id="6296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2D158DC8" w14:textId="77777777" w:rsidR="00A66D76" w:rsidRDefault="00C835C6">
            <w:pPr>
              <w:pStyle w:val="OMDV"/>
              <w:rPr>
                <w:lang w:eastAsia="ru-RU"/>
              </w:rPr>
              <w:pPrChange w:id="6297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298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2EECEEF3" w14:textId="77777777" w:rsidR="00A66D76" w:rsidRDefault="00C835C6">
            <w:pPr>
              <w:pStyle w:val="OMDV"/>
              <w:rPr>
                <w:lang w:eastAsia="ru-RU"/>
              </w:rPr>
              <w:pPrChange w:id="6299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300" w:author="D.Kambarov" w:date="2025-03-13T16:54:00Z">
              <w:tcPr>
                <w:tcW w:w="495" w:type="dxa"/>
                <w:vAlign w:val="center"/>
              </w:tcPr>
            </w:tcPrChange>
          </w:tcPr>
          <w:p w14:paraId="5297AA15" w14:textId="77777777" w:rsidR="00A66D76" w:rsidRDefault="00A66D76">
            <w:pPr>
              <w:pStyle w:val="OMDV"/>
              <w:rPr>
                <w:lang w:eastAsia="ru-RU"/>
              </w:rPr>
              <w:pPrChange w:id="6301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302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1F64BE40" w14:textId="77777777" w:rsidR="00A66D76" w:rsidRDefault="00A66D76">
            <w:pPr>
              <w:pStyle w:val="OMDV"/>
              <w:rPr>
                <w:lang w:eastAsia="ru-RU"/>
              </w:rPr>
              <w:pPrChange w:id="6303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304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6E34FD3" w14:textId="77777777" w:rsidR="00A66D76" w:rsidRDefault="00A66D76">
            <w:pPr>
              <w:pStyle w:val="OMDV"/>
              <w:rPr>
                <w:lang w:eastAsia="ru-RU"/>
              </w:rPr>
              <w:pPrChange w:id="6305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306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97A42CC" w14:textId="77777777" w:rsidR="00A66D76" w:rsidRDefault="00A66D76">
            <w:pPr>
              <w:pStyle w:val="OMDV"/>
              <w:rPr>
                <w:lang w:eastAsia="ru-RU"/>
              </w:rPr>
              <w:pPrChange w:id="6307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308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2614A60" w14:textId="77777777" w:rsidR="00A66D76" w:rsidRDefault="00C835C6">
            <w:pPr>
              <w:pStyle w:val="OMDV"/>
              <w:rPr>
                <w:lang w:eastAsia="ru-RU"/>
              </w:rPr>
              <w:pPrChange w:id="6309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310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596F1C8A" w14:textId="77777777" w:rsidR="00A66D76" w:rsidRDefault="00A66D76">
            <w:pPr>
              <w:pStyle w:val="OMDV"/>
              <w:rPr>
                <w:lang w:eastAsia="ru-RU"/>
              </w:rPr>
              <w:pPrChange w:id="6311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312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16A6C7E8" w14:textId="77777777" w:rsidR="00A66D76" w:rsidRDefault="00A66D76">
            <w:pPr>
              <w:pStyle w:val="OMDV"/>
              <w:rPr>
                <w:lang w:eastAsia="ru-RU"/>
              </w:rPr>
              <w:pPrChange w:id="6313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314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174FC6BB" w14:textId="77777777" w:rsidR="00A66D76" w:rsidRDefault="00A66D76">
            <w:pPr>
              <w:pStyle w:val="OMDV"/>
              <w:rPr>
                <w:lang w:eastAsia="ru-RU"/>
              </w:rPr>
              <w:pPrChange w:id="6315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316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6A87B74B" w14:textId="77777777" w:rsidR="00A66D76" w:rsidRDefault="00A66D76">
            <w:pPr>
              <w:pStyle w:val="OMDV"/>
              <w:rPr>
                <w:lang w:eastAsia="ru-RU"/>
              </w:rPr>
              <w:pPrChange w:id="6317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318" w:author="D.Kambarov" w:date="2025-03-13T16:54:00Z">
              <w:tcPr>
                <w:tcW w:w="495" w:type="dxa"/>
                <w:gridSpan w:val="2"/>
              </w:tcPr>
            </w:tcPrChange>
          </w:tcPr>
          <w:p w14:paraId="738F9D65" w14:textId="77777777" w:rsidR="00A66D76" w:rsidRDefault="00C835C6">
            <w:pPr>
              <w:pStyle w:val="OMDV"/>
              <w:rPr>
                <w:lang w:eastAsia="ru-RU"/>
              </w:rPr>
              <w:pPrChange w:id="6319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320" w:author="D.Kambarov" w:date="2025-03-13T16:54:00Z">
              <w:tcPr>
                <w:tcW w:w="495" w:type="dxa"/>
                <w:gridSpan w:val="2"/>
              </w:tcPr>
            </w:tcPrChange>
          </w:tcPr>
          <w:p w14:paraId="67963422" w14:textId="77777777" w:rsidR="00A66D76" w:rsidRDefault="00C835C6">
            <w:pPr>
              <w:pStyle w:val="OMDV"/>
              <w:rPr>
                <w:lang w:eastAsia="ru-RU"/>
              </w:rPr>
              <w:pPrChange w:id="6321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322" w:author="D.Kambarov" w:date="2025-03-13T16:54:00Z">
              <w:tcPr>
                <w:tcW w:w="495" w:type="dxa"/>
                <w:gridSpan w:val="2"/>
              </w:tcPr>
            </w:tcPrChange>
          </w:tcPr>
          <w:p w14:paraId="085AF3B7" w14:textId="77777777" w:rsidR="00A66D76" w:rsidRDefault="00C835C6">
            <w:pPr>
              <w:pStyle w:val="OMDV"/>
              <w:rPr>
                <w:lang w:eastAsia="ru-RU"/>
              </w:rPr>
              <w:pPrChange w:id="6323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324" w:author="D.Kambarov" w:date="2025-03-13T16:54:00Z">
              <w:tcPr>
                <w:tcW w:w="495" w:type="dxa"/>
                <w:gridSpan w:val="2"/>
              </w:tcPr>
            </w:tcPrChange>
          </w:tcPr>
          <w:p w14:paraId="24447485" w14:textId="77777777" w:rsidR="00A66D76" w:rsidRDefault="00C835C6">
            <w:pPr>
              <w:pStyle w:val="OMDV"/>
              <w:rPr>
                <w:lang w:eastAsia="ru-RU"/>
              </w:rPr>
              <w:pPrChange w:id="6325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326" w:author="D.Kambarov" w:date="2025-03-13T16:54:00Z">
              <w:tcPr>
                <w:tcW w:w="495" w:type="dxa"/>
                <w:gridSpan w:val="2"/>
              </w:tcPr>
            </w:tcPrChange>
          </w:tcPr>
          <w:p w14:paraId="7136DF44" w14:textId="77777777" w:rsidR="00A66D76" w:rsidRDefault="00A66D76">
            <w:pPr>
              <w:pStyle w:val="OMDV"/>
              <w:rPr>
                <w:lang w:eastAsia="ru-RU"/>
              </w:rPr>
              <w:pPrChange w:id="6327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328" w:author="D.Kambarov" w:date="2025-03-13T16:54:00Z">
              <w:tcPr>
                <w:tcW w:w="495" w:type="dxa"/>
                <w:gridSpan w:val="2"/>
              </w:tcPr>
            </w:tcPrChange>
          </w:tcPr>
          <w:p w14:paraId="61202272" w14:textId="77777777" w:rsidR="00A66D76" w:rsidRDefault="00A66D76">
            <w:pPr>
              <w:pStyle w:val="OMDV"/>
              <w:rPr>
                <w:lang w:eastAsia="ru-RU"/>
              </w:rPr>
              <w:pPrChange w:id="6329" w:author="D.Kambarov" w:date="2025-03-13T16:34:00Z">
                <w:pPr>
                  <w:jc w:val="center"/>
                </w:pPr>
              </w:pPrChange>
            </w:pPr>
          </w:p>
        </w:tc>
      </w:tr>
      <w:tr w:rsidR="00A66D76" w14:paraId="6C381EFD" w14:textId="77777777" w:rsidTr="008C0F35">
        <w:trPr>
          <w:trHeight w:val="312"/>
          <w:trPrChange w:id="6330" w:author="D.Kambarov" w:date="2025-03-13T16:54:00Z">
            <w:trPr>
              <w:gridAfter w:val="0"/>
              <w:trHeight w:val="312"/>
            </w:trPr>
          </w:trPrChange>
        </w:trPr>
        <w:tc>
          <w:tcPr>
            <w:tcW w:w="4702" w:type="dxa"/>
            <w:vAlign w:val="center"/>
            <w:tcPrChange w:id="6331" w:author="D.Kambarov" w:date="2025-03-13T16:54:00Z">
              <w:tcPr>
                <w:tcW w:w="4702" w:type="dxa"/>
                <w:vAlign w:val="center"/>
              </w:tcPr>
            </w:tcPrChange>
          </w:tcPr>
          <w:p w14:paraId="4276F53F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332" w:author="D.Kambarov" w:date="2025-03-13T16:54:00Z">
                <w:pPr/>
              </w:pPrChange>
            </w:pPr>
            <w:r>
              <w:rPr>
                <w:lang w:eastAsia="ru-RU"/>
              </w:rPr>
              <w:t xml:space="preserve">Лестничный марш КЖ </w:t>
            </w:r>
            <w:r>
              <w:rPr>
                <w:i/>
                <w:iCs/>
                <w:lang w:eastAsia="ru-RU"/>
              </w:rPr>
              <w:t>(Модель в контексте категории Лестница/Семейство категории Каркас несущий)</w:t>
            </w:r>
          </w:p>
        </w:tc>
        <w:tc>
          <w:tcPr>
            <w:tcW w:w="1613" w:type="dxa"/>
            <w:vAlign w:val="center"/>
            <w:tcPrChange w:id="6333" w:author="D.Kambarov" w:date="2025-03-13T16:54:00Z">
              <w:tcPr>
                <w:tcW w:w="1613" w:type="dxa"/>
                <w:gridSpan w:val="2"/>
                <w:vAlign w:val="center"/>
              </w:tcPr>
            </w:tcPrChange>
          </w:tcPr>
          <w:p w14:paraId="68AB53AA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6334" w:author="D.Kambarov" w:date="2025-03-13T16:54:00Z">
                <w:pPr/>
              </w:pPrChange>
            </w:pPr>
            <w:r>
              <w:rPr>
                <w:i/>
                <w:lang w:eastAsia="ru-RU"/>
              </w:rPr>
              <w:t>Лестничный марш</w:t>
            </w:r>
          </w:p>
        </w:tc>
        <w:tc>
          <w:tcPr>
            <w:tcW w:w="493" w:type="dxa"/>
            <w:vAlign w:val="center"/>
            <w:tcPrChange w:id="6335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FB5A289" w14:textId="77777777" w:rsidR="00A66D76" w:rsidRDefault="00C835C6">
            <w:pPr>
              <w:pStyle w:val="OMDV"/>
              <w:rPr>
                <w:lang w:eastAsia="ru-RU"/>
              </w:rPr>
              <w:pPrChange w:id="6336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337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46292C53" w14:textId="77777777" w:rsidR="00A66D76" w:rsidRDefault="00C835C6">
            <w:pPr>
              <w:pStyle w:val="OMDV"/>
              <w:rPr>
                <w:lang w:eastAsia="ru-RU"/>
              </w:rPr>
              <w:pPrChange w:id="6338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339" w:author="D.Kambarov" w:date="2025-03-13T16:54:00Z">
              <w:tcPr>
                <w:tcW w:w="495" w:type="dxa"/>
                <w:vAlign w:val="center"/>
              </w:tcPr>
            </w:tcPrChange>
          </w:tcPr>
          <w:p w14:paraId="34963BBA" w14:textId="77777777" w:rsidR="00A66D76" w:rsidRDefault="00C835C6">
            <w:pPr>
              <w:pStyle w:val="OMDV"/>
              <w:rPr>
                <w:lang w:eastAsia="ru-RU"/>
              </w:rPr>
              <w:pPrChange w:id="6340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341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27E24AB" w14:textId="77777777" w:rsidR="00A66D76" w:rsidRDefault="00C835C6">
            <w:pPr>
              <w:pStyle w:val="OMDV"/>
              <w:rPr>
                <w:lang w:eastAsia="ru-RU"/>
              </w:rPr>
              <w:pPrChange w:id="6342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343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C515C49" w14:textId="77777777" w:rsidR="00A66D76" w:rsidRDefault="00C835C6">
            <w:pPr>
              <w:pStyle w:val="OMDV"/>
              <w:rPr>
                <w:lang w:eastAsia="ru-RU"/>
              </w:rPr>
              <w:pPrChange w:id="6344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345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184E1DCA" w14:textId="77777777" w:rsidR="00A66D76" w:rsidRDefault="00A66D76">
            <w:pPr>
              <w:pStyle w:val="OMDV"/>
              <w:rPr>
                <w:lang w:eastAsia="ru-RU"/>
              </w:rPr>
              <w:pPrChange w:id="6346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347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7D97A85" w14:textId="77777777" w:rsidR="00A66D76" w:rsidRDefault="00C835C6">
            <w:pPr>
              <w:pStyle w:val="OMDV"/>
              <w:rPr>
                <w:lang w:eastAsia="ru-RU"/>
              </w:rPr>
              <w:pPrChange w:id="6348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349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D3DF345" w14:textId="77777777" w:rsidR="00A66D76" w:rsidRDefault="00C835C6">
            <w:pPr>
              <w:pStyle w:val="OMDV"/>
              <w:rPr>
                <w:lang w:eastAsia="ru-RU"/>
              </w:rPr>
              <w:pPrChange w:id="6350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351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CAA6554" w14:textId="77777777" w:rsidR="00A66D76" w:rsidRDefault="00A66D76">
            <w:pPr>
              <w:pStyle w:val="OMDV"/>
              <w:rPr>
                <w:lang w:eastAsia="ru-RU"/>
              </w:rPr>
              <w:pPrChange w:id="6352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353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FFDF106" w14:textId="77777777" w:rsidR="00A66D76" w:rsidRDefault="00C835C6">
            <w:pPr>
              <w:pStyle w:val="OMDV"/>
              <w:rPr>
                <w:lang w:eastAsia="ru-RU"/>
              </w:rPr>
              <w:pPrChange w:id="6354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355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4C146525" w14:textId="77777777" w:rsidR="00A66D76" w:rsidRDefault="00A66D76">
            <w:pPr>
              <w:pStyle w:val="OMDV"/>
              <w:rPr>
                <w:lang w:eastAsia="ru-RU"/>
              </w:rPr>
              <w:pPrChange w:id="6356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357" w:author="D.Kambarov" w:date="2025-03-13T16:54:00Z">
              <w:tcPr>
                <w:tcW w:w="495" w:type="dxa"/>
                <w:gridSpan w:val="2"/>
              </w:tcPr>
            </w:tcPrChange>
          </w:tcPr>
          <w:p w14:paraId="457920EC" w14:textId="77777777" w:rsidR="00A66D76" w:rsidRDefault="00C835C6">
            <w:pPr>
              <w:pStyle w:val="OMDV"/>
              <w:rPr>
                <w:lang w:eastAsia="ru-RU"/>
              </w:rPr>
              <w:pPrChange w:id="6358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359" w:author="D.Kambarov" w:date="2025-03-13T16:54:00Z">
              <w:tcPr>
                <w:tcW w:w="495" w:type="dxa"/>
                <w:gridSpan w:val="2"/>
              </w:tcPr>
            </w:tcPrChange>
          </w:tcPr>
          <w:p w14:paraId="52F0C777" w14:textId="77777777" w:rsidR="00A66D76" w:rsidRDefault="00C835C6">
            <w:pPr>
              <w:pStyle w:val="OMDV"/>
              <w:rPr>
                <w:lang w:eastAsia="ru-RU"/>
              </w:rPr>
              <w:pPrChange w:id="6360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361" w:author="D.Kambarov" w:date="2025-03-13T16:54:00Z">
              <w:tcPr>
                <w:tcW w:w="495" w:type="dxa"/>
                <w:gridSpan w:val="2"/>
              </w:tcPr>
            </w:tcPrChange>
          </w:tcPr>
          <w:p w14:paraId="7A20EFE0" w14:textId="77777777" w:rsidR="00A66D76" w:rsidRDefault="00C835C6">
            <w:pPr>
              <w:pStyle w:val="OMDV"/>
              <w:rPr>
                <w:lang w:eastAsia="ru-RU"/>
              </w:rPr>
              <w:pPrChange w:id="6362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363" w:author="D.Kambarov" w:date="2025-03-13T16:54:00Z">
              <w:tcPr>
                <w:tcW w:w="495" w:type="dxa"/>
                <w:gridSpan w:val="2"/>
              </w:tcPr>
            </w:tcPrChange>
          </w:tcPr>
          <w:p w14:paraId="5C9F67CC" w14:textId="77777777" w:rsidR="00A66D76" w:rsidRDefault="00C835C6">
            <w:pPr>
              <w:pStyle w:val="OMDV"/>
              <w:rPr>
                <w:lang w:eastAsia="ru-RU"/>
              </w:rPr>
              <w:pPrChange w:id="6364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365" w:author="D.Kambarov" w:date="2025-03-13T16:54:00Z">
              <w:tcPr>
                <w:tcW w:w="495" w:type="dxa"/>
                <w:gridSpan w:val="2"/>
              </w:tcPr>
            </w:tcPrChange>
          </w:tcPr>
          <w:p w14:paraId="6A5DEE06" w14:textId="77777777" w:rsidR="00A66D76" w:rsidRDefault="00A66D76">
            <w:pPr>
              <w:pStyle w:val="OMDV"/>
              <w:rPr>
                <w:lang w:eastAsia="ru-RU"/>
              </w:rPr>
              <w:pPrChange w:id="6366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367" w:author="D.Kambarov" w:date="2025-03-13T16:54:00Z">
              <w:tcPr>
                <w:tcW w:w="495" w:type="dxa"/>
                <w:gridSpan w:val="2"/>
              </w:tcPr>
            </w:tcPrChange>
          </w:tcPr>
          <w:p w14:paraId="3081521E" w14:textId="77777777" w:rsidR="00A66D76" w:rsidRDefault="00A66D76">
            <w:pPr>
              <w:pStyle w:val="OMDV"/>
              <w:rPr>
                <w:lang w:eastAsia="ru-RU"/>
              </w:rPr>
              <w:pPrChange w:id="6368" w:author="D.Kambarov" w:date="2025-03-13T16:34:00Z">
                <w:pPr>
                  <w:jc w:val="center"/>
                </w:pPr>
              </w:pPrChange>
            </w:pPr>
          </w:p>
        </w:tc>
      </w:tr>
      <w:tr w:rsidR="00A66D76" w14:paraId="605C755F" w14:textId="77777777" w:rsidTr="008C0F35">
        <w:trPr>
          <w:trHeight w:val="312"/>
          <w:trPrChange w:id="6369" w:author="D.Kambarov" w:date="2025-03-13T16:54:00Z">
            <w:trPr>
              <w:gridAfter w:val="0"/>
              <w:trHeight w:val="312"/>
            </w:trPr>
          </w:trPrChange>
        </w:trPr>
        <w:tc>
          <w:tcPr>
            <w:tcW w:w="4702" w:type="dxa"/>
            <w:vAlign w:val="center"/>
            <w:tcPrChange w:id="6370" w:author="D.Kambarov" w:date="2025-03-13T16:54:00Z">
              <w:tcPr>
                <w:tcW w:w="4702" w:type="dxa"/>
                <w:vAlign w:val="center"/>
              </w:tcPr>
            </w:tcPrChange>
          </w:tcPr>
          <w:p w14:paraId="4009C4CC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371" w:author="D.Kambarov" w:date="2025-03-13T16:54:00Z">
                <w:pPr/>
              </w:pPrChange>
            </w:pPr>
            <w:r>
              <w:rPr>
                <w:lang w:eastAsia="ru-RU"/>
              </w:rPr>
              <w:t xml:space="preserve">Лестничная площадка КЖ </w:t>
            </w:r>
            <w:r>
              <w:rPr>
                <w:i/>
                <w:lang w:eastAsia="ru-RU"/>
              </w:rPr>
              <w:t>(Перекрытие/</w:t>
            </w:r>
            <w:r>
              <w:rPr>
                <w:i/>
                <w:iCs/>
                <w:lang w:eastAsia="ru-RU"/>
              </w:rPr>
              <w:t>Модель в контексте категории Лестница</w:t>
            </w:r>
            <w:r>
              <w:rPr>
                <w:i/>
                <w:lang w:eastAsia="ru-RU"/>
              </w:rPr>
              <w:t>/Семейство категории Каркас несущий)</w:t>
            </w:r>
          </w:p>
        </w:tc>
        <w:tc>
          <w:tcPr>
            <w:tcW w:w="1613" w:type="dxa"/>
            <w:vAlign w:val="center"/>
            <w:tcPrChange w:id="6372" w:author="D.Kambarov" w:date="2025-03-13T16:54:00Z">
              <w:tcPr>
                <w:tcW w:w="1613" w:type="dxa"/>
                <w:gridSpan w:val="2"/>
                <w:vAlign w:val="center"/>
              </w:tcPr>
            </w:tcPrChange>
          </w:tcPr>
          <w:p w14:paraId="51CFADBC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6373" w:author="D.Kambarov" w:date="2025-03-13T16:54:00Z">
                <w:pPr/>
              </w:pPrChange>
            </w:pPr>
            <w:r>
              <w:rPr>
                <w:i/>
                <w:lang w:eastAsia="ru-RU"/>
              </w:rPr>
              <w:t xml:space="preserve">Лестничная </w:t>
            </w:r>
            <w:r>
              <w:rPr>
                <w:i/>
                <w:lang w:eastAsia="ru-RU"/>
              </w:rPr>
              <w:br/>
              <w:t>площадка</w:t>
            </w:r>
          </w:p>
        </w:tc>
        <w:tc>
          <w:tcPr>
            <w:tcW w:w="493" w:type="dxa"/>
            <w:vAlign w:val="center"/>
            <w:tcPrChange w:id="6374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2748E728" w14:textId="77777777" w:rsidR="00A66D76" w:rsidRDefault="00C835C6">
            <w:pPr>
              <w:pStyle w:val="OMDV"/>
              <w:rPr>
                <w:lang w:eastAsia="ru-RU"/>
              </w:rPr>
              <w:pPrChange w:id="6375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376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2D8A58D" w14:textId="77777777" w:rsidR="00A66D76" w:rsidRDefault="00C835C6">
            <w:pPr>
              <w:pStyle w:val="OMDV"/>
              <w:rPr>
                <w:lang w:eastAsia="ru-RU"/>
              </w:rPr>
              <w:pPrChange w:id="6377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378" w:author="D.Kambarov" w:date="2025-03-13T16:54:00Z">
              <w:tcPr>
                <w:tcW w:w="495" w:type="dxa"/>
                <w:vAlign w:val="center"/>
              </w:tcPr>
            </w:tcPrChange>
          </w:tcPr>
          <w:p w14:paraId="3C53D8A8" w14:textId="77777777" w:rsidR="00A66D76" w:rsidRDefault="00C835C6">
            <w:pPr>
              <w:pStyle w:val="OMDV"/>
              <w:rPr>
                <w:lang w:eastAsia="ru-RU"/>
              </w:rPr>
              <w:pPrChange w:id="6379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380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7AB74FA" w14:textId="77777777" w:rsidR="00A66D76" w:rsidRDefault="00C835C6">
            <w:pPr>
              <w:pStyle w:val="OMDV"/>
              <w:rPr>
                <w:lang w:eastAsia="ru-RU"/>
              </w:rPr>
              <w:pPrChange w:id="6381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382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7B393C2" w14:textId="77777777" w:rsidR="00A66D76" w:rsidRDefault="00C835C6">
            <w:pPr>
              <w:pStyle w:val="OMDV"/>
              <w:rPr>
                <w:lang w:eastAsia="ru-RU"/>
              </w:rPr>
              <w:pPrChange w:id="6383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384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F38338D" w14:textId="77777777" w:rsidR="00A66D76" w:rsidRDefault="00A66D76">
            <w:pPr>
              <w:pStyle w:val="OMDV"/>
              <w:rPr>
                <w:lang w:eastAsia="ru-RU"/>
              </w:rPr>
              <w:pPrChange w:id="6385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386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A1E52EE" w14:textId="77777777" w:rsidR="00A66D76" w:rsidRDefault="00C835C6">
            <w:pPr>
              <w:pStyle w:val="OMDV"/>
              <w:rPr>
                <w:lang w:eastAsia="ru-RU"/>
              </w:rPr>
              <w:pPrChange w:id="6387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388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86062D4" w14:textId="77777777" w:rsidR="00A66D76" w:rsidRDefault="00C835C6">
            <w:pPr>
              <w:pStyle w:val="OMDV"/>
              <w:rPr>
                <w:lang w:eastAsia="ru-RU"/>
              </w:rPr>
              <w:pPrChange w:id="6389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390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24BC4E49" w14:textId="77777777" w:rsidR="00A66D76" w:rsidRDefault="00A66D76">
            <w:pPr>
              <w:pStyle w:val="OMDV"/>
              <w:rPr>
                <w:lang w:eastAsia="ru-RU"/>
              </w:rPr>
              <w:pPrChange w:id="6391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392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67141651" w14:textId="77777777" w:rsidR="00A66D76" w:rsidRDefault="00C835C6">
            <w:pPr>
              <w:pStyle w:val="OMDV"/>
              <w:rPr>
                <w:lang w:eastAsia="ru-RU"/>
              </w:rPr>
              <w:pPrChange w:id="6393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394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8A90C6D" w14:textId="77777777" w:rsidR="00A66D76" w:rsidRDefault="00A66D76">
            <w:pPr>
              <w:pStyle w:val="OMDV"/>
              <w:rPr>
                <w:lang w:eastAsia="ru-RU"/>
              </w:rPr>
              <w:pPrChange w:id="6395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396" w:author="D.Kambarov" w:date="2025-03-13T16:54:00Z">
              <w:tcPr>
                <w:tcW w:w="495" w:type="dxa"/>
                <w:gridSpan w:val="2"/>
              </w:tcPr>
            </w:tcPrChange>
          </w:tcPr>
          <w:p w14:paraId="584E73C2" w14:textId="77777777" w:rsidR="00A66D76" w:rsidRDefault="00C835C6">
            <w:pPr>
              <w:pStyle w:val="OMDV"/>
              <w:rPr>
                <w:lang w:eastAsia="ru-RU"/>
              </w:rPr>
              <w:pPrChange w:id="6397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398" w:author="D.Kambarov" w:date="2025-03-13T16:54:00Z">
              <w:tcPr>
                <w:tcW w:w="495" w:type="dxa"/>
                <w:gridSpan w:val="2"/>
              </w:tcPr>
            </w:tcPrChange>
          </w:tcPr>
          <w:p w14:paraId="54BBC23A" w14:textId="77777777" w:rsidR="00A66D76" w:rsidRDefault="00C835C6">
            <w:pPr>
              <w:pStyle w:val="OMDV"/>
              <w:rPr>
                <w:lang w:eastAsia="ru-RU"/>
              </w:rPr>
              <w:pPrChange w:id="6399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400" w:author="D.Kambarov" w:date="2025-03-13T16:54:00Z">
              <w:tcPr>
                <w:tcW w:w="495" w:type="dxa"/>
                <w:gridSpan w:val="2"/>
              </w:tcPr>
            </w:tcPrChange>
          </w:tcPr>
          <w:p w14:paraId="4217025D" w14:textId="77777777" w:rsidR="00A66D76" w:rsidRDefault="00C835C6">
            <w:pPr>
              <w:pStyle w:val="OMDV"/>
              <w:rPr>
                <w:lang w:eastAsia="ru-RU"/>
              </w:rPr>
              <w:pPrChange w:id="6401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402" w:author="D.Kambarov" w:date="2025-03-13T16:54:00Z">
              <w:tcPr>
                <w:tcW w:w="495" w:type="dxa"/>
                <w:gridSpan w:val="2"/>
              </w:tcPr>
            </w:tcPrChange>
          </w:tcPr>
          <w:p w14:paraId="07C274B8" w14:textId="77777777" w:rsidR="00A66D76" w:rsidRDefault="00C835C6">
            <w:pPr>
              <w:pStyle w:val="OMDV"/>
              <w:rPr>
                <w:lang w:eastAsia="ru-RU"/>
              </w:rPr>
              <w:pPrChange w:id="6403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404" w:author="D.Kambarov" w:date="2025-03-13T16:54:00Z">
              <w:tcPr>
                <w:tcW w:w="495" w:type="dxa"/>
                <w:gridSpan w:val="2"/>
              </w:tcPr>
            </w:tcPrChange>
          </w:tcPr>
          <w:p w14:paraId="4A045C88" w14:textId="77777777" w:rsidR="00A66D76" w:rsidRDefault="00A66D76">
            <w:pPr>
              <w:pStyle w:val="OMDV"/>
              <w:rPr>
                <w:lang w:eastAsia="ru-RU"/>
              </w:rPr>
              <w:pPrChange w:id="6405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406" w:author="D.Kambarov" w:date="2025-03-13T16:54:00Z">
              <w:tcPr>
                <w:tcW w:w="495" w:type="dxa"/>
                <w:gridSpan w:val="2"/>
              </w:tcPr>
            </w:tcPrChange>
          </w:tcPr>
          <w:p w14:paraId="245EB542" w14:textId="77777777" w:rsidR="00A66D76" w:rsidRDefault="00A66D76">
            <w:pPr>
              <w:pStyle w:val="OMDV"/>
              <w:rPr>
                <w:lang w:eastAsia="ru-RU"/>
              </w:rPr>
              <w:pPrChange w:id="6407" w:author="D.Kambarov" w:date="2025-03-13T16:34:00Z">
                <w:pPr>
                  <w:jc w:val="center"/>
                </w:pPr>
              </w:pPrChange>
            </w:pPr>
          </w:p>
        </w:tc>
      </w:tr>
      <w:tr w:rsidR="00A66D76" w14:paraId="3C71F73D" w14:textId="77777777" w:rsidTr="008C0F35">
        <w:trPr>
          <w:trHeight w:val="312"/>
          <w:trPrChange w:id="6408" w:author="D.Kambarov" w:date="2025-03-13T16:54:00Z">
            <w:trPr>
              <w:gridAfter w:val="0"/>
              <w:trHeight w:val="312"/>
            </w:trPr>
          </w:trPrChange>
        </w:trPr>
        <w:tc>
          <w:tcPr>
            <w:tcW w:w="4702" w:type="dxa"/>
            <w:vAlign w:val="center"/>
            <w:tcPrChange w:id="6409" w:author="D.Kambarov" w:date="2025-03-13T16:54:00Z">
              <w:tcPr>
                <w:tcW w:w="4702" w:type="dxa"/>
                <w:vAlign w:val="center"/>
              </w:tcPr>
            </w:tcPrChange>
          </w:tcPr>
          <w:p w14:paraId="560FB9E4" w14:textId="77777777" w:rsidR="00A66D76" w:rsidRDefault="00C835C6">
            <w:pPr>
              <w:pStyle w:val="OMDV"/>
              <w:jc w:val="left"/>
              <w:rPr>
                <w:highlight w:val="yellow"/>
                <w:lang w:eastAsia="ru-RU"/>
              </w:rPr>
              <w:pPrChange w:id="6410" w:author="D.Kambarov" w:date="2025-03-13T16:54:00Z">
                <w:pPr/>
              </w:pPrChange>
            </w:pPr>
            <w:r>
              <w:rPr>
                <w:lang w:eastAsia="ru-RU"/>
              </w:rPr>
              <w:t xml:space="preserve">Сборный ЖБ элемент </w:t>
            </w:r>
            <w:r>
              <w:rPr>
                <w:i/>
                <w:lang w:eastAsia="ru-RU"/>
              </w:rPr>
              <w:t>(аналогично элементам КЖ)</w:t>
            </w:r>
            <w:r>
              <w:rPr>
                <w:i/>
                <w:vertAlign w:val="superscript"/>
                <w:lang w:eastAsia="ru-RU"/>
              </w:rPr>
              <w:t xml:space="preserve"> </w:t>
            </w:r>
          </w:p>
        </w:tc>
        <w:tc>
          <w:tcPr>
            <w:tcW w:w="1613" w:type="dxa"/>
            <w:vAlign w:val="center"/>
            <w:tcPrChange w:id="6411" w:author="D.Kambarov" w:date="2025-03-13T16:54:00Z">
              <w:tcPr>
                <w:tcW w:w="1613" w:type="dxa"/>
                <w:gridSpan w:val="2"/>
                <w:vAlign w:val="center"/>
              </w:tcPr>
            </w:tcPrChange>
          </w:tcPr>
          <w:p w14:paraId="345B4DC0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412" w:author="D.Kambarov" w:date="2025-03-13T16:54:00Z">
                <w:pPr/>
              </w:pPrChange>
            </w:pPr>
            <w:r>
              <w:rPr>
                <w:lang w:eastAsia="ru-RU"/>
              </w:rPr>
              <w:t xml:space="preserve">В конце </w:t>
            </w:r>
            <w:r>
              <w:rPr>
                <w:lang w:val="en-US" w:eastAsia="ru-RU"/>
              </w:rPr>
              <w:t>“</w:t>
            </w:r>
            <w:r>
              <w:rPr>
                <w:i/>
                <w:lang w:eastAsia="ru-RU"/>
              </w:rPr>
              <w:t>(сборный)</w:t>
            </w:r>
            <w:r>
              <w:rPr>
                <w:i/>
                <w:lang w:val="en-US" w:eastAsia="ru-RU"/>
              </w:rPr>
              <w:t>”</w:t>
            </w:r>
            <w:r>
              <w:rPr>
                <w:i/>
                <w:lang w:eastAsia="ru-RU"/>
              </w:rPr>
              <w:t xml:space="preserve"> </w:t>
            </w:r>
            <w:r>
              <w:rPr>
                <w:i/>
                <w:vertAlign w:val="superscript"/>
                <w:lang w:eastAsia="ru-RU"/>
              </w:rPr>
              <w:t>12</w:t>
            </w:r>
          </w:p>
        </w:tc>
        <w:tc>
          <w:tcPr>
            <w:tcW w:w="493" w:type="dxa"/>
            <w:gridSpan w:val="14"/>
            <w:vAlign w:val="center"/>
            <w:tcPrChange w:id="6413" w:author="D.Kambarov" w:date="2025-03-13T16:54:00Z">
              <w:tcPr>
                <w:tcW w:w="6937" w:type="dxa"/>
                <w:gridSpan w:val="27"/>
                <w:vAlign w:val="center"/>
              </w:tcPr>
            </w:tcPrChange>
          </w:tcPr>
          <w:p w14:paraId="2DC28423" w14:textId="77777777" w:rsidR="00A66D76" w:rsidRDefault="00C835C6">
            <w:pPr>
              <w:pStyle w:val="OMDV"/>
              <w:rPr>
                <w:lang w:eastAsia="ru-RU"/>
              </w:rPr>
              <w:pPrChange w:id="6414" w:author="D.Kambarov" w:date="2025-03-13T16:34:00Z">
                <w:pPr>
                  <w:jc w:val="center"/>
                </w:pPr>
              </w:pPrChange>
            </w:pPr>
            <w:r>
              <w:rPr>
                <w:i/>
                <w:lang w:eastAsia="ru-RU"/>
              </w:rPr>
              <w:t>Аналогично элементам КЖ</w:t>
            </w:r>
          </w:p>
        </w:tc>
        <w:tc>
          <w:tcPr>
            <w:tcW w:w="493" w:type="dxa"/>
            <w:tcPrChange w:id="6415" w:author="D.Kambarov" w:date="2025-03-13T16:54:00Z">
              <w:tcPr>
                <w:tcW w:w="495" w:type="dxa"/>
                <w:gridSpan w:val="2"/>
              </w:tcPr>
            </w:tcPrChange>
          </w:tcPr>
          <w:p w14:paraId="1A53EDD6" w14:textId="77777777" w:rsidR="00A66D76" w:rsidRDefault="00A66D76">
            <w:pPr>
              <w:pStyle w:val="OMDV"/>
              <w:rPr>
                <w:lang w:eastAsia="ru-RU"/>
              </w:rPr>
              <w:pPrChange w:id="6416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417" w:author="D.Kambarov" w:date="2025-03-13T16:54:00Z">
              <w:tcPr>
                <w:tcW w:w="495" w:type="dxa"/>
                <w:gridSpan w:val="2"/>
              </w:tcPr>
            </w:tcPrChange>
          </w:tcPr>
          <w:p w14:paraId="20D7EA49" w14:textId="77777777" w:rsidR="00A66D76" w:rsidRDefault="00C835C6">
            <w:pPr>
              <w:pStyle w:val="OMDV"/>
              <w:rPr>
                <w:vertAlign w:val="superscript"/>
              </w:rPr>
              <w:pPrChange w:id="6418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  <w:r>
              <w:rPr>
                <w:vertAlign w:val="superscript"/>
                <w:lang w:eastAsia="ru-RU"/>
              </w:rPr>
              <w:t>3</w:t>
            </w:r>
          </w:p>
        </w:tc>
        <w:tc>
          <w:tcPr>
            <w:tcW w:w="493" w:type="dxa"/>
            <w:tcPrChange w:id="6419" w:author="D.Kambarov" w:date="2025-03-13T16:54:00Z">
              <w:tcPr>
                <w:tcW w:w="495" w:type="dxa"/>
                <w:gridSpan w:val="2"/>
              </w:tcPr>
            </w:tcPrChange>
          </w:tcPr>
          <w:p w14:paraId="1643A732" w14:textId="77777777" w:rsidR="00A66D76" w:rsidRDefault="00C835C6">
            <w:pPr>
              <w:pStyle w:val="OMDV"/>
              <w:rPr>
                <w:vertAlign w:val="superscript"/>
              </w:rPr>
              <w:pPrChange w:id="6420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  <w:r>
              <w:rPr>
                <w:vertAlign w:val="superscript"/>
                <w:lang w:eastAsia="ru-RU"/>
              </w:rPr>
              <w:t>3</w:t>
            </w:r>
          </w:p>
        </w:tc>
      </w:tr>
      <w:tr w:rsidR="00A66D76" w14:paraId="0BDE61A3" w14:textId="77777777" w:rsidTr="008C0F35">
        <w:trPr>
          <w:trHeight w:val="312"/>
          <w:trPrChange w:id="6421" w:author="D.Kambarov" w:date="2025-03-13T16:54:00Z">
            <w:trPr>
              <w:gridAfter w:val="0"/>
              <w:trHeight w:val="312"/>
            </w:trPr>
          </w:trPrChange>
        </w:trPr>
        <w:tc>
          <w:tcPr>
            <w:tcW w:w="4702" w:type="dxa"/>
            <w:vAlign w:val="center"/>
            <w:tcPrChange w:id="6422" w:author="D.Kambarov" w:date="2025-03-13T16:54:00Z">
              <w:tcPr>
                <w:tcW w:w="4702" w:type="dxa"/>
                <w:vAlign w:val="center"/>
              </w:tcPr>
            </w:tcPrChange>
          </w:tcPr>
          <w:p w14:paraId="7B26C356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423" w:author="D.Kambarov" w:date="2025-03-13T16:54:00Z">
                <w:pPr/>
              </w:pPrChange>
            </w:pPr>
            <w:r>
              <w:rPr>
                <w:lang w:eastAsia="ru-RU"/>
              </w:rPr>
              <w:t xml:space="preserve">Проем (Отверстие, Углубление) </w:t>
            </w:r>
            <w:r>
              <w:rPr>
                <w:lang w:eastAsia="ru-RU"/>
              </w:rPr>
              <w:br/>
            </w:r>
            <w:r>
              <w:rPr>
                <w:i/>
                <w:lang w:eastAsia="ru-RU"/>
              </w:rPr>
              <w:t>(Семейство: типовая модель на основе пола/стены)</w:t>
            </w:r>
          </w:p>
        </w:tc>
        <w:tc>
          <w:tcPr>
            <w:tcW w:w="1613" w:type="dxa"/>
            <w:vAlign w:val="center"/>
            <w:tcPrChange w:id="6424" w:author="D.Kambarov" w:date="2025-03-13T16:54:00Z">
              <w:tcPr>
                <w:tcW w:w="1613" w:type="dxa"/>
                <w:gridSpan w:val="2"/>
                <w:vAlign w:val="center"/>
              </w:tcPr>
            </w:tcPrChange>
          </w:tcPr>
          <w:p w14:paraId="1920B4D4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6425" w:author="D.Kambarov" w:date="2025-03-13T16:54:00Z">
                <w:pPr/>
              </w:pPrChange>
            </w:pPr>
            <w:r>
              <w:rPr>
                <w:i/>
                <w:lang w:eastAsia="ru-RU"/>
              </w:rPr>
              <w:t>Отверстие</w:t>
            </w:r>
          </w:p>
        </w:tc>
        <w:tc>
          <w:tcPr>
            <w:tcW w:w="493" w:type="dxa"/>
            <w:vAlign w:val="center"/>
            <w:tcPrChange w:id="6426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16C5E2CA" w14:textId="77777777" w:rsidR="00A66D76" w:rsidRDefault="00C835C6">
            <w:pPr>
              <w:pStyle w:val="OMDV"/>
              <w:rPr>
                <w:lang w:eastAsia="ru-RU"/>
              </w:rPr>
              <w:pPrChange w:id="6427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428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409A1495" w14:textId="77777777" w:rsidR="00A66D76" w:rsidRDefault="00C835C6">
            <w:pPr>
              <w:pStyle w:val="OMDV"/>
              <w:rPr>
                <w:lang w:eastAsia="ru-RU"/>
              </w:rPr>
              <w:pPrChange w:id="6429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430" w:author="D.Kambarov" w:date="2025-03-13T16:54:00Z">
              <w:tcPr>
                <w:tcW w:w="495" w:type="dxa"/>
                <w:vAlign w:val="center"/>
              </w:tcPr>
            </w:tcPrChange>
          </w:tcPr>
          <w:p w14:paraId="7214709E" w14:textId="77777777" w:rsidR="00A66D76" w:rsidRDefault="00C835C6">
            <w:pPr>
              <w:pStyle w:val="OMDV"/>
              <w:rPr>
                <w:lang w:eastAsia="ru-RU"/>
              </w:rPr>
              <w:pPrChange w:id="6431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  <w:r>
              <w:rPr>
                <w:vertAlign w:val="superscript"/>
                <w:lang w:eastAsia="ru-RU"/>
              </w:rPr>
              <w:t>7</w:t>
            </w:r>
          </w:p>
        </w:tc>
        <w:tc>
          <w:tcPr>
            <w:tcW w:w="493" w:type="dxa"/>
            <w:vAlign w:val="center"/>
            <w:tcPrChange w:id="6432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15314B19" w14:textId="77777777" w:rsidR="00A66D76" w:rsidRDefault="00C835C6">
            <w:pPr>
              <w:pStyle w:val="OMDV"/>
              <w:rPr>
                <w:lang w:eastAsia="ru-RU"/>
              </w:rPr>
              <w:pPrChange w:id="6433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  <w:r>
              <w:rPr>
                <w:vertAlign w:val="superscript"/>
                <w:lang w:eastAsia="ru-RU"/>
              </w:rPr>
              <w:t>7</w:t>
            </w:r>
          </w:p>
        </w:tc>
        <w:tc>
          <w:tcPr>
            <w:tcW w:w="493" w:type="dxa"/>
            <w:vAlign w:val="center"/>
            <w:tcPrChange w:id="6434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1F1AAE90" w14:textId="77777777" w:rsidR="00A66D76" w:rsidRDefault="00C835C6">
            <w:pPr>
              <w:pStyle w:val="OMDV"/>
              <w:rPr>
                <w:lang w:eastAsia="ru-RU"/>
              </w:rPr>
              <w:pPrChange w:id="6435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  <w:r>
              <w:rPr>
                <w:vertAlign w:val="superscript"/>
                <w:lang w:eastAsia="ru-RU"/>
              </w:rPr>
              <w:t>7</w:t>
            </w:r>
          </w:p>
        </w:tc>
        <w:tc>
          <w:tcPr>
            <w:tcW w:w="493" w:type="dxa"/>
            <w:vAlign w:val="center"/>
            <w:tcPrChange w:id="6436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5DA791CB" w14:textId="77777777" w:rsidR="00A66D76" w:rsidRDefault="00A66D76">
            <w:pPr>
              <w:pStyle w:val="OMDV"/>
              <w:rPr>
                <w:lang w:eastAsia="ru-RU"/>
              </w:rPr>
              <w:pPrChange w:id="6437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438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090FD87" w14:textId="77777777" w:rsidR="00A66D76" w:rsidRDefault="00A66D76">
            <w:pPr>
              <w:pStyle w:val="OMDV"/>
              <w:rPr>
                <w:lang w:eastAsia="ru-RU"/>
              </w:rPr>
              <w:pPrChange w:id="6439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440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555AE348" w14:textId="77777777" w:rsidR="00A66D76" w:rsidRDefault="00A66D76">
            <w:pPr>
              <w:pStyle w:val="OMDV"/>
              <w:rPr>
                <w:lang w:eastAsia="ru-RU"/>
              </w:rPr>
              <w:pPrChange w:id="6441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442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1ACE26B0" w14:textId="77777777" w:rsidR="00A66D76" w:rsidRDefault="00A66D76">
            <w:pPr>
              <w:pStyle w:val="OMDV"/>
              <w:rPr>
                <w:lang w:eastAsia="ru-RU"/>
              </w:rPr>
              <w:pPrChange w:id="6443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444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1AEF198" w14:textId="77777777" w:rsidR="00A66D76" w:rsidRDefault="00C835C6">
            <w:pPr>
              <w:pStyle w:val="OMDV"/>
              <w:rPr>
                <w:lang w:eastAsia="ru-RU"/>
              </w:rPr>
              <w:pPrChange w:id="6445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446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5F77553E" w14:textId="77777777" w:rsidR="00A66D76" w:rsidRDefault="00A66D76">
            <w:pPr>
              <w:pStyle w:val="OMDV"/>
              <w:rPr>
                <w:lang w:eastAsia="ru-RU"/>
              </w:rPr>
              <w:pPrChange w:id="6447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448" w:author="D.Kambarov" w:date="2025-03-13T16:54:00Z">
              <w:tcPr>
                <w:tcW w:w="495" w:type="dxa"/>
                <w:gridSpan w:val="2"/>
              </w:tcPr>
            </w:tcPrChange>
          </w:tcPr>
          <w:p w14:paraId="000E23A3" w14:textId="77777777" w:rsidR="00A66D76" w:rsidRDefault="00C835C6">
            <w:pPr>
              <w:pStyle w:val="OMDV"/>
              <w:rPr>
                <w:lang w:eastAsia="ru-RU"/>
              </w:rPr>
              <w:pPrChange w:id="6449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450" w:author="D.Kambarov" w:date="2025-03-13T16:54:00Z">
              <w:tcPr>
                <w:tcW w:w="495" w:type="dxa"/>
                <w:gridSpan w:val="2"/>
              </w:tcPr>
            </w:tcPrChange>
          </w:tcPr>
          <w:p w14:paraId="3979DE36" w14:textId="77777777" w:rsidR="00A66D76" w:rsidRDefault="00A66D76">
            <w:pPr>
              <w:pStyle w:val="OMDV"/>
              <w:rPr>
                <w:lang w:eastAsia="ru-RU"/>
              </w:rPr>
              <w:pPrChange w:id="6451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452" w:author="D.Kambarov" w:date="2025-03-13T16:54:00Z">
              <w:tcPr>
                <w:tcW w:w="495" w:type="dxa"/>
                <w:gridSpan w:val="2"/>
              </w:tcPr>
            </w:tcPrChange>
          </w:tcPr>
          <w:p w14:paraId="134E87BA" w14:textId="77777777" w:rsidR="00A66D76" w:rsidRDefault="00C835C6">
            <w:pPr>
              <w:pStyle w:val="OMDV"/>
              <w:rPr>
                <w:lang w:eastAsia="ru-RU"/>
              </w:rPr>
              <w:pPrChange w:id="6453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454" w:author="D.Kambarov" w:date="2025-03-13T16:54:00Z">
              <w:tcPr>
                <w:tcW w:w="495" w:type="dxa"/>
                <w:gridSpan w:val="2"/>
              </w:tcPr>
            </w:tcPrChange>
          </w:tcPr>
          <w:p w14:paraId="46B99DF9" w14:textId="77777777" w:rsidR="00A66D76" w:rsidRDefault="00C835C6">
            <w:pPr>
              <w:pStyle w:val="OMDV"/>
              <w:rPr>
                <w:lang w:eastAsia="ru-RU"/>
              </w:rPr>
              <w:pPrChange w:id="6455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456" w:author="D.Kambarov" w:date="2025-03-13T16:54:00Z">
              <w:tcPr>
                <w:tcW w:w="495" w:type="dxa"/>
                <w:gridSpan w:val="2"/>
              </w:tcPr>
            </w:tcPrChange>
          </w:tcPr>
          <w:p w14:paraId="59EE2429" w14:textId="77777777" w:rsidR="00A66D76" w:rsidRDefault="00A66D76">
            <w:pPr>
              <w:pStyle w:val="OMDV"/>
              <w:rPr>
                <w:lang w:eastAsia="ru-RU"/>
              </w:rPr>
              <w:pPrChange w:id="6457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458" w:author="D.Kambarov" w:date="2025-03-13T16:54:00Z">
              <w:tcPr>
                <w:tcW w:w="495" w:type="dxa"/>
                <w:gridSpan w:val="2"/>
              </w:tcPr>
            </w:tcPrChange>
          </w:tcPr>
          <w:p w14:paraId="1FEE1668" w14:textId="77777777" w:rsidR="00A66D76" w:rsidRDefault="00A66D76">
            <w:pPr>
              <w:pStyle w:val="OMDV"/>
              <w:rPr>
                <w:lang w:eastAsia="ru-RU"/>
              </w:rPr>
              <w:pPrChange w:id="6459" w:author="D.Kambarov" w:date="2025-03-13T16:34:00Z">
                <w:pPr>
                  <w:jc w:val="center"/>
                </w:pPr>
              </w:pPrChange>
            </w:pPr>
          </w:p>
        </w:tc>
      </w:tr>
      <w:tr w:rsidR="00A66D76" w14:paraId="53072A93" w14:textId="77777777" w:rsidTr="008C0F35">
        <w:trPr>
          <w:trHeight w:val="312"/>
          <w:trPrChange w:id="6460" w:author="D.Kambarov" w:date="2025-03-13T16:54:00Z">
            <w:trPr>
              <w:gridAfter w:val="0"/>
              <w:trHeight w:val="312"/>
            </w:trPr>
          </w:trPrChange>
        </w:trPr>
        <w:tc>
          <w:tcPr>
            <w:tcW w:w="4702" w:type="dxa"/>
            <w:vAlign w:val="center"/>
            <w:tcPrChange w:id="6461" w:author="D.Kambarov" w:date="2025-03-13T16:54:00Z">
              <w:tcPr>
                <w:tcW w:w="4702" w:type="dxa"/>
                <w:vAlign w:val="center"/>
              </w:tcPr>
            </w:tcPrChange>
          </w:tcPr>
          <w:p w14:paraId="6D545320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462" w:author="D.Kambarov" w:date="2025-03-13T16:54:00Z">
                <w:pPr/>
              </w:pPrChange>
            </w:pPr>
            <w:r>
              <w:rPr>
                <w:lang w:eastAsia="ru-RU"/>
              </w:rPr>
              <w:t>Перекрытие</w:t>
            </w:r>
            <w:r>
              <w:rPr>
                <w:vertAlign w:val="superscript"/>
                <w:lang w:eastAsia="ru-RU"/>
              </w:rPr>
              <w:t>8</w:t>
            </w:r>
            <w:r>
              <w:rPr>
                <w:lang w:eastAsia="ru-RU"/>
              </w:rPr>
              <w:t xml:space="preserve"> КМ </w:t>
            </w:r>
            <w:r>
              <w:rPr>
                <w:i/>
                <w:lang w:eastAsia="ru-RU"/>
              </w:rPr>
              <w:t>(Перекрытие)</w:t>
            </w:r>
          </w:p>
        </w:tc>
        <w:tc>
          <w:tcPr>
            <w:tcW w:w="1613" w:type="dxa"/>
            <w:vAlign w:val="center"/>
            <w:tcPrChange w:id="6463" w:author="D.Kambarov" w:date="2025-03-13T16:54:00Z">
              <w:tcPr>
                <w:tcW w:w="1613" w:type="dxa"/>
                <w:gridSpan w:val="2"/>
                <w:vAlign w:val="center"/>
              </w:tcPr>
            </w:tcPrChange>
          </w:tcPr>
          <w:p w14:paraId="5705D335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6464" w:author="D.Kambarov" w:date="2025-03-13T16:54:00Z">
                <w:pPr/>
              </w:pPrChange>
            </w:pPr>
            <w:r>
              <w:rPr>
                <w:i/>
                <w:lang w:eastAsia="ru-RU"/>
              </w:rPr>
              <w:t>Перекрытие</w:t>
            </w:r>
          </w:p>
        </w:tc>
        <w:tc>
          <w:tcPr>
            <w:tcW w:w="493" w:type="dxa"/>
            <w:vAlign w:val="center"/>
            <w:tcPrChange w:id="6465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15847757" w14:textId="77777777" w:rsidR="00A66D76" w:rsidRDefault="00C835C6">
            <w:pPr>
              <w:pStyle w:val="OMDV"/>
              <w:rPr>
                <w:lang w:eastAsia="ru-RU"/>
              </w:rPr>
              <w:pPrChange w:id="6466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467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15E30B57" w14:textId="77777777" w:rsidR="00A66D76" w:rsidRDefault="00C835C6">
            <w:pPr>
              <w:pStyle w:val="OMDV"/>
              <w:rPr>
                <w:lang w:eastAsia="ru-RU"/>
              </w:rPr>
              <w:pPrChange w:id="6468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469" w:author="D.Kambarov" w:date="2025-03-13T16:54:00Z">
              <w:tcPr>
                <w:tcW w:w="495" w:type="dxa"/>
                <w:vAlign w:val="center"/>
              </w:tcPr>
            </w:tcPrChange>
          </w:tcPr>
          <w:p w14:paraId="4236CE10" w14:textId="77777777" w:rsidR="00A66D76" w:rsidRDefault="00A66D76">
            <w:pPr>
              <w:pStyle w:val="OMDV"/>
              <w:rPr>
                <w:lang w:eastAsia="ru-RU"/>
              </w:rPr>
              <w:pPrChange w:id="6470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471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4B8C2443" w14:textId="77777777" w:rsidR="00A66D76" w:rsidRDefault="00A66D76">
            <w:pPr>
              <w:pStyle w:val="OMDV"/>
              <w:rPr>
                <w:lang w:eastAsia="ru-RU"/>
              </w:rPr>
              <w:pPrChange w:id="6472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473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5A58001F" w14:textId="77777777" w:rsidR="00A66D76" w:rsidRDefault="00A66D76">
            <w:pPr>
              <w:pStyle w:val="OMDV"/>
              <w:rPr>
                <w:lang w:eastAsia="ru-RU"/>
              </w:rPr>
              <w:pPrChange w:id="6474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475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D0980AC" w14:textId="77777777" w:rsidR="00A66D76" w:rsidRDefault="00C835C6">
            <w:pPr>
              <w:pStyle w:val="OMDV"/>
              <w:rPr>
                <w:lang w:eastAsia="ru-RU"/>
              </w:rPr>
              <w:pPrChange w:id="6476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477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09A3766" w14:textId="77777777" w:rsidR="00A66D76" w:rsidRDefault="00C835C6">
            <w:pPr>
              <w:pStyle w:val="OMDV"/>
              <w:rPr>
                <w:lang w:eastAsia="ru-RU"/>
              </w:rPr>
              <w:pPrChange w:id="6478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479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674C3A11" w14:textId="77777777" w:rsidR="00A66D76" w:rsidRDefault="00C835C6">
            <w:pPr>
              <w:pStyle w:val="OMDV"/>
              <w:rPr>
                <w:lang w:eastAsia="ru-RU"/>
              </w:rPr>
              <w:pPrChange w:id="6480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481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25C7B4F" w14:textId="77777777" w:rsidR="00A66D76" w:rsidRDefault="00C835C6">
            <w:pPr>
              <w:pStyle w:val="OMDV"/>
              <w:rPr>
                <w:lang w:eastAsia="ru-RU"/>
              </w:rPr>
              <w:pPrChange w:id="6482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483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60F37D6F" w14:textId="77777777" w:rsidR="00A66D76" w:rsidRDefault="00C835C6">
            <w:pPr>
              <w:pStyle w:val="OMDV"/>
              <w:rPr>
                <w:lang w:eastAsia="ru-RU"/>
              </w:rPr>
              <w:pPrChange w:id="6484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485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81FEF5A" w14:textId="77777777" w:rsidR="00A66D76" w:rsidRDefault="00A66D76">
            <w:pPr>
              <w:pStyle w:val="OMDV"/>
              <w:rPr>
                <w:lang w:eastAsia="ru-RU"/>
              </w:rPr>
              <w:pPrChange w:id="6486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487" w:author="D.Kambarov" w:date="2025-03-13T16:54:00Z">
              <w:tcPr>
                <w:tcW w:w="495" w:type="dxa"/>
                <w:gridSpan w:val="2"/>
              </w:tcPr>
            </w:tcPrChange>
          </w:tcPr>
          <w:p w14:paraId="7C2E3C57" w14:textId="77777777" w:rsidR="00A66D76" w:rsidRDefault="00C835C6">
            <w:pPr>
              <w:pStyle w:val="OMDV"/>
              <w:rPr>
                <w:lang w:eastAsia="ru-RU"/>
              </w:rPr>
              <w:pPrChange w:id="6488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489" w:author="D.Kambarov" w:date="2025-03-13T16:54:00Z">
              <w:tcPr>
                <w:tcW w:w="495" w:type="dxa"/>
                <w:gridSpan w:val="2"/>
              </w:tcPr>
            </w:tcPrChange>
          </w:tcPr>
          <w:p w14:paraId="14CDBE22" w14:textId="77777777" w:rsidR="00A66D76" w:rsidRDefault="00A66D76">
            <w:pPr>
              <w:pStyle w:val="OMDV"/>
              <w:rPr>
                <w:lang w:eastAsia="ru-RU"/>
              </w:rPr>
              <w:pPrChange w:id="6490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491" w:author="D.Kambarov" w:date="2025-03-13T16:54:00Z">
              <w:tcPr>
                <w:tcW w:w="495" w:type="dxa"/>
                <w:gridSpan w:val="2"/>
              </w:tcPr>
            </w:tcPrChange>
          </w:tcPr>
          <w:p w14:paraId="3403E0D0" w14:textId="77777777" w:rsidR="00A66D76" w:rsidRDefault="00C835C6">
            <w:pPr>
              <w:pStyle w:val="OMDV"/>
              <w:rPr>
                <w:lang w:eastAsia="ru-RU"/>
              </w:rPr>
              <w:pPrChange w:id="6492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493" w:author="D.Kambarov" w:date="2025-03-13T16:54:00Z">
              <w:tcPr>
                <w:tcW w:w="495" w:type="dxa"/>
                <w:gridSpan w:val="2"/>
              </w:tcPr>
            </w:tcPrChange>
          </w:tcPr>
          <w:p w14:paraId="13D469D3" w14:textId="77777777" w:rsidR="00A66D76" w:rsidRDefault="00C835C6">
            <w:pPr>
              <w:pStyle w:val="OMDV"/>
              <w:rPr>
                <w:lang w:eastAsia="ru-RU"/>
              </w:rPr>
              <w:pPrChange w:id="6494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495" w:author="D.Kambarov" w:date="2025-03-13T16:54:00Z">
              <w:tcPr>
                <w:tcW w:w="495" w:type="dxa"/>
                <w:gridSpan w:val="2"/>
              </w:tcPr>
            </w:tcPrChange>
          </w:tcPr>
          <w:p w14:paraId="56EC8A75" w14:textId="77777777" w:rsidR="00A66D76" w:rsidRDefault="00A66D76">
            <w:pPr>
              <w:pStyle w:val="OMDV"/>
              <w:rPr>
                <w:lang w:eastAsia="ru-RU"/>
              </w:rPr>
              <w:pPrChange w:id="6496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497" w:author="D.Kambarov" w:date="2025-03-13T16:54:00Z">
              <w:tcPr>
                <w:tcW w:w="495" w:type="dxa"/>
                <w:gridSpan w:val="2"/>
              </w:tcPr>
            </w:tcPrChange>
          </w:tcPr>
          <w:p w14:paraId="4B889D4B" w14:textId="77777777" w:rsidR="00A66D76" w:rsidRDefault="00A66D76">
            <w:pPr>
              <w:pStyle w:val="OMDV"/>
              <w:rPr>
                <w:lang w:eastAsia="ru-RU"/>
              </w:rPr>
              <w:pPrChange w:id="6498" w:author="D.Kambarov" w:date="2025-03-13T16:34:00Z">
                <w:pPr>
                  <w:jc w:val="center"/>
                </w:pPr>
              </w:pPrChange>
            </w:pPr>
          </w:p>
        </w:tc>
      </w:tr>
      <w:tr w:rsidR="00A66D76" w14:paraId="5D890465" w14:textId="77777777" w:rsidTr="008C0F35">
        <w:trPr>
          <w:trHeight w:val="312"/>
          <w:trPrChange w:id="6499" w:author="D.Kambarov" w:date="2025-03-13T16:54:00Z">
            <w:trPr>
              <w:gridAfter w:val="0"/>
              <w:trHeight w:val="312"/>
            </w:trPr>
          </w:trPrChange>
        </w:trPr>
        <w:tc>
          <w:tcPr>
            <w:tcW w:w="4702" w:type="dxa"/>
            <w:vAlign w:val="center"/>
            <w:tcPrChange w:id="6500" w:author="D.Kambarov" w:date="2025-03-13T16:54:00Z">
              <w:tcPr>
                <w:tcW w:w="4702" w:type="dxa"/>
                <w:vAlign w:val="center"/>
              </w:tcPr>
            </w:tcPrChange>
          </w:tcPr>
          <w:p w14:paraId="54F92B8F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501" w:author="D.Kambarov" w:date="2025-03-13T16:54:00Z">
                <w:pPr/>
              </w:pPrChange>
            </w:pPr>
            <w:r>
              <w:rPr>
                <w:lang w:eastAsia="ru-RU"/>
              </w:rPr>
              <w:t xml:space="preserve">Колонна (Стойка, Фахверк) КМ </w:t>
            </w:r>
            <w:r>
              <w:rPr>
                <w:i/>
                <w:lang w:eastAsia="ru-RU"/>
              </w:rPr>
              <w:t>(Несущая колонна)</w:t>
            </w:r>
          </w:p>
        </w:tc>
        <w:tc>
          <w:tcPr>
            <w:tcW w:w="1613" w:type="dxa"/>
            <w:vAlign w:val="center"/>
            <w:tcPrChange w:id="6502" w:author="D.Kambarov" w:date="2025-03-13T16:54:00Z">
              <w:tcPr>
                <w:tcW w:w="1613" w:type="dxa"/>
                <w:gridSpan w:val="2"/>
                <w:vAlign w:val="center"/>
              </w:tcPr>
            </w:tcPrChange>
          </w:tcPr>
          <w:p w14:paraId="7608E4D6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6503" w:author="D.Kambarov" w:date="2025-03-13T16:54:00Z">
                <w:pPr/>
              </w:pPrChange>
            </w:pPr>
            <w:r>
              <w:rPr>
                <w:i/>
                <w:lang w:eastAsia="ru-RU"/>
              </w:rPr>
              <w:t>Колонна</w:t>
            </w:r>
          </w:p>
        </w:tc>
        <w:tc>
          <w:tcPr>
            <w:tcW w:w="493" w:type="dxa"/>
            <w:vAlign w:val="center"/>
            <w:tcPrChange w:id="6504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4E3FE86B" w14:textId="77777777" w:rsidR="00A66D76" w:rsidRDefault="00C835C6">
            <w:pPr>
              <w:pStyle w:val="OMDV"/>
              <w:rPr>
                <w:lang w:eastAsia="ru-RU"/>
              </w:rPr>
              <w:pPrChange w:id="6505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506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4C42252" w14:textId="77777777" w:rsidR="00A66D76" w:rsidRDefault="00C835C6">
            <w:pPr>
              <w:pStyle w:val="OMDV"/>
              <w:rPr>
                <w:lang w:eastAsia="ru-RU"/>
              </w:rPr>
              <w:pPrChange w:id="6507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508" w:author="D.Kambarov" w:date="2025-03-13T16:54:00Z">
              <w:tcPr>
                <w:tcW w:w="495" w:type="dxa"/>
                <w:vAlign w:val="center"/>
              </w:tcPr>
            </w:tcPrChange>
          </w:tcPr>
          <w:p w14:paraId="73656845" w14:textId="77777777" w:rsidR="00A66D76" w:rsidRDefault="00A66D76">
            <w:pPr>
              <w:pStyle w:val="OMDV"/>
              <w:rPr>
                <w:lang w:eastAsia="ru-RU"/>
              </w:rPr>
              <w:pPrChange w:id="6509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510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145E2005" w14:textId="77777777" w:rsidR="00A66D76" w:rsidRDefault="00A66D76">
            <w:pPr>
              <w:pStyle w:val="OMDV"/>
              <w:rPr>
                <w:lang w:eastAsia="ru-RU"/>
              </w:rPr>
              <w:pPrChange w:id="6511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512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9FF2A84" w14:textId="77777777" w:rsidR="00A66D76" w:rsidRDefault="00C835C6">
            <w:pPr>
              <w:pStyle w:val="OMDV"/>
              <w:rPr>
                <w:lang w:eastAsia="ru-RU"/>
              </w:rPr>
              <w:pPrChange w:id="6513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514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4D0F0DD4" w14:textId="77777777" w:rsidR="00A66D76" w:rsidRDefault="00C835C6">
            <w:pPr>
              <w:pStyle w:val="OMDV"/>
              <w:rPr>
                <w:lang w:eastAsia="ru-RU"/>
              </w:rPr>
              <w:pPrChange w:id="6515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516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55924BDD" w14:textId="77777777" w:rsidR="00A66D76" w:rsidRDefault="00C835C6">
            <w:pPr>
              <w:pStyle w:val="OMDV"/>
              <w:rPr>
                <w:lang w:eastAsia="ru-RU"/>
              </w:rPr>
              <w:pPrChange w:id="6517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518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687552EC" w14:textId="77777777" w:rsidR="00A66D76" w:rsidRDefault="00C835C6">
            <w:pPr>
              <w:pStyle w:val="OMDV"/>
              <w:rPr>
                <w:lang w:eastAsia="ru-RU"/>
              </w:rPr>
              <w:pPrChange w:id="6519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520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7FB0850" w14:textId="77777777" w:rsidR="00A66D76" w:rsidRDefault="00C835C6">
            <w:pPr>
              <w:pStyle w:val="OMDV"/>
              <w:rPr>
                <w:lang w:eastAsia="ru-RU"/>
              </w:rPr>
              <w:pPrChange w:id="6521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522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47AEA6F" w14:textId="77777777" w:rsidR="00A66D76" w:rsidRDefault="00C835C6">
            <w:pPr>
              <w:pStyle w:val="OMDV"/>
              <w:rPr>
                <w:lang w:eastAsia="ru-RU"/>
              </w:rPr>
              <w:pPrChange w:id="6523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524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2A808A74" w14:textId="77777777" w:rsidR="00A66D76" w:rsidRDefault="00C835C6">
            <w:pPr>
              <w:pStyle w:val="OMDV"/>
              <w:rPr>
                <w:lang w:eastAsia="ru-RU"/>
              </w:rPr>
              <w:pPrChange w:id="6525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526" w:author="D.Kambarov" w:date="2025-03-13T16:54:00Z">
              <w:tcPr>
                <w:tcW w:w="495" w:type="dxa"/>
                <w:gridSpan w:val="2"/>
              </w:tcPr>
            </w:tcPrChange>
          </w:tcPr>
          <w:p w14:paraId="204C4DCC" w14:textId="77777777" w:rsidR="00A66D76" w:rsidRDefault="00C835C6">
            <w:pPr>
              <w:pStyle w:val="OMDV"/>
              <w:rPr>
                <w:lang w:eastAsia="ru-RU"/>
              </w:rPr>
              <w:pPrChange w:id="6527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528" w:author="D.Kambarov" w:date="2025-03-13T16:54:00Z">
              <w:tcPr>
                <w:tcW w:w="495" w:type="dxa"/>
                <w:gridSpan w:val="2"/>
              </w:tcPr>
            </w:tcPrChange>
          </w:tcPr>
          <w:p w14:paraId="2A5153CB" w14:textId="77777777" w:rsidR="00A66D76" w:rsidRDefault="00A66D76">
            <w:pPr>
              <w:pStyle w:val="OMDV"/>
              <w:rPr>
                <w:lang w:eastAsia="ru-RU"/>
              </w:rPr>
              <w:pPrChange w:id="6529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530" w:author="D.Kambarov" w:date="2025-03-13T16:54:00Z">
              <w:tcPr>
                <w:tcW w:w="495" w:type="dxa"/>
                <w:gridSpan w:val="2"/>
              </w:tcPr>
            </w:tcPrChange>
          </w:tcPr>
          <w:p w14:paraId="0D084D91" w14:textId="77777777" w:rsidR="00A66D76" w:rsidRDefault="00C835C6">
            <w:pPr>
              <w:pStyle w:val="OMDV"/>
              <w:rPr>
                <w:lang w:eastAsia="ru-RU"/>
              </w:rPr>
              <w:pPrChange w:id="6531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532" w:author="D.Kambarov" w:date="2025-03-13T16:54:00Z">
              <w:tcPr>
                <w:tcW w:w="495" w:type="dxa"/>
                <w:gridSpan w:val="2"/>
              </w:tcPr>
            </w:tcPrChange>
          </w:tcPr>
          <w:p w14:paraId="12947DB5" w14:textId="77777777" w:rsidR="00A66D76" w:rsidRDefault="00C835C6">
            <w:pPr>
              <w:pStyle w:val="OMDV"/>
              <w:rPr>
                <w:lang w:eastAsia="ru-RU"/>
              </w:rPr>
              <w:pPrChange w:id="6533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534" w:author="D.Kambarov" w:date="2025-03-13T16:54:00Z">
              <w:tcPr>
                <w:tcW w:w="495" w:type="dxa"/>
                <w:gridSpan w:val="2"/>
              </w:tcPr>
            </w:tcPrChange>
          </w:tcPr>
          <w:p w14:paraId="65A74DE9" w14:textId="77777777" w:rsidR="00A66D76" w:rsidRDefault="00C835C6">
            <w:pPr>
              <w:pStyle w:val="OMDV"/>
              <w:rPr>
                <w:lang w:eastAsia="ru-RU"/>
              </w:rPr>
              <w:pPrChange w:id="6535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536" w:author="D.Kambarov" w:date="2025-03-13T16:54:00Z">
              <w:tcPr>
                <w:tcW w:w="495" w:type="dxa"/>
                <w:gridSpan w:val="2"/>
              </w:tcPr>
            </w:tcPrChange>
          </w:tcPr>
          <w:p w14:paraId="5E64D695" w14:textId="77777777" w:rsidR="00A66D76" w:rsidRDefault="00C835C6">
            <w:pPr>
              <w:pStyle w:val="OMDV"/>
              <w:rPr>
                <w:lang w:eastAsia="ru-RU"/>
              </w:rPr>
              <w:pPrChange w:id="6537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0969A064" w14:textId="77777777" w:rsidTr="008C0F35">
        <w:trPr>
          <w:trHeight w:val="312"/>
          <w:trPrChange w:id="6538" w:author="D.Kambarov" w:date="2025-03-13T16:54:00Z">
            <w:trPr>
              <w:gridAfter w:val="0"/>
              <w:trHeight w:val="312"/>
            </w:trPr>
          </w:trPrChange>
        </w:trPr>
        <w:tc>
          <w:tcPr>
            <w:tcW w:w="4702" w:type="dxa"/>
            <w:vAlign w:val="center"/>
            <w:tcPrChange w:id="6539" w:author="D.Kambarov" w:date="2025-03-13T16:54:00Z">
              <w:tcPr>
                <w:tcW w:w="4702" w:type="dxa"/>
                <w:vAlign w:val="center"/>
              </w:tcPr>
            </w:tcPrChange>
          </w:tcPr>
          <w:p w14:paraId="6C7A709A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540" w:author="D.Kambarov" w:date="2025-03-13T16:54:00Z">
                <w:pPr/>
              </w:pPrChange>
            </w:pPr>
            <w:r>
              <w:rPr>
                <w:lang w:eastAsia="ru-RU"/>
              </w:rPr>
              <w:t xml:space="preserve">Балка (Прогон, Связь) КМ </w:t>
            </w:r>
            <w:r>
              <w:rPr>
                <w:i/>
                <w:lang w:eastAsia="ru-RU"/>
              </w:rPr>
              <w:t>(Каркас несущий)</w:t>
            </w:r>
          </w:p>
        </w:tc>
        <w:tc>
          <w:tcPr>
            <w:tcW w:w="1613" w:type="dxa"/>
            <w:vAlign w:val="center"/>
            <w:tcPrChange w:id="6541" w:author="D.Kambarov" w:date="2025-03-13T16:54:00Z">
              <w:tcPr>
                <w:tcW w:w="1613" w:type="dxa"/>
                <w:gridSpan w:val="2"/>
                <w:vAlign w:val="center"/>
              </w:tcPr>
            </w:tcPrChange>
          </w:tcPr>
          <w:p w14:paraId="303EC2F3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6542" w:author="D.Kambarov" w:date="2025-03-13T16:54:00Z">
                <w:pPr/>
              </w:pPrChange>
            </w:pPr>
            <w:r>
              <w:rPr>
                <w:i/>
                <w:lang w:eastAsia="ru-RU"/>
              </w:rPr>
              <w:t>Балка</w:t>
            </w:r>
          </w:p>
        </w:tc>
        <w:tc>
          <w:tcPr>
            <w:tcW w:w="493" w:type="dxa"/>
            <w:vAlign w:val="center"/>
            <w:tcPrChange w:id="6543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2C9B99E" w14:textId="77777777" w:rsidR="00A66D76" w:rsidRDefault="00C835C6">
            <w:pPr>
              <w:pStyle w:val="OMDV"/>
              <w:rPr>
                <w:lang w:eastAsia="ru-RU"/>
              </w:rPr>
              <w:pPrChange w:id="6544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545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FE2DE55" w14:textId="77777777" w:rsidR="00A66D76" w:rsidRDefault="00C835C6">
            <w:pPr>
              <w:pStyle w:val="OMDV"/>
              <w:rPr>
                <w:lang w:eastAsia="ru-RU"/>
              </w:rPr>
              <w:pPrChange w:id="6546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547" w:author="D.Kambarov" w:date="2025-03-13T16:54:00Z">
              <w:tcPr>
                <w:tcW w:w="495" w:type="dxa"/>
                <w:vAlign w:val="center"/>
              </w:tcPr>
            </w:tcPrChange>
          </w:tcPr>
          <w:p w14:paraId="7D782723" w14:textId="77777777" w:rsidR="00A66D76" w:rsidRDefault="00A66D76">
            <w:pPr>
              <w:pStyle w:val="OMDV"/>
              <w:rPr>
                <w:lang w:eastAsia="ru-RU"/>
              </w:rPr>
              <w:pPrChange w:id="6548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549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58255C4" w14:textId="77777777" w:rsidR="00A66D76" w:rsidRDefault="00C835C6">
            <w:pPr>
              <w:pStyle w:val="OMDV"/>
              <w:rPr>
                <w:lang w:eastAsia="ru-RU"/>
              </w:rPr>
              <w:pPrChange w:id="6550" w:author="D.Kambarov" w:date="2025-03-13T16:34:00Z">
                <w:pPr>
                  <w:jc w:val="center"/>
                </w:pPr>
              </w:pPrChange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93" w:type="dxa"/>
            <w:vAlign w:val="center"/>
            <w:tcPrChange w:id="6551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420F0FB" w14:textId="77777777" w:rsidR="00A66D76" w:rsidRDefault="00C835C6">
            <w:pPr>
              <w:pStyle w:val="OMDV"/>
              <w:rPr>
                <w:lang w:eastAsia="ru-RU"/>
              </w:rPr>
              <w:pPrChange w:id="6552" w:author="D.Kambarov" w:date="2025-03-13T16:34:00Z">
                <w:pPr>
                  <w:jc w:val="center"/>
                </w:pPr>
              </w:pPrChange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93" w:type="dxa"/>
            <w:vAlign w:val="center"/>
            <w:tcPrChange w:id="6553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2EC9B08A" w14:textId="77777777" w:rsidR="00A66D76" w:rsidRDefault="00C835C6">
            <w:pPr>
              <w:pStyle w:val="OMDV"/>
              <w:rPr>
                <w:lang w:eastAsia="ru-RU"/>
              </w:rPr>
              <w:pPrChange w:id="6554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555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A867295" w14:textId="77777777" w:rsidR="00A66D76" w:rsidRDefault="00C835C6">
            <w:pPr>
              <w:pStyle w:val="OMDV"/>
              <w:rPr>
                <w:lang w:eastAsia="ru-RU"/>
              </w:rPr>
              <w:pPrChange w:id="6556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557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62E66670" w14:textId="77777777" w:rsidR="00A66D76" w:rsidRDefault="00C835C6">
            <w:pPr>
              <w:pStyle w:val="OMDV"/>
              <w:rPr>
                <w:lang w:eastAsia="ru-RU"/>
              </w:rPr>
              <w:pPrChange w:id="6558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559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BF4CC40" w14:textId="77777777" w:rsidR="00A66D76" w:rsidRDefault="00C835C6">
            <w:pPr>
              <w:pStyle w:val="OMDV"/>
              <w:rPr>
                <w:lang w:eastAsia="ru-RU"/>
              </w:rPr>
              <w:pPrChange w:id="6560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561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94C8CDD" w14:textId="77777777" w:rsidR="00A66D76" w:rsidRDefault="00C835C6">
            <w:pPr>
              <w:pStyle w:val="OMDV"/>
              <w:rPr>
                <w:lang w:eastAsia="ru-RU"/>
              </w:rPr>
              <w:pPrChange w:id="6562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563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48C4DD6A" w14:textId="77777777" w:rsidR="00A66D76" w:rsidRDefault="00C835C6">
            <w:pPr>
              <w:pStyle w:val="OMDV"/>
              <w:rPr>
                <w:lang w:eastAsia="ru-RU"/>
              </w:rPr>
              <w:pPrChange w:id="6564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565" w:author="D.Kambarov" w:date="2025-03-13T16:54:00Z">
              <w:tcPr>
                <w:tcW w:w="495" w:type="dxa"/>
                <w:gridSpan w:val="2"/>
              </w:tcPr>
            </w:tcPrChange>
          </w:tcPr>
          <w:p w14:paraId="436F1143" w14:textId="77777777" w:rsidR="00A66D76" w:rsidRDefault="00C835C6">
            <w:pPr>
              <w:pStyle w:val="OMDV"/>
              <w:rPr>
                <w:lang w:eastAsia="ru-RU"/>
              </w:rPr>
              <w:pPrChange w:id="6566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567" w:author="D.Kambarov" w:date="2025-03-13T16:54:00Z">
              <w:tcPr>
                <w:tcW w:w="495" w:type="dxa"/>
                <w:gridSpan w:val="2"/>
              </w:tcPr>
            </w:tcPrChange>
          </w:tcPr>
          <w:p w14:paraId="16F60472" w14:textId="77777777" w:rsidR="00A66D76" w:rsidRDefault="00A66D76">
            <w:pPr>
              <w:pStyle w:val="OMDV"/>
              <w:rPr>
                <w:lang w:eastAsia="ru-RU"/>
              </w:rPr>
              <w:pPrChange w:id="6568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569" w:author="D.Kambarov" w:date="2025-03-13T16:54:00Z">
              <w:tcPr>
                <w:tcW w:w="495" w:type="dxa"/>
                <w:gridSpan w:val="2"/>
              </w:tcPr>
            </w:tcPrChange>
          </w:tcPr>
          <w:p w14:paraId="7715395D" w14:textId="77777777" w:rsidR="00A66D76" w:rsidRDefault="00C835C6">
            <w:pPr>
              <w:pStyle w:val="OMDV"/>
              <w:rPr>
                <w:lang w:eastAsia="ru-RU"/>
              </w:rPr>
              <w:pPrChange w:id="6570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571" w:author="D.Kambarov" w:date="2025-03-13T16:54:00Z">
              <w:tcPr>
                <w:tcW w:w="495" w:type="dxa"/>
                <w:gridSpan w:val="2"/>
              </w:tcPr>
            </w:tcPrChange>
          </w:tcPr>
          <w:p w14:paraId="0446AE95" w14:textId="77777777" w:rsidR="00A66D76" w:rsidRDefault="00C835C6">
            <w:pPr>
              <w:pStyle w:val="OMDV"/>
              <w:rPr>
                <w:lang w:eastAsia="ru-RU"/>
              </w:rPr>
              <w:pPrChange w:id="6572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573" w:author="D.Kambarov" w:date="2025-03-13T16:54:00Z">
              <w:tcPr>
                <w:tcW w:w="495" w:type="dxa"/>
                <w:gridSpan w:val="2"/>
              </w:tcPr>
            </w:tcPrChange>
          </w:tcPr>
          <w:p w14:paraId="26A43F1B" w14:textId="77777777" w:rsidR="00A66D76" w:rsidRDefault="00C835C6">
            <w:pPr>
              <w:pStyle w:val="OMDV"/>
              <w:rPr>
                <w:lang w:eastAsia="ru-RU"/>
              </w:rPr>
              <w:pPrChange w:id="6574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575" w:author="D.Kambarov" w:date="2025-03-13T16:54:00Z">
              <w:tcPr>
                <w:tcW w:w="495" w:type="dxa"/>
                <w:gridSpan w:val="2"/>
              </w:tcPr>
            </w:tcPrChange>
          </w:tcPr>
          <w:p w14:paraId="0615B266" w14:textId="77777777" w:rsidR="00A66D76" w:rsidRDefault="00C835C6">
            <w:pPr>
              <w:pStyle w:val="OMDV"/>
              <w:rPr>
                <w:lang w:eastAsia="ru-RU"/>
              </w:rPr>
              <w:pPrChange w:id="6576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1087A63A" w14:textId="77777777" w:rsidTr="008C0F35">
        <w:trPr>
          <w:trHeight w:val="312"/>
          <w:trPrChange w:id="6577" w:author="D.Kambarov" w:date="2025-03-13T16:54:00Z">
            <w:trPr>
              <w:gridAfter w:val="0"/>
              <w:trHeight w:val="312"/>
            </w:trPr>
          </w:trPrChange>
        </w:trPr>
        <w:tc>
          <w:tcPr>
            <w:tcW w:w="4702" w:type="dxa"/>
            <w:vAlign w:val="center"/>
            <w:tcPrChange w:id="6578" w:author="D.Kambarov" w:date="2025-03-13T16:54:00Z">
              <w:tcPr>
                <w:tcW w:w="4702" w:type="dxa"/>
                <w:vAlign w:val="center"/>
              </w:tcPr>
            </w:tcPrChange>
          </w:tcPr>
          <w:p w14:paraId="343ACBAF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579" w:author="D.Kambarov" w:date="2025-03-13T16:54:00Z">
                <w:pPr/>
              </w:pPrChange>
            </w:pPr>
            <w:r>
              <w:rPr>
                <w:lang w:eastAsia="ru-RU"/>
              </w:rPr>
              <w:t>Ферма</w:t>
            </w:r>
            <w:r>
              <w:rPr>
                <w:vertAlign w:val="superscript"/>
                <w:lang w:eastAsia="ru-RU"/>
              </w:rPr>
              <w:t>8</w:t>
            </w:r>
            <w:r>
              <w:rPr>
                <w:lang w:eastAsia="ru-RU"/>
              </w:rPr>
              <w:t xml:space="preserve"> КМ </w:t>
            </w:r>
            <w:r>
              <w:rPr>
                <w:i/>
                <w:lang w:eastAsia="ru-RU"/>
              </w:rPr>
              <w:t>(Фермы)</w:t>
            </w:r>
          </w:p>
        </w:tc>
        <w:tc>
          <w:tcPr>
            <w:tcW w:w="1613" w:type="dxa"/>
            <w:vAlign w:val="center"/>
            <w:tcPrChange w:id="6580" w:author="D.Kambarov" w:date="2025-03-13T16:54:00Z">
              <w:tcPr>
                <w:tcW w:w="1613" w:type="dxa"/>
                <w:gridSpan w:val="2"/>
                <w:vAlign w:val="center"/>
              </w:tcPr>
            </w:tcPrChange>
          </w:tcPr>
          <w:p w14:paraId="4EA4CA9F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6581" w:author="D.Kambarov" w:date="2025-03-13T16:54:00Z">
                <w:pPr/>
              </w:pPrChange>
            </w:pPr>
            <w:r>
              <w:rPr>
                <w:i/>
                <w:lang w:eastAsia="ru-RU"/>
              </w:rPr>
              <w:t>Ферма</w:t>
            </w:r>
          </w:p>
        </w:tc>
        <w:tc>
          <w:tcPr>
            <w:tcW w:w="493" w:type="dxa"/>
            <w:vAlign w:val="center"/>
            <w:tcPrChange w:id="6582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22FE0BA2" w14:textId="77777777" w:rsidR="00A66D76" w:rsidRDefault="00C835C6">
            <w:pPr>
              <w:pStyle w:val="OMDV"/>
              <w:rPr>
                <w:lang w:eastAsia="ru-RU"/>
              </w:rPr>
              <w:pPrChange w:id="6583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584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710FF7A" w14:textId="77777777" w:rsidR="00A66D76" w:rsidRDefault="00C835C6">
            <w:pPr>
              <w:pStyle w:val="OMDV"/>
              <w:rPr>
                <w:lang w:eastAsia="ru-RU"/>
              </w:rPr>
              <w:pPrChange w:id="6585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586" w:author="D.Kambarov" w:date="2025-03-13T16:54:00Z">
              <w:tcPr>
                <w:tcW w:w="495" w:type="dxa"/>
                <w:vAlign w:val="center"/>
              </w:tcPr>
            </w:tcPrChange>
          </w:tcPr>
          <w:p w14:paraId="32259295" w14:textId="77777777" w:rsidR="00A66D76" w:rsidRDefault="00A66D76">
            <w:pPr>
              <w:pStyle w:val="OMDV"/>
              <w:rPr>
                <w:lang w:eastAsia="ru-RU"/>
              </w:rPr>
              <w:pPrChange w:id="6587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588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66753EDC" w14:textId="77777777" w:rsidR="00A66D76" w:rsidRDefault="00A66D76">
            <w:pPr>
              <w:pStyle w:val="OMDV"/>
              <w:rPr>
                <w:lang w:eastAsia="ru-RU"/>
              </w:rPr>
              <w:pPrChange w:id="6589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590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AF96ADE" w14:textId="77777777" w:rsidR="00A66D76" w:rsidRDefault="00A66D76">
            <w:pPr>
              <w:pStyle w:val="OMDV"/>
              <w:rPr>
                <w:lang w:eastAsia="ru-RU"/>
              </w:rPr>
              <w:pPrChange w:id="6591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592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D85A489" w14:textId="77777777" w:rsidR="00A66D76" w:rsidRDefault="00A66D76">
            <w:pPr>
              <w:pStyle w:val="OMDV"/>
              <w:rPr>
                <w:lang w:eastAsia="ru-RU"/>
              </w:rPr>
              <w:pPrChange w:id="6593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594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5B05E619" w14:textId="77777777" w:rsidR="00A66D76" w:rsidRDefault="00A66D76">
            <w:pPr>
              <w:pStyle w:val="OMDV"/>
              <w:rPr>
                <w:lang w:eastAsia="ru-RU"/>
              </w:rPr>
              <w:pPrChange w:id="6595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596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C592E1E" w14:textId="77777777" w:rsidR="00A66D76" w:rsidRDefault="00A66D76">
            <w:pPr>
              <w:pStyle w:val="OMDV"/>
              <w:rPr>
                <w:lang w:eastAsia="ru-RU"/>
              </w:rPr>
              <w:pPrChange w:id="6597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598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544AF0FD" w14:textId="77777777" w:rsidR="00A66D76" w:rsidRDefault="00A66D76">
            <w:pPr>
              <w:pStyle w:val="OMDV"/>
              <w:rPr>
                <w:lang w:eastAsia="ru-RU"/>
              </w:rPr>
              <w:pPrChange w:id="6599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600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5A0C0DAC" w14:textId="77777777" w:rsidR="00A66D76" w:rsidRDefault="00C835C6">
            <w:pPr>
              <w:pStyle w:val="OMDV"/>
              <w:rPr>
                <w:lang w:eastAsia="ru-RU"/>
              </w:rPr>
              <w:pPrChange w:id="6601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602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1B7571AD" w14:textId="77777777" w:rsidR="00A66D76" w:rsidRDefault="00C835C6">
            <w:pPr>
              <w:pStyle w:val="OMDV"/>
              <w:rPr>
                <w:lang w:eastAsia="ru-RU"/>
              </w:rPr>
              <w:pPrChange w:id="6603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604" w:author="D.Kambarov" w:date="2025-03-13T16:54:00Z">
              <w:tcPr>
                <w:tcW w:w="495" w:type="dxa"/>
                <w:gridSpan w:val="2"/>
              </w:tcPr>
            </w:tcPrChange>
          </w:tcPr>
          <w:p w14:paraId="0396CCCC" w14:textId="77777777" w:rsidR="00A66D76" w:rsidRDefault="00C835C6">
            <w:pPr>
              <w:pStyle w:val="OMDV"/>
              <w:rPr>
                <w:lang w:eastAsia="ru-RU"/>
              </w:rPr>
              <w:pPrChange w:id="6605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606" w:author="D.Kambarov" w:date="2025-03-13T16:54:00Z">
              <w:tcPr>
                <w:tcW w:w="495" w:type="dxa"/>
                <w:gridSpan w:val="2"/>
              </w:tcPr>
            </w:tcPrChange>
          </w:tcPr>
          <w:p w14:paraId="4B3B6482" w14:textId="77777777" w:rsidR="00A66D76" w:rsidRDefault="00A66D76">
            <w:pPr>
              <w:pStyle w:val="OMDV"/>
              <w:rPr>
                <w:lang w:eastAsia="ru-RU"/>
              </w:rPr>
              <w:pPrChange w:id="6607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608" w:author="D.Kambarov" w:date="2025-03-13T16:54:00Z">
              <w:tcPr>
                <w:tcW w:w="495" w:type="dxa"/>
                <w:gridSpan w:val="2"/>
              </w:tcPr>
            </w:tcPrChange>
          </w:tcPr>
          <w:p w14:paraId="408BA41F" w14:textId="77777777" w:rsidR="00A66D76" w:rsidRDefault="00C835C6">
            <w:pPr>
              <w:pStyle w:val="OMDV"/>
              <w:rPr>
                <w:lang w:eastAsia="ru-RU"/>
              </w:rPr>
              <w:pPrChange w:id="6609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610" w:author="D.Kambarov" w:date="2025-03-13T16:54:00Z">
              <w:tcPr>
                <w:tcW w:w="495" w:type="dxa"/>
                <w:gridSpan w:val="2"/>
              </w:tcPr>
            </w:tcPrChange>
          </w:tcPr>
          <w:p w14:paraId="48240B62" w14:textId="77777777" w:rsidR="00A66D76" w:rsidRDefault="00C835C6">
            <w:pPr>
              <w:pStyle w:val="OMDV"/>
              <w:rPr>
                <w:lang w:eastAsia="ru-RU"/>
              </w:rPr>
              <w:pPrChange w:id="6611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612" w:author="D.Kambarov" w:date="2025-03-13T16:54:00Z">
              <w:tcPr>
                <w:tcW w:w="495" w:type="dxa"/>
                <w:gridSpan w:val="2"/>
              </w:tcPr>
            </w:tcPrChange>
          </w:tcPr>
          <w:p w14:paraId="29D58B70" w14:textId="77777777" w:rsidR="00A66D76" w:rsidRDefault="00C835C6">
            <w:pPr>
              <w:pStyle w:val="OMDV"/>
              <w:rPr>
                <w:lang w:eastAsia="ru-RU"/>
              </w:rPr>
              <w:pPrChange w:id="6613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614" w:author="D.Kambarov" w:date="2025-03-13T16:54:00Z">
              <w:tcPr>
                <w:tcW w:w="495" w:type="dxa"/>
                <w:gridSpan w:val="2"/>
              </w:tcPr>
            </w:tcPrChange>
          </w:tcPr>
          <w:p w14:paraId="0053238E" w14:textId="77777777" w:rsidR="00A66D76" w:rsidRDefault="00C835C6">
            <w:pPr>
              <w:pStyle w:val="OMDV"/>
              <w:rPr>
                <w:lang w:eastAsia="ru-RU"/>
              </w:rPr>
              <w:pPrChange w:id="6615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001E3ECF" w14:textId="77777777" w:rsidTr="008C0F35">
        <w:trPr>
          <w:trHeight w:val="312"/>
          <w:trPrChange w:id="6616" w:author="D.Kambarov" w:date="2025-03-13T16:54:00Z">
            <w:trPr>
              <w:gridAfter w:val="0"/>
              <w:trHeight w:val="312"/>
            </w:trPr>
          </w:trPrChange>
        </w:trPr>
        <w:tc>
          <w:tcPr>
            <w:tcW w:w="4702" w:type="dxa"/>
            <w:vAlign w:val="center"/>
            <w:tcPrChange w:id="6617" w:author="D.Kambarov" w:date="2025-03-13T16:54:00Z">
              <w:tcPr>
                <w:tcW w:w="4702" w:type="dxa"/>
                <w:vAlign w:val="center"/>
              </w:tcPr>
            </w:tcPrChange>
          </w:tcPr>
          <w:p w14:paraId="3F00B5EB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6618" w:author="D.Kambarov" w:date="2025-03-13T16:54:00Z">
                <w:pPr/>
              </w:pPrChange>
            </w:pPr>
            <w:r>
              <w:rPr>
                <w:lang w:eastAsia="ru-RU"/>
              </w:rPr>
              <w:t>Лестница КМ</w:t>
            </w:r>
            <w:r>
              <w:rPr>
                <w:vertAlign w:val="superscript"/>
                <w:lang w:val="en-US" w:eastAsia="ru-RU"/>
              </w:rPr>
              <w:t>8</w:t>
            </w:r>
            <w:r>
              <w:rPr>
                <w:vertAlign w:val="superscript"/>
                <w:lang w:eastAsia="ru-RU"/>
              </w:rPr>
              <w:t xml:space="preserve"> </w:t>
            </w:r>
            <w:r>
              <w:rPr>
                <w:i/>
                <w:lang w:eastAsia="ru-RU"/>
              </w:rPr>
              <w:t>(Поэлементно)</w:t>
            </w:r>
          </w:p>
        </w:tc>
        <w:tc>
          <w:tcPr>
            <w:tcW w:w="1613" w:type="dxa"/>
            <w:vAlign w:val="center"/>
            <w:tcPrChange w:id="6619" w:author="D.Kambarov" w:date="2025-03-13T16:54:00Z">
              <w:tcPr>
                <w:tcW w:w="1613" w:type="dxa"/>
                <w:gridSpan w:val="2"/>
                <w:vAlign w:val="center"/>
              </w:tcPr>
            </w:tcPrChange>
          </w:tcPr>
          <w:p w14:paraId="194FDF15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6620" w:author="D.Kambarov" w:date="2025-03-13T16:54:00Z">
                <w:pPr/>
              </w:pPrChange>
            </w:pPr>
            <w:r>
              <w:rPr>
                <w:i/>
                <w:lang w:eastAsia="ru-RU"/>
              </w:rPr>
              <w:t>Лестница КМ</w:t>
            </w:r>
          </w:p>
        </w:tc>
        <w:tc>
          <w:tcPr>
            <w:tcW w:w="493" w:type="dxa"/>
            <w:vAlign w:val="center"/>
            <w:tcPrChange w:id="6621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282DE519" w14:textId="77777777" w:rsidR="00A66D76" w:rsidRDefault="00C835C6">
            <w:pPr>
              <w:pStyle w:val="OMDV"/>
              <w:rPr>
                <w:lang w:eastAsia="ru-RU"/>
              </w:rPr>
              <w:pPrChange w:id="6622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623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3BAB9F7" w14:textId="77777777" w:rsidR="00A66D76" w:rsidRDefault="00C835C6">
            <w:pPr>
              <w:pStyle w:val="OMDV"/>
              <w:rPr>
                <w:lang w:eastAsia="ru-RU"/>
              </w:rPr>
              <w:pPrChange w:id="6624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625" w:author="D.Kambarov" w:date="2025-03-13T16:54:00Z">
              <w:tcPr>
                <w:tcW w:w="495" w:type="dxa"/>
                <w:vAlign w:val="center"/>
              </w:tcPr>
            </w:tcPrChange>
          </w:tcPr>
          <w:p w14:paraId="2D7CEFF4" w14:textId="77777777" w:rsidR="00A66D76" w:rsidRDefault="00A66D76">
            <w:pPr>
              <w:pStyle w:val="OMDV"/>
              <w:rPr>
                <w:lang w:eastAsia="ru-RU"/>
              </w:rPr>
              <w:pPrChange w:id="6626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627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2D0E3876" w14:textId="77777777" w:rsidR="00A66D76" w:rsidRDefault="00A66D76">
            <w:pPr>
              <w:pStyle w:val="OMDV"/>
              <w:rPr>
                <w:lang w:eastAsia="ru-RU"/>
              </w:rPr>
              <w:pPrChange w:id="6628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629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1598D206" w14:textId="77777777" w:rsidR="00A66D76" w:rsidRDefault="00A66D76">
            <w:pPr>
              <w:pStyle w:val="OMDV"/>
              <w:rPr>
                <w:lang w:eastAsia="ru-RU"/>
              </w:rPr>
              <w:pPrChange w:id="6630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631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22BDEAC7" w14:textId="77777777" w:rsidR="00A66D76" w:rsidRDefault="00A66D76">
            <w:pPr>
              <w:pStyle w:val="OMDV"/>
              <w:rPr>
                <w:lang w:eastAsia="ru-RU"/>
              </w:rPr>
              <w:pPrChange w:id="6632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633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6AE4896A" w14:textId="77777777" w:rsidR="00A66D76" w:rsidRDefault="00A66D76">
            <w:pPr>
              <w:pStyle w:val="OMDV"/>
              <w:rPr>
                <w:lang w:eastAsia="ru-RU"/>
              </w:rPr>
              <w:pPrChange w:id="6634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635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5C789F64" w14:textId="77777777" w:rsidR="00A66D76" w:rsidRDefault="00A66D76">
            <w:pPr>
              <w:pStyle w:val="OMDV"/>
              <w:rPr>
                <w:lang w:eastAsia="ru-RU"/>
              </w:rPr>
              <w:pPrChange w:id="6636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637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1A87B126" w14:textId="77777777" w:rsidR="00A66D76" w:rsidRDefault="00A66D76">
            <w:pPr>
              <w:pStyle w:val="OMDV"/>
              <w:rPr>
                <w:lang w:eastAsia="ru-RU"/>
              </w:rPr>
              <w:pPrChange w:id="6638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639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62A3AEE8" w14:textId="77777777" w:rsidR="00A66D76" w:rsidRDefault="00C835C6">
            <w:pPr>
              <w:pStyle w:val="OMDV"/>
              <w:rPr>
                <w:lang w:eastAsia="ru-RU"/>
              </w:rPr>
              <w:pPrChange w:id="6640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641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C79EBA6" w14:textId="77777777" w:rsidR="00A66D76" w:rsidRDefault="00C835C6">
            <w:pPr>
              <w:pStyle w:val="OMDV"/>
              <w:rPr>
                <w:lang w:val="en-US" w:eastAsia="ru-RU"/>
              </w:rPr>
              <w:pPrChange w:id="6642" w:author="D.Kambarov" w:date="2025-03-13T16:34:00Z">
                <w:pPr>
                  <w:jc w:val="center"/>
                </w:pPr>
              </w:pPrChange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93" w:type="dxa"/>
            <w:tcPrChange w:id="6643" w:author="D.Kambarov" w:date="2025-03-13T16:54:00Z">
              <w:tcPr>
                <w:tcW w:w="495" w:type="dxa"/>
                <w:gridSpan w:val="2"/>
              </w:tcPr>
            </w:tcPrChange>
          </w:tcPr>
          <w:p w14:paraId="2C521254" w14:textId="77777777" w:rsidR="00A66D76" w:rsidRDefault="00C835C6">
            <w:pPr>
              <w:pStyle w:val="OMDV"/>
              <w:rPr>
                <w:lang w:val="en-US" w:eastAsia="ru-RU"/>
              </w:rPr>
              <w:pPrChange w:id="6644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645" w:author="D.Kambarov" w:date="2025-03-13T16:54:00Z">
              <w:tcPr>
                <w:tcW w:w="495" w:type="dxa"/>
                <w:gridSpan w:val="2"/>
              </w:tcPr>
            </w:tcPrChange>
          </w:tcPr>
          <w:p w14:paraId="6395DDE1" w14:textId="77777777" w:rsidR="00A66D76" w:rsidRDefault="00A66D76">
            <w:pPr>
              <w:pStyle w:val="OMDV"/>
              <w:rPr>
                <w:lang w:eastAsia="ru-RU"/>
              </w:rPr>
              <w:pPrChange w:id="6646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647" w:author="D.Kambarov" w:date="2025-03-13T16:54:00Z">
              <w:tcPr>
                <w:tcW w:w="495" w:type="dxa"/>
                <w:gridSpan w:val="2"/>
              </w:tcPr>
            </w:tcPrChange>
          </w:tcPr>
          <w:p w14:paraId="076DF7E1" w14:textId="77777777" w:rsidR="00A66D76" w:rsidRDefault="00C835C6">
            <w:pPr>
              <w:pStyle w:val="OMDV"/>
              <w:rPr>
                <w:lang w:eastAsia="ru-RU"/>
              </w:rPr>
              <w:pPrChange w:id="6648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649" w:author="D.Kambarov" w:date="2025-03-13T16:54:00Z">
              <w:tcPr>
                <w:tcW w:w="495" w:type="dxa"/>
                <w:gridSpan w:val="2"/>
              </w:tcPr>
            </w:tcPrChange>
          </w:tcPr>
          <w:p w14:paraId="20CB1EE0" w14:textId="77777777" w:rsidR="00A66D76" w:rsidRDefault="00C835C6">
            <w:pPr>
              <w:pStyle w:val="OMDV"/>
              <w:rPr>
                <w:lang w:eastAsia="ru-RU"/>
              </w:rPr>
              <w:pPrChange w:id="6650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651" w:author="D.Kambarov" w:date="2025-03-13T16:54:00Z">
              <w:tcPr>
                <w:tcW w:w="495" w:type="dxa"/>
                <w:gridSpan w:val="2"/>
              </w:tcPr>
            </w:tcPrChange>
          </w:tcPr>
          <w:p w14:paraId="2B6C2A54" w14:textId="77777777" w:rsidR="00A66D76" w:rsidRDefault="00C835C6">
            <w:pPr>
              <w:pStyle w:val="OMDV"/>
              <w:rPr>
                <w:lang w:eastAsia="ru-RU"/>
              </w:rPr>
              <w:pPrChange w:id="6652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653" w:author="D.Kambarov" w:date="2025-03-13T16:54:00Z">
              <w:tcPr>
                <w:tcW w:w="495" w:type="dxa"/>
                <w:gridSpan w:val="2"/>
              </w:tcPr>
            </w:tcPrChange>
          </w:tcPr>
          <w:p w14:paraId="6FA09FC5" w14:textId="77777777" w:rsidR="00A66D76" w:rsidRDefault="00C835C6">
            <w:pPr>
              <w:pStyle w:val="OMDV"/>
              <w:rPr>
                <w:lang w:eastAsia="ru-RU"/>
              </w:rPr>
              <w:pPrChange w:id="6654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</w:tr>
      <w:tr w:rsidR="00A66D76" w14:paraId="48FE907E" w14:textId="77777777" w:rsidTr="008C0F35">
        <w:trPr>
          <w:trHeight w:val="312"/>
          <w:trPrChange w:id="6655" w:author="D.Kambarov" w:date="2025-03-13T16:54:00Z">
            <w:trPr>
              <w:gridAfter w:val="0"/>
              <w:trHeight w:val="312"/>
            </w:trPr>
          </w:trPrChange>
        </w:trPr>
        <w:tc>
          <w:tcPr>
            <w:tcW w:w="4702" w:type="dxa"/>
            <w:vAlign w:val="center"/>
            <w:tcPrChange w:id="6656" w:author="D.Kambarov" w:date="2025-03-13T16:54:00Z">
              <w:tcPr>
                <w:tcW w:w="4702" w:type="dxa"/>
                <w:vAlign w:val="center"/>
              </w:tcPr>
            </w:tcPrChange>
          </w:tcPr>
          <w:p w14:paraId="235C3097" w14:textId="77777777" w:rsidR="00A66D76" w:rsidRDefault="00C835C6">
            <w:pPr>
              <w:pStyle w:val="OMDV"/>
              <w:jc w:val="left"/>
              <w:rPr>
                <w:i/>
              </w:rPr>
              <w:pPrChange w:id="6657" w:author="D.Kambarov" w:date="2025-03-13T16:54:00Z">
                <w:pPr/>
              </w:pPrChange>
            </w:pPr>
            <w:r>
              <w:rPr>
                <w:lang w:eastAsia="ru-RU"/>
              </w:rPr>
              <w:t xml:space="preserve">Подпорная стена </w:t>
            </w:r>
            <w:r>
              <w:rPr>
                <w:i/>
                <w:iCs/>
                <w:lang w:eastAsia="ru-RU"/>
              </w:rPr>
              <w:t>(Стена)</w:t>
            </w:r>
          </w:p>
        </w:tc>
        <w:tc>
          <w:tcPr>
            <w:tcW w:w="1613" w:type="dxa"/>
            <w:vAlign w:val="center"/>
            <w:tcPrChange w:id="6658" w:author="D.Kambarov" w:date="2025-03-13T16:54:00Z">
              <w:tcPr>
                <w:tcW w:w="1613" w:type="dxa"/>
                <w:gridSpan w:val="2"/>
                <w:vAlign w:val="center"/>
              </w:tcPr>
            </w:tcPrChange>
          </w:tcPr>
          <w:p w14:paraId="22C0DCD6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6659" w:author="D.Kambarov" w:date="2025-03-13T16:54:00Z">
                <w:pPr/>
              </w:pPrChange>
            </w:pPr>
            <w:r>
              <w:rPr>
                <w:i/>
                <w:lang w:eastAsia="ru-RU"/>
              </w:rPr>
              <w:t>Подпорная стена</w:t>
            </w:r>
          </w:p>
        </w:tc>
        <w:tc>
          <w:tcPr>
            <w:tcW w:w="493" w:type="dxa"/>
            <w:vAlign w:val="center"/>
            <w:tcPrChange w:id="6660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5BE4C6A5" w14:textId="77777777" w:rsidR="00A66D76" w:rsidRDefault="00C835C6">
            <w:pPr>
              <w:pStyle w:val="OMDV"/>
              <w:rPr>
                <w:lang w:eastAsia="ru-RU"/>
              </w:rPr>
              <w:pPrChange w:id="6661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662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2A59E07" w14:textId="77777777" w:rsidR="00A66D76" w:rsidRDefault="00C835C6">
            <w:pPr>
              <w:pStyle w:val="OMDV"/>
              <w:rPr>
                <w:lang w:eastAsia="ru-RU"/>
              </w:rPr>
              <w:pPrChange w:id="6663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664" w:author="D.Kambarov" w:date="2025-03-13T16:54:00Z">
              <w:tcPr>
                <w:tcW w:w="495" w:type="dxa"/>
                <w:vAlign w:val="center"/>
              </w:tcPr>
            </w:tcPrChange>
          </w:tcPr>
          <w:p w14:paraId="56AC5692" w14:textId="77777777" w:rsidR="00A66D76" w:rsidRDefault="00A66D76">
            <w:pPr>
              <w:pStyle w:val="OMDV"/>
              <w:rPr>
                <w:lang w:eastAsia="ru-RU"/>
              </w:rPr>
              <w:pPrChange w:id="6665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666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2C820BC3" w14:textId="77777777" w:rsidR="00A66D76" w:rsidRDefault="00A66D76">
            <w:pPr>
              <w:pStyle w:val="OMDV"/>
              <w:rPr>
                <w:lang w:eastAsia="ru-RU"/>
              </w:rPr>
              <w:pPrChange w:id="6667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668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140A00D3" w14:textId="77777777" w:rsidR="00A66D76" w:rsidRDefault="00A66D76">
            <w:pPr>
              <w:pStyle w:val="OMDV"/>
              <w:rPr>
                <w:lang w:eastAsia="ru-RU"/>
              </w:rPr>
              <w:pPrChange w:id="6669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670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5ECE4EFB" w14:textId="77777777" w:rsidR="00A66D76" w:rsidRDefault="00A66D76">
            <w:pPr>
              <w:pStyle w:val="OMDV"/>
              <w:rPr>
                <w:lang w:eastAsia="ru-RU"/>
              </w:rPr>
              <w:pPrChange w:id="6671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672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2BB8D318" w14:textId="77777777" w:rsidR="00A66D76" w:rsidRDefault="00C835C6">
            <w:pPr>
              <w:pStyle w:val="OMDV"/>
              <w:rPr>
                <w:lang w:eastAsia="ru-RU"/>
              </w:rPr>
              <w:pPrChange w:id="6673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674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6C870660" w14:textId="77777777" w:rsidR="00A66D76" w:rsidRDefault="00A66D76">
            <w:pPr>
              <w:pStyle w:val="OMDV"/>
              <w:rPr>
                <w:lang w:eastAsia="ru-RU"/>
              </w:rPr>
              <w:pPrChange w:id="6675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676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130C75BB" w14:textId="77777777" w:rsidR="00A66D76" w:rsidRDefault="00A66D76">
            <w:pPr>
              <w:pStyle w:val="OMDV"/>
              <w:rPr>
                <w:lang w:eastAsia="ru-RU"/>
              </w:rPr>
              <w:pPrChange w:id="6677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678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600D4D4A" w14:textId="77777777" w:rsidR="00A66D76" w:rsidRDefault="00C835C6">
            <w:pPr>
              <w:pStyle w:val="OMDV"/>
              <w:rPr>
                <w:lang w:eastAsia="ru-RU"/>
              </w:rPr>
              <w:pPrChange w:id="6679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680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95AFF39" w14:textId="77777777" w:rsidR="00A66D76" w:rsidRDefault="00A66D76">
            <w:pPr>
              <w:pStyle w:val="OMDV"/>
              <w:rPr>
                <w:lang w:val="en-US" w:eastAsia="ru-RU"/>
              </w:rPr>
              <w:pPrChange w:id="6681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682" w:author="D.Kambarov" w:date="2025-03-13T16:54:00Z">
              <w:tcPr>
                <w:tcW w:w="495" w:type="dxa"/>
                <w:gridSpan w:val="2"/>
              </w:tcPr>
            </w:tcPrChange>
          </w:tcPr>
          <w:p w14:paraId="32FE2AC3" w14:textId="77777777" w:rsidR="00A66D76" w:rsidRDefault="00C835C6">
            <w:pPr>
              <w:pStyle w:val="OMDV"/>
              <w:rPr>
                <w:lang w:eastAsia="ru-RU"/>
              </w:rPr>
              <w:pPrChange w:id="6683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684" w:author="D.Kambarov" w:date="2025-03-13T16:54:00Z">
              <w:tcPr>
                <w:tcW w:w="495" w:type="dxa"/>
                <w:gridSpan w:val="2"/>
              </w:tcPr>
            </w:tcPrChange>
          </w:tcPr>
          <w:p w14:paraId="5BBB5AD2" w14:textId="77777777" w:rsidR="00A66D76" w:rsidRDefault="00C835C6">
            <w:pPr>
              <w:pStyle w:val="OMDV"/>
              <w:rPr>
                <w:lang w:eastAsia="ru-RU"/>
              </w:rPr>
              <w:pPrChange w:id="6685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686" w:author="D.Kambarov" w:date="2025-03-13T16:54:00Z">
              <w:tcPr>
                <w:tcW w:w="495" w:type="dxa"/>
                <w:gridSpan w:val="2"/>
              </w:tcPr>
            </w:tcPrChange>
          </w:tcPr>
          <w:p w14:paraId="3D981E47" w14:textId="77777777" w:rsidR="00A66D76" w:rsidRDefault="00C835C6">
            <w:pPr>
              <w:pStyle w:val="OMDV"/>
              <w:rPr>
                <w:lang w:eastAsia="ru-RU"/>
              </w:rPr>
              <w:pPrChange w:id="6687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688" w:author="D.Kambarov" w:date="2025-03-13T16:54:00Z">
              <w:tcPr>
                <w:tcW w:w="495" w:type="dxa"/>
                <w:gridSpan w:val="2"/>
              </w:tcPr>
            </w:tcPrChange>
          </w:tcPr>
          <w:p w14:paraId="0FCE6A87" w14:textId="77777777" w:rsidR="00A66D76" w:rsidRDefault="00C835C6">
            <w:pPr>
              <w:pStyle w:val="OMDV"/>
              <w:rPr>
                <w:lang w:eastAsia="ru-RU"/>
              </w:rPr>
              <w:pPrChange w:id="6689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690" w:author="D.Kambarov" w:date="2025-03-13T16:54:00Z">
              <w:tcPr>
                <w:tcW w:w="495" w:type="dxa"/>
                <w:gridSpan w:val="2"/>
              </w:tcPr>
            </w:tcPrChange>
          </w:tcPr>
          <w:p w14:paraId="7CD9839F" w14:textId="77777777" w:rsidR="00A66D76" w:rsidRDefault="00A66D76">
            <w:pPr>
              <w:pStyle w:val="OMDV"/>
              <w:rPr>
                <w:lang w:eastAsia="ru-RU"/>
              </w:rPr>
              <w:pPrChange w:id="6691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692" w:author="D.Kambarov" w:date="2025-03-13T16:54:00Z">
              <w:tcPr>
                <w:tcW w:w="495" w:type="dxa"/>
                <w:gridSpan w:val="2"/>
              </w:tcPr>
            </w:tcPrChange>
          </w:tcPr>
          <w:p w14:paraId="3F9B6F03" w14:textId="77777777" w:rsidR="00A66D76" w:rsidRDefault="00A66D76">
            <w:pPr>
              <w:pStyle w:val="OMDV"/>
              <w:rPr>
                <w:lang w:eastAsia="ru-RU"/>
              </w:rPr>
              <w:pPrChange w:id="6693" w:author="D.Kambarov" w:date="2025-03-13T16:34:00Z">
                <w:pPr>
                  <w:jc w:val="center"/>
                </w:pPr>
              </w:pPrChange>
            </w:pPr>
          </w:p>
        </w:tc>
      </w:tr>
      <w:tr w:rsidR="00A66D76" w14:paraId="7F658BDB" w14:textId="77777777" w:rsidTr="008C0F35">
        <w:trPr>
          <w:trHeight w:val="312"/>
          <w:trPrChange w:id="6694" w:author="D.Kambarov" w:date="2025-03-13T16:54:00Z">
            <w:trPr>
              <w:gridAfter w:val="0"/>
              <w:trHeight w:val="312"/>
            </w:trPr>
          </w:trPrChange>
        </w:trPr>
        <w:tc>
          <w:tcPr>
            <w:tcW w:w="4702" w:type="dxa"/>
            <w:vAlign w:val="center"/>
            <w:tcPrChange w:id="6695" w:author="D.Kambarov" w:date="2025-03-13T16:54:00Z">
              <w:tcPr>
                <w:tcW w:w="4702" w:type="dxa"/>
                <w:vAlign w:val="center"/>
              </w:tcPr>
            </w:tcPrChange>
          </w:tcPr>
          <w:p w14:paraId="68FA19C6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6696" w:author="D.Kambarov" w:date="2025-03-13T16:54:00Z">
                <w:pPr/>
              </w:pPrChange>
            </w:pPr>
            <w:r>
              <w:rPr>
                <w:lang w:eastAsia="ru-RU"/>
              </w:rPr>
              <w:t xml:space="preserve">Наружная отделка подвала </w:t>
            </w:r>
            <w:r>
              <w:rPr>
                <w:i/>
                <w:iCs/>
                <w:lang w:eastAsia="ru-RU"/>
              </w:rPr>
              <w:t>(Стена)</w:t>
            </w:r>
          </w:p>
        </w:tc>
        <w:tc>
          <w:tcPr>
            <w:tcW w:w="1613" w:type="dxa"/>
            <w:vAlign w:val="center"/>
            <w:tcPrChange w:id="6697" w:author="D.Kambarov" w:date="2025-03-13T16:54:00Z">
              <w:tcPr>
                <w:tcW w:w="1613" w:type="dxa"/>
                <w:gridSpan w:val="2"/>
                <w:vAlign w:val="center"/>
              </w:tcPr>
            </w:tcPrChange>
          </w:tcPr>
          <w:p w14:paraId="5DBB9F43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6698" w:author="D.Kambarov" w:date="2025-03-13T16:54:00Z">
                <w:pPr/>
              </w:pPrChange>
            </w:pPr>
            <w:r>
              <w:rPr>
                <w:i/>
                <w:lang w:eastAsia="ru-RU"/>
              </w:rPr>
              <w:t>Отделка наружная_Подвал</w:t>
            </w:r>
          </w:p>
        </w:tc>
        <w:tc>
          <w:tcPr>
            <w:tcW w:w="493" w:type="dxa"/>
            <w:vAlign w:val="center"/>
            <w:tcPrChange w:id="6699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1D9C17C" w14:textId="77777777" w:rsidR="00A66D76" w:rsidRDefault="00C835C6">
            <w:pPr>
              <w:pStyle w:val="OMDV"/>
              <w:rPr>
                <w:lang w:eastAsia="ru-RU"/>
              </w:rPr>
              <w:pPrChange w:id="6700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701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19E053FE" w14:textId="77777777" w:rsidR="00A66D76" w:rsidRDefault="00C835C6">
            <w:pPr>
              <w:pStyle w:val="OMDV"/>
              <w:rPr>
                <w:lang w:eastAsia="ru-RU"/>
              </w:rPr>
              <w:pPrChange w:id="6702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703" w:author="D.Kambarov" w:date="2025-03-13T16:54:00Z">
              <w:tcPr>
                <w:tcW w:w="495" w:type="dxa"/>
                <w:vAlign w:val="center"/>
              </w:tcPr>
            </w:tcPrChange>
          </w:tcPr>
          <w:p w14:paraId="4E02F59E" w14:textId="77777777" w:rsidR="00A66D76" w:rsidRDefault="00A66D76">
            <w:pPr>
              <w:pStyle w:val="OMDV"/>
              <w:rPr>
                <w:lang w:eastAsia="ru-RU"/>
              </w:rPr>
              <w:pPrChange w:id="6704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705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62957DAC" w14:textId="77777777" w:rsidR="00A66D76" w:rsidRDefault="00A66D76">
            <w:pPr>
              <w:pStyle w:val="OMDV"/>
              <w:rPr>
                <w:lang w:eastAsia="ru-RU"/>
              </w:rPr>
              <w:pPrChange w:id="6706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707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1C031012" w14:textId="77777777" w:rsidR="00A66D76" w:rsidRDefault="00A66D76">
            <w:pPr>
              <w:pStyle w:val="OMDV"/>
              <w:rPr>
                <w:lang w:eastAsia="ru-RU"/>
              </w:rPr>
              <w:pPrChange w:id="6708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709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C8C3B2F" w14:textId="77777777" w:rsidR="00A66D76" w:rsidRDefault="00A66D76">
            <w:pPr>
              <w:pStyle w:val="OMDV"/>
              <w:rPr>
                <w:lang w:eastAsia="ru-RU"/>
              </w:rPr>
              <w:pPrChange w:id="6710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711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6AC76033" w14:textId="77777777" w:rsidR="00A66D76" w:rsidRDefault="00C835C6">
            <w:pPr>
              <w:pStyle w:val="OMDV"/>
              <w:rPr>
                <w:lang w:eastAsia="ru-RU"/>
              </w:rPr>
              <w:pPrChange w:id="6712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713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DC27477" w14:textId="77777777" w:rsidR="00A66D76" w:rsidRDefault="00A66D76">
            <w:pPr>
              <w:pStyle w:val="OMDV"/>
              <w:rPr>
                <w:lang w:eastAsia="ru-RU"/>
              </w:rPr>
              <w:pPrChange w:id="6714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715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27FB07D2" w14:textId="77777777" w:rsidR="00A66D76" w:rsidRDefault="00A66D76">
            <w:pPr>
              <w:pStyle w:val="OMDV"/>
              <w:rPr>
                <w:lang w:eastAsia="ru-RU"/>
              </w:rPr>
              <w:pPrChange w:id="6716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717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6467D03D" w14:textId="77777777" w:rsidR="00A66D76" w:rsidRDefault="00C835C6">
            <w:pPr>
              <w:pStyle w:val="OMDV"/>
              <w:rPr>
                <w:lang w:eastAsia="ru-RU"/>
              </w:rPr>
              <w:pPrChange w:id="6718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719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DACA2E7" w14:textId="77777777" w:rsidR="00A66D76" w:rsidRDefault="00A66D76">
            <w:pPr>
              <w:pStyle w:val="OMDV"/>
              <w:rPr>
                <w:lang w:val="en-US" w:eastAsia="ru-RU"/>
              </w:rPr>
              <w:pPrChange w:id="6720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721" w:author="D.Kambarov" w:date="2025-03-13T16:54:00Z">
              <w:tcPr>
                <w:tcW w:w="495" w:type="dxa"/>
                <w:gridSpan w:val="2"/>
              </w:tcPr>
            </w:tcPrChange>
          </w:tcPr>
          <w:p w14:paraId="62F26397" w14:textId="77777777" w:rsidR="00A66D76" w:rsidRDefault="00C835C6">
            <w:pPr>
              <w:pStyle w:val="OMDV"/>
              <w:rPr>
                <w:lang w:eastAsia="ru-RU"/>
              </w:rPr>
              <w:pPrChange w:id="6722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723" w:author="D.Kambarov" w:date="2025-03-13T16:54:00Z">
              <w:tcPr>
                <w:tcW w:w="495" w:type="dxa"/>
                <w:gridSpan w:val="2"/>
              </w:tcPr>
            </w:tcPrChange>
          </w:tcPr>
          <w:p w14:paraId="07E37273" w14:textId="77777777" w:rsidR="00A66D76" w:rsidRDefault="00C835C6">
            <w:pPr>
              <w:pStyle w:val="OMDV"/>
              <w:rPr>
                <w:lang w:eastAsia="ru-RU"/>
              </w:rPr>
              <w:pPrChange w:id="6724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725" w:author="D.Kambarov" w:date="2025-03-13T16:54:00Z">
              <w:tcPr>
                <w:tcW w:w="495" w:type="dxa"/>
                <w:gridSpan w:val="2"/>
              </w:tcPr>
            </w:tcPrChange>
          </w:tcPr>
          <w:p w14:paraId="3BAA4A0B" w14:textId="77777777" w:rsidR="00A66D76" w:rsidRDefault="00C835C6">
            <w:pPr>
              <w:pStyle w:val="OMDV"/>
              <w:rPr>
                <w:lang w:eastAsia="ru-RU"/>
              </w:rPr>
              <w:pPrChange w:id="6726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727" w:author="D.Kambarov" w:date="2025-03-13T16:54:00Z">
              <w:tcPr>
                <w:tcW w:w="495" w:type="dxa"/>
                <w:gridSpan w:val="2"/>
              </w:tcPr>
            </w:tcPrChange>
          </w:tcPr>
          <w:p w14:paraId="0EE75E8B" w14:textId="77777777" w:rsidR="00A66D76" w:rsidRDefault="00C835C6">
            <w:pPr>
              <w:pStyle w:val="OMDV"/>
              <w:rPr>
                <w:lang w:eastAsia="ru-RU"/>
              </w:rPr>
              <w:pPrChange w:id="6728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729" w:author="D.Kambarov" w:date="2025-03-13T16:54:00Z">
              <w:tcPr>
                <w:tcW w:w="495" w:type="dxa"/>
                <w:gridSpan w:val="2"/>
              </w:tcPr>
            </w:tcPrChange>
          </w:tcPr>
          <w:p w14:paraId="5D22A61A" w14:textId="77777777" w:rsidR="00A66D76" w:rsidRDefault="00A66D76">
            <w:pPr>
              <w:pStyle w:val="OMDV"/>
              <w:rPr>
                <w:lang w:eastAsia="ru-RU"/>
              </w:rPr>
              <w:pPrChange w:id="6730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731" w:author="D.Kambarov" w:date="2025-03-13T16:54:00Z">
              <w:tcPr>
                <w:tcW w:w="495" w:type="dxa"/>
                <w:gridSpan w:val="2"/>
              </w:tcPr>
            </w:tcPrChange>
          </w:tcPr>
          <w:p w14:paraId="154B28B6" w14:textId="77777777" w:rsidR="00A66D76" w:rsidRDefault="00A66D76">
            <w:pPr>
              <w:pStyle w:val="OMDV"/>
              <w:rPr>
                <w:lang w:eastAsia="ru-RU"/>
              </w:rPr>
              <w:pPrChange w:id="6732" w:author="D.Kambarov" w:date="2025-03-13T16:34:00Z">
                <w:pPr>
                  <w:jc w:val="center"/>
                </w:pPr>
              </w:pPrChange>
            </w:pPr>
          </w:p>
        </w:tc>
      </w:tr>
      <w:tr w:rsidR="00A66D76" w14:paraId="7957B5D6" w14:textId="77777777" w:rsidTr="008C0F35">
        <w:trPr>
          <w:trHeight w:val="312"/>
          <w:trPrChange w:id="6733" w:author="D.Kambarov" w:date="2025-03-13T16:54:00Z">
            <w:trPr>
              <w:gridAfter w:val="0"/>
              <w:trHeight w:val="312"/>
            </w:trPr>
          </w:trPrChange>
        </w:trPr>
        <w:tc>
          <w:tcPr>
            <w:tcW w:w="4702" w:type="dxa"/>
            <w:vAlign w:val="center"/>
            <w:tcPrChange w:id="6734" w:author="D.Kambarov" w:date="2025-03-13T16:54:00Z">
              <w:tcPr>
                <w:tcW w:w="4702" w:type="dxa"/>
                <w:vAlign w:val="center"/>
              </w:tcPr>
            </w:tcPrChange>
          </w:tcPr>
          <w:p w14:paraId="75B3442C" w14:textId="77777777" w:rsidR="00A66D76" w:rsidRDefault="00C835C6">
            <w:pPr>
              <w:pStyle w:val="OMDV"/>
              <w:jc w:val="left"/>
              <w:rPr>
                <w:i/>
              </w:rPr>
              <w:pPrChange w:id="6735" w:author="D.Kambarov" w:date="2025-03-13T16:54:00Z">
                <w:pPr/>
              </w:pPrChange>
            </w:pPr>
            <w:r>
              <w:rPr>
                <w:lang w:eastAsia="ru-RU"/>
              </w:rPr>
              <w:t xml:space="preserve">Гильза </w:t>
            </w:r>
            <w:r>
              <w:rPr>
                <w:i/>
                <w:iCs/>
                <w:lang w:eastAsia="ru-RU"/>
              </w:rPr>
              <w:t>(Семейство)</w:t>
            </w:r>
          </w:p>
        </w:tc>
        <w:tc>
          <w:tcPr>
            <w:tcW w:w="1613" w:type="dxa"/>
            <w:vAlign w:val="center"/>
            <w:tcPrChange w:id="6736" w:author="D.Kambarov" w:date="2025-03-13T16:54:00Z">
              <w:tcPr>
                <w:tcW w:w="1613" w:type="dxa"/>
                <w:gridSpan w:val="2"/>
                <w:vAlign w:val="center"/>
              </w:tcPr>
            </w:tcPrChange>
          </w:tcPr>
          <w:p w14:paraId="794B304F" w14:textId="77777777" w:rsidR="00A66D76" w:rsidRDefault="00C835C6">
            <w:pPr>
              <w:pStyle w:val="OMDV"/>
              <w:jc w:val="left"/>
              <w:rPr>
                <w:i/>
                <w:lang w:eastAsia="ru-RU"/>
              </w:rPr>
              <w:pPrChange w:id="6737" w:author="D.Kambarov" w:date="2025-03-13T16:54:00Z">
                <w:pPr/>
              </w:pPrChange>
            </w:pPr>
            <w:r>
              <w:rPr>
                <w:i/>
                <w:lang w:eastAsia="ru-RU"/>
              </w:rPr>
              <w:t>Гильза</w:t>
            </w:r>
          </w:p>
        </w:tc>
        <w:tc>
          <w:tcPr>
            <w:tcW w:w="493" w:type="dxa"/>
            <w:vAlign w:val="center"/>
            <w:tcPrChange w:id="6738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54894F4B" w14:textId="77777777" w:rsidR="00A66D76" w:rsidRDefault="00C835C6">
            <w:pPr>
              <w:pStyle w:val="OMDV"/>
              <w:rPr>
                <w:lang w:eastAsia="ru-RU"/>
              </w:rPr>
              <w:pPrChange w:id="6739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740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32B3CF2E" w14:textId="77777777" w:rsidR="00A66D76" w:rsidRDefault="00C835C6">
            <w:pPr>
              <w:pStyle w:val="OMDV"/>
              <w:rPr>
                <w:lang w:eastAsia="ru-RU"/>
              </w:rPr>
              <w:pPrChange w:id="6741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742" w:author="D.Kambarov" w:date="2025-03-13T16:54:00Z">
              <w:tcPr>
                <w:tcW w:w="495" w:type="dxa"/>
                <w:vAlign w:val="center"/>
              </w:tcPr>
            </w:tcPrChange>
          </w:tcPr>
          <w:p w14:paraId="371FF6DF" w14:textId="77777777" w:rsidR="00A66D76" w:rsidRDefault="00C835C6">
            <w:pPr>
              <w:pStyle w:val="OMDV"/>
              <w:rPr>
                <w:lang w:eastAsia="ru-RU"/>
              </w:rPr>
              <w:pPrChange w:id="6743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vAlign w:val="center"/>
            <w:tcPrChange w:id="6744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604E96B6" w14:textId="77777777" w:rsidR="00A66D76" w:rsidRDefault="00A66D76">
            <w:pPr>
              <w:pStyle w:val="OMDV"/>
              <w:rPr>
                <w:lang w:eastAsia="ru-RU"/>
              </w:rPr>
              <w:pPrChange w:id="6745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746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41F8ABD1" w14:textId="77777777" w:rsidR="00A66D76" w:rsidRDefault="00A66D76">
            <w:pPr>
              <w:pStyle w:val="OMDV"/>
              <w:rPr>
                <w:lang w:eastAsia="ru-RU"/>
              </w:rPr>
              <w:pPrChange w:id="6747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748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BE459BF" w14:textId="77777777" w:rsidR="00A66D76" w:rsidRDefault="00A66D76">
            <w:pPr>
              <w:pStyle w:val="OMDV"/>
              <w:rPr>
                <w:lang w:eastAsia="ru-RU"/>
              </w:rPr>
              <w:pPrChange w:id="6749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750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0253F904" w14:textId="77777777" w:rsidR="00A66D76" w:rsidRDefault="00A66D76">
            <w:pPr>
              <w:pStyle w:val="OMDV"/>
              <w:rPr>
                <w:lang w:eastAsia="ru-RU"/>
              </w:rPr>
              <w:pPrChange w:id="6751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752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6A84AF0B" w14:textId="77777777" w:rsidR="00A66D76" w:rsidRDefault="00A66D76">
            <w:pPr>
              <w:pStyle w:val="OMDV"/>
              <w:rPr>
                <w:lang w:eastAsia="ru-RU"/>
              </w:rPr>
              <w:pPrChange w:id="6753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754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7F3C39B9" w14:textId="77777777" w:rsidR="00A66D76" w:rsidRDefault="00A66D76">
            <w:pPr>
              <w:pStyle w:val="OMDV"/>
              <w:rPr>
                <w:lang w:eastAsia="ru-RU"/>
              </w:rPr>
              <w:pPrChange w:id="6755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756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447F614C" w14:textId="77777777" w:rsidR="00A66D76" w:rsidRDefault="00A66D76">
            <w:pPr>
              <w:pStyle w:val="OMDV"/>
              <w:rPr>
                <w:lang w:eastAsia="ru-RU"/>
              </w:rPr>
              <w:pPrChange w:id="6757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vAlign w:val="center"/>
            <w:tcPrChange w:id="6758" w:author="D.Kambarov" w:date="2025-03-13T16:54:00Z">
              <w:tcPr>
                <w:tcW w:w="495" w:type="dxa"/>
                <w:gridSpan w:val="2"/>
                <w:vAlign w:val="center"/>
              </w:tcPr>
            </w:tcPrChange>
          </w:tcPr>
          <w:p w14:paraId="65C47A72" w14:textId="77777777" w:rsidR="00A66D76" w:rsidRDefault="00C835C6">
            <w:pPr>
              <w:pStyle w:val="OMDV"/>
              <w:rPr>
                <w:lang w:val="en-US" w:eastAsia="ru-RU"/>
              </w:rPr>
              <w:pPrChange w:id="6759" w:author="D.Kambarov" w:date="2025-03-13T16:34:00Z">
                <w:pPr>
                  <w:jc w:val="center"/>
                </w:pPr>
              </w:pPrChange>
            </w:pPr>
            <w:r>
              <w:rPr>
                <w:lang w:val="en-US" w:eastAsia="ru-RU"/>
              </w:rPr>
              <w:t>+</w:t>
            </w:r>
          </w:p>
        </w:tc>
        <w:tc>
          <w:tcPr>
            <w:tcW w:w="493" w:type="dxa"/>
            <w:tcPrChange w:id="6760" w:author="D.Kambarov" w:date="2025-03-13T16:54:00Z">
              <w:tcPr>
                <w:tcW w:w="495" w:type="dxa"/>
                <w:gridSpan w:val="2"/>
              </w:tcPr>
            </w:tcPrChange>
          </w:tcPr>
          <w:p w14:paraId="3D9A5F73" w14:textId="77777777" w:rsidR="00A66D76" w:rsidRDefault="00C835C6">
            <w:pPr>
              <w:pStyle w:val="OMDV"/>
              <w:rPr>
                <w:lang w:eastAsia="ru-RU"/>
              </w:rPr>
              <w:pPrChange w:id="6761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762" w:author="D.Kambarov" w:date="2025-03-13T16:54:00Z">
              <w:tcPr>
                <w:tcW w:w="495" w:type="dxa"/>
                <w:gridSpan w:val="2"/>
              </w:tcPr>
            </w:tcPrChange>
          </w:tcPr>
          <w:p w14:paraId="664C982A" w14:textId="77777777" w:rsidR="00A66D76" w:rsidRDefault="00A66D76">
            <w:pPr>
              <w:pStyle w:val="OMDV"/>
              <w:rPr>
                <w:lang w:eastAsia="ru-RU"/>
              </w:rPr>
              <w:pPrChange w:id="6763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764" w:author="D.Kambarov" w:date="2025-03-13T16:54:00Z">
              <w:tcPr>
                <w:tcW w:w="495" w:type="dxa"/>
                <w:gridSpan w:val="2"/>
              </w:tcPr>
            </w:tcPrChange>
          </w:tcPr>
          <w:p w14:paraId="237677D9" w14:textId="77777777" w:rsidR="00A66D76" w:rsidRDefault="00C835C6">
            <w:pPr>
              <w:pStyle w:val="OMDV"/>
              <w:rPr>
                <w:lang w:eastAsia="ru-RU"/>
              </w:rPr>
              <w:pPrChange w:id="6765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766" w:author="D.Kambarov" w:date="2025-03-13T16:54:00Z">
              <w:tcPr>
                <w:tcW w:w="495" w:type="dxa"/>
                <w:gridSpan w:val="2"/>
              </w:tcPr>
            </w:tcPrChange>
          </w:tcPr>
          <w:p w14:paraId="12E08B96" w14:textId="77777777" w:rsidR="00A66D76" w:rsidRDefault="00C835C6">
            <w:pPr>
              <w:pStyle w:val="OMDV"/>
              <w:rPr>
                <w:lang w:eastAsia="ru-RU"/>
              </w:rPr>
              <w:pPrChange w:id="6767" w:author="D.Kambarov" w:date="2025-03-13T16:34:00Z">
                <w:pPr>
                  <w:jc w:val="center"/>
                </w:pPr>
              </w:pPrChange>
            </w:pPr>
            <w:r>
              <w:rPr>
                <w:lang w:eastAsia="ru-RU"/>
              </w:rPr>
              <w:t>+</w:t>
            </w:r>
          </w:p>
        </w:tc>
        <w:tc>
          <w:tcPr>
            <w:tcW w:w="493" w:type="dxa"/>
            <w:tcPrChange w:id="6768" w:author="D.Kambarov" w:date="2025-03-13T16:54:00Z">
              <w:tcPr>
                <w:tcW w:w="495" w:type="dxa"/>
                <w:gridSpan w:val="2"/>
              </w:tcPr>
            </w:tcPrChange>
          </w:tcPr>
          <w:p w14:paraId="4B57C578" w14:textId="77777777" w:rsidR="00A66D76" w:rsidRDefault="00A66D76">
            <w:pPr>
              <w:pStyle w:val="OMDV"/>
              <w:rPr>
                <w:lang w:eastAsia="ru-RU"/>
              </w:rPr>
              <w:pPrChange w:id="6769" w:author="D.Kambarov" w:date="2025-03-13T16:34:00Z">
                <w:pPr>
                  <w:jc w:val="center"/>
                </w:pPr>
              </w:pPrChange>
            </w:pPr>
          </w:p>
        </w:tc>
        <w:tc>
          <w:tcPr>
            <w:tcW w:w="493" w:type="dxa"/>
            <w:tcPrChange w:id="6770" w:author="D.Kambarov" w:date="2025-03-13T16:54:00Z">
              <w:tcPr>
                <w:tcW w:w="495" w:type="dxa"/>
                <w:gridSpan w:val="2"/>
              </w:tcPr>
            </w:tcPrChange>
          </w:tcPr>
          <w:p w14:paraId="013F6D7B" w14:textId="77777777" w:rsidR="00A66D76" w:rsidRDefault="00A66D76">
            <w:pPr>
              <w:pStyle w:val="OMDV"/>
              <w:rPr>
                <w:lang w:eastAsia="ru-RU"/>
              </w:rPr>
              <w:pPrChange w:id="6771" w:author="D.Kambarov" w:date="2025-03-13T16:34:00Z">
                <w:pPr>
                  <w:jc w:val="center"/>
                </w:pPr>
              </w:pPrChange>
            </w:pPr>
          </w:p>
        </w:tc>
      </w:tr>
    </w:tbl>
    <w:p w14:paraId="34E7CEC0" w14:textId="77777777" w:rsidR="00A66D76" w:rsidRDefault="00C835C6" w:rsidP="00853CF4">
      <w:pPr>
        <w:spacing w:before="240"/>
        <w:ind w:left="0"/>
        <w:jc w:val="left"/>
        <w:rPr>
          <w:rFonts w:cstheme="minorHAnsi"/>
          <w:b/>
          <w:i/>
          <w:iCs/>
        </w:rPr>
      </w:pPr>
      <w:r>
        <w:rPr>
          <w:rFonts w:eastAsiaTheme="minorEastAsia" w:cstheme="minorHAnsi"/>
          <w:b/>
          <w:i/>
          <w:iCs/>
        </w:rPr>
        <w:t xml:space="preserve">Определения системных параметров и параметров детализации даны в Разделе 9. </w:t>
      </w:r>
      <w:r>
        <w:rPr>
          <w:rFonts w:eastAsiaTheme="minorEastAsia" w:cstheme="minorHAnsi"/>
          <w:b/>
          <w:i/>
          <w:iCs/>
          <w:lang w:val="en-US"/>
        </w:rPr>
        <w:t>OMDV</w:t>
      </w:r>
      <w:r>
        <w:rPr>
          <w:rFonts w:eastAsiaTheme="minorEastAsia" w:cstheme="minorHAnsi"/>
          <w:b/>
          <w:i/>
          <w:iCs/>
        </w:rPr>
        <w:t>-параметров информатизации даны в Приложении 1.</w:t>
      </w:r>
    </w:p>
    <w:p w14:paraId="3BF37271" w14:textId="77777777" w:rsidR="00A66D76" w:rsidRDefault="00C835C6" w:rsidP="00853CF4">
      <w:pPr>
        <w:ind w:left="0"/>
        <w:jc w:val="left"/>
        <w:rPr>
          <w:rFonts w:cstheme="minorHAnsi"/>
        </w:rPr>
      </w:pPr>
      <w:r>
        <w:rPr>
          <w:rFonts w:eastAsiaTheme="minorEastAsia" w:cstheme="minorHAnsi"/>
          <w:b/>
        </w:rPr>
        <w:t>Конструктивные узлы и арматуру</w:t>
      </w:r>
      <w:r>
        <w:rPr>
          <w:rFonts w:eastAsiaTheme="minorEastAsia" w:cstheme="minorHAnsi"/>
        </w:rPr>
        <w:t xml:space="preserve"> допускается детально разрабатывать в другом ПО (не в Revit)</w:t>
      </w:r>
    </w:p>
    <w:p w14:paraId="057A38F7" w14:textId="77777777" w:rsidR="00A66D76" w:rsidRDefault="00C835C6" w:rsidP="00853CF4">
      <w:pPr>
        <w:ind w:left="0"/>
        <w:jc w:val="left"/>
        <w:rPr>
          <w:rFonts w:cstheme="minorHAnsi"/>
          <w:sz w:val="20"/>
          <w:szCs w:val="20"/>
        </w:rPr>
      </w:pPr>
      <w:r>
        <w:rPr>
          <w:rFonts w:eastAsiaTheme="minorEastAsia" w:cstheme="minorHAnsi"/>
          <w:b/>
          <w:sz w:val="20"/>
          <w:szCs w:val="20"/>
        </w:rPr>
        <w:t xml:space="preserve">Примечание 1: </w:t>
      </w:r>
      <w:r>
        <w:rPr>
          <w:rFonts w:eastAsiaTheme="minorEastAsia" w:cstheme="minorHAnsi"/>
          <w:sz w:val="20"/>
          <w:szCs w:val="20"/>
        </w:rPr>
        <w:t xml:space="preserve">ввиду особенностей моделирования поверхностей с уклоном инструментом </w:t>
      </w:r>
      <w:r>
        <w:rPr>
          <w:rFonts w:eastAsiaTheme="minorEastAsia" w:cstheme="minorHAnsi"/>
          <w:i/>
          <w:sz w:val="20"/>
          <w:szCs w:val="20"/>
        </w:rPr>
        <w:t>Перекрытие</w:t>
      </w:r>
      <w:r>
        <w:rPr>
          <w:rFonts w:eastAsiaTheme="minorEastAsia" w:cstheme="minorHAnsi"/>
          <w:sz w:val="20"/>
          <w:szCs w:val="20"/>
        </w:rPr>
        <w:t xml:space="preserve">, </w:t>
      </w:r>
      <w:r>
        <w:rPr>
          <w:rFonts w:eastAsiaTheme="minorEastAsia" w:cstheme="minorHAnsi"/>
          <w:sz w:val="20"/>
          <w:szCs w:val="20"/>
          <w:lang w:eastAsia="fr-FR"/>
        </w:rPr>
        <w:t>толщина наклонных участков (в области приямков) не сохраняет исходную толщину. Чтобы при подсчёте тендерных объемов инженер ПТО/</w:t>
      </w:r>
      <w:r>
        <w:rPr>
          <w:rFonts w:eastAsiaTheme="minorEastAsia" w:cstheme="minorHAnsi"/>
          <w:sz w:val="20"/>
          <w:szCs w:val="20"/>
          <w:lang w:val="en-US" w:eastAsia="fr-FR"/>
        </w:rPr>
        <w:t>BIM</w:t>
      </w:r>
      <w:r>
        <w:rPr>
          <w:rFonts w:eastAsiaTheme="minorEastAsia" w:cstheme="minorHAnsi"/>
          <w:sz w:val="20"/>
          <w:szCs w:val="20"/>
          <w:lang w:eastAsia="fr-FR"/>
        </w:rPr>
        <w:t xml:space="preserve">-координатор смог нивелировать разницу, запишите в параметр </w:t>
      </w:r>
      <w:r>
        <w:rPr>
          <w:rFonts w:eastAsiaTheme="minorEastAsia" w:cstheme="minorHAnsi"/>
          <w:i/>
          <w:sz w:val="20"/>
          <w:szCs w:val="20"/>
          <w:lang w:eastAsia="fr-FR"/>
        </w:rPr>
        <w:t>Комментарий</w:t>
      </w:r>
      <w:r>
        <w:rPr>
          <w:rFonts w:eastAsiaTheme="minorEastAsia" w:cstheme="minorHAnsi"/>
          <w:sz w:val="20"/>
          <w:szCs w:val="20"/>
          <w:lang w:eastAsia="fr-FR"/>
        </w:rPr>
        <w:t xml:space="preserve"> «Учитывать уменьшение толщины в зоне наклонных участков бетонной подготовки»</w:t>
      </w:r>
      <w:r>
        <w:rPr>
          <w:rFonts w:eastAsiaTheme="minorEastAsia" w:cstheme="minorHAnsi"/>
          <w:sz w:val="20"/>
          <w:szCs w:val="20"/>
        </w:rPr>
        <w:t>.</w:t>
      </w:r>
      <w:r>
        <w:rPr>
          <w:rFonts w:eastAsiaTheme="minorEastAsia" w:cstheme="minorHAnsi"/>
          <w:sz w:val="20"/>
          <w:szCs w:val="20"/>
        </w:rPr>
        <w:br/>
      </w:r>
      <w:r>
        <w:rPr>
          <w:rFonts w:eastAsiaTheme="minorEastAsia" w:cstheme="minorHAnsi"/>
          <w:b/>
          <w:sz w:val="20"/>
          <w:szCs w:val="20"/>
        </w:rPr>
        <w:t xml:space="preserve">Примечание 2: </w:t>
      </w:r>
      <w:r>
        <w:rPr>
          <w:rFonts w:eastAsiaTheme="minorEastAsia" w:cstheme="minorHAnsi"/>
          <w:sz w:val="20"/>
          <w:szCs w:val="20"/>
        </w:rPr>
        <w:t xml:space="preserve">в параметре </w:t>
      </w:r>
      <w:r>
        <w:rPr>
          <w:rFonts w:eastAsiaTheme="minorEastAsia" w:cstheme="minorHAnsi"/>
          <w:i/>
          <w:iCs/>
          <w:sz w:val="20"/>
          <w:szCs w:val="20"/>
          <w:lang w:val="en-US" w:eastAsia="fr-FR"/>
        </w:rPr>
        <w:t>OMDV</w:t>
      </w:r>
      <w:r>
        <w:rPr>
          <w:rFonts w:eastAsiaTheme="minorEastAsia" w:cstheme="minorHAnsi"/>
          <w:i/>
          <w:sz w:val="20"/>
          <w:szCs w:val="20"/>
        </w:rPr>
        <w:t>_Марка материала</w:t>
      </w:r>
      <w:r>
        <w:rPr>
          <w:rFonts w:eastAsiaTheme="minorEastAsia" w:cstheme="minorHAnsi"/>
          <w:sz w:val="20"/>
          <w:szCs w:val="20"/>
        </w:rPr>
        <w:t xml:space="preserve"> укажите:</w:t>
      </w:r>
    </w:p>
    <w:p w14:paraId="3CE7FC06" w14:textId="77777777" w:rsidR="00A66D76" w:rsidRDefault="00C835C6">
      <w:pPr>
        <w:pStyle w:val="af1"/>
        <w:numPr>
          <w:ilvl w:val="0"/>
          <w:numId w:val="10"/>
        </w:numPr>
        <w:ind w:left="0"/>
        <w:jc w:val="left"/>
        <w:rPr>
          <w:rFonts w:cstheme="minorHAnsi"/>
          <w:sz w:val="20"/>
          <w:szCs w:val="20"/>
        </w:rPr>
        <w:pPrChange w:id="6772" w:author="D.Kambarov" w:date="2025-03-13T16:34:00Z">
          <w:pPr>
            <w:pStyle w:val="af1"/>
            <w:numPr>
              <w:numId w:val="10"/>
            </w:numPr>
          </w:pPr>
        </w:pPrChange>
      </w:pPr>
      <w:r>
        <w:rPr>
          <w:rFonts w:eastAsiaTheme="minorEastAsia" w:cstheme="minorHAnsi"/>
          <w:sz w:val="20"/>
          <w:szCs w:val="20"/>
        </w:rPr>
        <w:t>Для бетонных и железобетонных элементов – класс бетона, морозостойкость, водопроницаемость;</w:t>
      </w:r>
    </w:p>
    <w:p w14:paraId="2ABC5709" w14:textId="77777777" w:rsidR="00A66D76" w:rsidRDefault="00C835C6">
      <w:pPr>
        <w:pStyle w:val="af1"/>
        <w:numPr>
          <w:ilvl w:val="0"/>
          <w:numId w:val="10"/>
        </w:numPr>
        <w:ind w:left="0"/>
        <w:jc w:val="left"/>
        <w:rPr>
          <w:rFonts w:cstheme="minorHAnsi"/>
          <w:sz w:val="20"/>
          <w:szCs w:val="20"/>
        </w:rPr>
        <w:pPrChange w:id="6773" w:author="D.Kambarov" w:date="2025-03-13T16:34:00Z">
          <w:pPr>
            <w:pStyle w:val="af1"/>
            <w:numPr>
              <w:numId w:val="10"/>
            </w:numPr>
          </w:pPr>
        </w:pPrChange>
      </w:pPr>
      <w:r>
        <w:rPr>
          <w:rFonts w:eastAsiaTheme="minorEastAsia" w:cstheme="minorHAnsi"/>
          <w:sz w:val="20"/>
          <w:szCs w:val="20"/>
        </w:rPr>
        <w:t>Для стальных элементов – марка стали;</w:t>
      </w:r>
    </w:p>
    <w:p w14:paraId="1663BA7B" w14:textId="77777777" w:rsidR="00A66D76" w:rsidRDefault="00C835C6">
      <w:pPr>
        <w:pStyle w:val="af1"/>
        <w:numPr>
          <w:ilvl w:val="0"/>
          <w:numId w:val="10"/>
        </w:numPr>
        <w:ind w:left="0"/>
        <w:jc w:val="left"/>
        <w:rPr>
          <w:rFonts w:cstheme="minorHAnsi"/>
          <w:sz w:val="20"/>
          <w:szCs w:val="20"/>
        </w:rPr>
        <w:pPrChange w:id="6774" w:author="D.Kambarov" w:date="2025-03-13T16:34:00Z">
          <w:pPr>
            <w:pStyle w:val="af1"/>
            <w:numPr>
              <w:numId w:val="10"/>
            </w:numPr>
          </w:pPr>
        </w:pPrChange>
      </w:pPr>
      <w:r>
        <w:rPr>
          <w:rFonts w:eastAsiaTheme="minorEastAsia" w:cstheme="minorHAnsi"/>
          <w:sz w:val="20"/>
          <w:szCs w:val="20"/>
        </w:rPr>
        <w:t>Для утеплителя – марка по каталогу;</w:t>
      </w:r>
    </w:p>
    <w:p w14:paraId="0AF5BBBB" w14:textId="77777777" w:rsidR="00A66D76" w:rsidRDefault="00C835C6">
      <w:pPr>
        <w:ind w:left="0"/>
        <w:jc w:val="left"/>
        <w:rPr>
          <w:bCs/>
          <w:i/>
        </w:rPr>
        <w:pPrChange w:id="6775" w:author="D.Kambarov" w:date="2025-03-13T16:34:00Z">
          <w:pPr>
            <w:pStyle w:val="af1"/>
            <w:widowControl w:val="0"/>
            <w:spacing w:before="240"/>
            <w:ind w:left="0"/>
            <w:contextualSpacing w:val="0"/>
          </w:pPr>
        </w:pPrChange>
      </w:pPr>
      <w:r>
        <w:rPr>
          <w:b/>
        </w:rPr>
        <w:t>Примечание 3:</w:t>
      </w:r>
      <w:r>
        <w:t xml:space="preserve"> если уклон предусмотрен проектными решениями, замоделируйте его.</w:t>
      </w:r>
      <w:r>
        <w:br/>
      </w:r>
      <w:r>
        <w:rPr>
          <w:b/>
        </w:rPr>
        <w:t xml:space="preserve">Примечание 4: </w:t>
      </w:r>
      <w:r>
        <w:t xml:space="preserve">для круглых в сечении свай и погружных труб указывается </w:t>
      </w:r>
      <w:r>
        <w:rPr>
          <w:i/>
          <w:iCs/>
          <w:lang w:val="en-US"/>
        </w:rPr>
        <w:t>OMDV</w:t>
      </w:r>
      <w:r>
        <w:rPr>
          <w:i/>
        </w:rPr>
        <w:t>_Диаметр</w:t>
      </w:r>
      <w:r>
        <w:t xml:space="preserve"> вместо </w:t>
      </w:r>
      <w:r>
        <w:rPr>
          <w:i/>
          <w:iCs/>
          <w:lang w:val="en-US"/>
        </w:rPr>
        <w:t>OMDV</w:t>
      </w:r>
      <w:r>
        <w:rPr>
          <w:i/>
        </w:rPr>
        <w:t>_Ширина</w:t>
      </w:r>
      <w:r>
        <w:t>.</w:t>
      </w:r>
      <w:r>
        <w:br/>
      </w:r>
      <w:r>
        <w:rPr>
          <w:b/>
        </w:rPr>
        <w:t xml:space="preserve">Примечание 5: </w:t>
      </w:r>
      <w:r>
        <w:t xml:space="preserve">для всех сборных элементов заполните артикул в параметре </w:t>
      </w:r>
      <w:r>
        <w:rPr>
          <w:i/>
          <w:iCs/>
          <w:lang w:val="en-US"/>
        </w:rPr>
        <w:t>OMDV</w:t>
      </w:r>
      <w:r>
        <w:rPr>
          <w:i/>
        </w:rPr>
        <w:t xml:space="preserve">_Артикул </w:t>
      </w:r>
      <w:r>
        <w:t xml:space="preserve">и производителя в параметре </w:t>
      </w:r>
      <w:r>
        <w:rPr>
          <w:i/>
          <w:iCs/>
          <w:lang w:val="en-US" w:eastAsia="fr-FR"/>
        </w:rPr>
        <w:t>OMDV</w:t>
      </w:r>
      <w:r>
        <w:rPr>
          <w:i/>
        </w:rPr>
        <w:t>_Производитель</w:t>
      </w:r>
      <w:r>
        <w:t>. Данные параметры заполняются только при наличии согласованных производителей с Заказчиком. Если согласованного списка нет – поле оставлять пустым.</w:t>
      </w:r>
      <w:r>
        <w:br/>
      </w:r>
      <w:r>
        <w:rPr>
          <w:b/>
        </w:rPr>
        <w:t xml:space="preserve">Примечание 6: </w:t>
      </w:r>
      <w:r>
        <w:t>для монолитных колонн и пилонов размеры сечения укажите в наименовании типа семейства несущей колонны/стены.</w:t>
      </w:r>
      <w:r>
        <w:br/>
      </w:r>
      <w:r>
        <w:rPr>
          <w:b/>
        </w:rPr>
        <w:t xml:space="preserve">Примечание 7: </w:t>
      </w:r>
      <w:r>
        <w:t xml:space="preserve">для отверстий в вертикальных конструкциях заполните параметры </w:t>
      </w:r>
      <w:r>
        <w:rPr>
          <w:i/>
          <w:iCs/>
          <w:lang w:val="en-US" w:eastAsia="fr-FR"/>
        </w:rPr>
        <w:t>OMDV</w:t>
      </w:r>
      <w:r>
        <w:rPr>
          <w:i/>
        </w:rPr>
        <w:t>_Ширина</w:t>
      </w:r>
      <w:r>
        <w:t xml:space="preserve"> и </w:t>
      </w:r>
      <w:r>
        <w:rPr>
          <w:i/>
          <w:iCs/>
          <w:lang w:val="en-US" w:eastAsia="fr-FR"/>
        </w:rPr>
        <w:t>OMDV</w:t>
      </w:r>
      <w:r>
        <w:rPr>
          <w:i/>
        </w:rPr>
        <w:t>_Высота</w:t>
      </w:r>
      <w:r>
        <w:t xml:space="preserve">, для горизонтальных – </w:t>
      </w:r>
      <w:r>
        <w:rPr>
          <w:i/>
          <w:iCs/>
          <w:lang w:val="en-US" w:eastAsia="fr-FR"/>
        </w:rPr>
        <w:t>OMDV</w:t>
      </w:r>
      <w:r>
        <w:rPr>
          <w:i/>
        </w:rPr>
        <w:t>_Длина</w:t>
      </w:r>
      <w:r>
        <w:t xml:space="preserve"> и </w:t>
      </w:r>
      <w:r>
        <w:rPr>
          <w:i/>
          <w:iCs/>
          <w:lang w:val="en-US" w:eastAsia="fr-FR"/>
        </w:rPr>
        <w:t>OMDV</w:t>
      </w:r>
      <w:r>
        <w:rPr>
          <w:i/>
        </w:rPr>
        <w:t>_Ширина</w:t>
      </w:r>
      <w:r>
        <w:t>.</w:t>
      </w:r>
      <w:r>
        <w:br/>
      </w:r>
      <w:r>
        <w:rPr>
          <w:b/>
        </w:rPr>
        <w:t xml:space="preserve">Примечание 8: </w:t>
      </w:r>
      <w:r>
        <w:t xml:space="preserve">все сложные (составные) металлические элементы выполните из семейств балок, перекрытий и пластин КМ с присвоением соответствующих категорий соединений несущих конструкций. Требования к балкам и перекрытиям КМ – см. соответствующие пункты в таблице выше (для сборных балок и сборных перекрытий КЖ + заполнять параметры </w:t>
      </w:r>
      <w:r>
        <w:rPr>
          <w:i/>
          <w:iCs/>
          <w:lang w:val="en-US" w:eastAsia="fr-FR"/>
        </w:rPr>
        <w:t>OMDV</w:t>
      </w:r>
      <w:r>
        <w:rPr>
          <w:i/>
          <w:iCs/>
        </w:rPr>
        <w:t>_ГОСТ</w:t>
      </w:r>
      <w:r>
        <w:t xml:space="preserve"> и </w:t>
      </w:r>
      <w:r>
        <w:rPr>
          <w:i/>
          <w:iCs/>
        </w:rPr>
        <w:t>Масса</w:t>
      </w:r>
      <w:r>
        <w:t>).</w:t>
      </w:r>
      <w:r>
        <w:br/>
      </w:r>
      <w:r>
        <w:rPr>
          <w:b/>
        </w:rPr>
        <w:t xml:space="preserve">Примечание 9: </w:t>
      </w:r>
      <w:r>
        <w:t xml:space="preserve">для всех загружаемых семейств вертикальных элементов (кроме свай, см прим. 10) параметры </w:t>
      </w:r>
      <w:r>
        <w:rPr>
          <w:i/>
          <w:iCs/>
          <w:lang w:val="en-US" w:eastAsia="fr-FR"/>
        </w:rPr>
        <w:t>OMDV</w:t>
      </w:r>
      <w:r>
        <w:rPr>
          <w:i/>
        </w:rPr>
        <w:t>_Длина</w:t>
      </w:r>
      <w:r>
        <w:t xml:space="preserve"> и </w:t>
      </w:r>
      <w:r>
        <w:rPr>
          <w:i/>
          <w:iCs/>
          <w:lang w:val="en-US" w:eastAsia="fr-FR"/>
        </w:rPr>
        <w:t>OMDV</w:t>
      </w:r>
      <w:r>
        <w:rPr>
          <w:i/>
        </w:rPr>
        <w:t>_Ширина</w:t>
      </w:r>
      <w:r>
        <w:t xml:space="preserve"> – размеры сечения. </w:t>
      </w:r>
      <w:r>
        <w:br/>
      </w:r>
      <w:r>
        <w:rPr>
          <w:b/>
        </w:rPr>
        <w:t>Примечание 10</w:t>
      </w:r>
      <w:r>
        <w:t xml:space="preserve">: длину сваи указать в параметре </w:t>
      </w:r>
      <w:r>
        <w:rPr>
          <w:i/>
          <w:iCs/>
          <w:lang w:val="en-US" w:eastAsia="fr-FR"/>
        </w:rPr>
        <w:t>OMDV</w:t>
      </w:r>
      <w:r>
        <w:rPr>
          <w:i/>
        </w:rPr>
        <w:t>_Длина</w:t>
      </w:r>
      <w:r>
        <w:t>.</w:t>
      </w:r>
      <w:r>
        <w:br/>
      </w:r>
      <w:r>
        <w:rPr>
          <w:b/>
        </w:rPr>
        <w:t xml:space="preserve">Примечание 11: </w:t>
      </w:r>
      <w:r>
        <w:t xml:space="preserve">приямок моделируйте отдельной фундаментной плитой, образующей утолщение, а после этого, с помощью модели в контексте, создайте геометрию монолитного уклона с присвоением ему категории </w:t>
      </w:r>
      <w:r>
        <w:rPr>
          <w:i/>
        </w:rPr>
        <w:t>«Перекрытие»</w:t>
      </w:r>
      <w:r>
        <w:t xml:space="preserve">. Семейство, образующее несквозное отверстие вставьте в плиту, образующую утолщение. Для всех элементов (кроме отверстия) необходимо заполнить параметр </w:t>
      </w:r>
      <w:r>
        <w:rPr>
          <w:i/>
          <w:iCs/>
          <w:lang w:val="en-US" w:eastAsia="fr-FR"/>
        </w:rPr>
        <w:t>OMDV</w:t>
      </w:r>
      <w:r>
        <w:rPr>
          <w:i/>
        </w:rPr>
        <w:t>_Группа конструкций</w:t>
      </w:r>
      <w:r>
        <w:t xml:space="preserve"> значением </w:t>
      </w:r>
      <w:r>
        <w:rPr>
          <w:i/>
        </w:rPr>
        <w:t>«Фундамент»</w:t>
      </w:r>
      <w:r>
        <w:t xml:space="preserve">. </w:t>
      </w:r>
      <w:r>
        <w:rPr>
          <w:i/>
        </w:rPr>
        <w:t xml:space="preserve">Эскиз см. </w:t>
      </w:r>
      <w:r>
        <w:rPr>
          <w:b/>
          <w:i/>
        </w:rPr>
        <w:t>Примечание 5</w:t>
      </w:r>
      <w:r>
        <w:rPr>
          <w:i/>
        </w:rPr>
        <w:t xml:space="preserve"> пункта </w:t>
      </w:r>
      <w:r>
        <w:t>5.5</w:t>
      </w:r>
      <w:r>
        <w:rPr>
          <w:i/>
        </w:rPr>
        <w:t>.</w:t>
      </w:r>
      <w:r>
        <w:br/>
      </w:r>
      <w:r>
        <w:rPr>
          <w:b/>
        </w:rPr>
        <w:t>Примечание 12:</w:t>
      </w:r>
      <w:r>
        <w:rPr>
          <w:i/>
        </w:rPr>
        <w:t xml:space="preserve"> </w:t>
      </w:r>
      <w:r>
        <w:t xml:space="preserve">примеры значений параметра </w:t>
      </w:r>
      <w:r>
        <w:rPr>
          <w:i/>
          <w:iCs/>
          <w:lang w:val="en-US" w:eastAsia="fr-FR"/>
        </w:rPr>
        <w:t>OMDV</w:t>
      </w:r>
      <w:r>
        <w:rPr>
          <w:i/>
        </w:rPr>
        <w:t>_Группа конструкции:</w:t>
      </w:r>
      <w:r>
        <w:t xml:space="preserve"> «</w:t>
      </w:r>
      <w:r>
        <w:rPr>
          <w:i/>
          <w:lang w:eastAsia="ru-RU"/>
        </w:rPr>
        <w:t>Лестничный марш (сборный)»; «Свая (сборный)»; «Балка (сборный)» и т.д</w:t>
      </w:r>
      <w:r>
        <w:t>.</w:t>
      </w:r>
      <w:r>
        <w:br/>
      </w:r>
      <w:r>
        <w:rPr>
          <w:b/>
        </w:rPr>
        <w:t>КМ</w:t>
      </w:r>
      <w:r>
        <w:t xml:space="preserve"> – Конструкции Металлические, </w:t>
      </w:r>
      <w:r>
        <w:rPr>
          <w:b/>
        </w:rPr>
        <w:t>КЖ</w:t>
      </w:r>
      <w:r>
        <w:t xml:space="preserve"> – Конструкции Железобетонные (имеется в виду монолит, сборные конструкции рассматриваются отдельно).</w:t>
      </w:r>
      <w:r>
        <w:br/>
      </w:r>
      <w:r>
        <w:rPr>
          <w:b/>
        </w:rPr>
        <w:t>Примечание 13:</w:t>
      </w:r>
      <w:r>
        <w:rPr>
          <w:i/>
        </w:rPr>
        <w:t xml:space="preserve"> </w:t>
      </w:r>
      <w:r>
        <w:t xml:space="preserve">Параметр </w:t>
      </w:r>
      <w:r>
        <w:rPr>
          <w:i/>
          <w:iCs/>
          <w:lang w:val="en-US" w:eastAsia="fr-FR"/>
        </w:rPr>
        <w:t>OMDV</w:t>
      </w:r>
      <w:r>
        <w:rPr>
          <w:i/>
        </w:rPr>
        <w:t xml:space="preserve">_КоэфАрм </w:t>
      </w:r>
      <w:r>
        <w:t>заполняется только для подсчета ВОР</w:t>
      </w:r>
      <w:r>
        <w:rPr>
          <w:i/>
        </w:rPr>
        <w:t>.</w:t>
      </w:r>
      <w:r>
        <w:rPr>
          <w:i/>
        </w:rPr>
        <w:br/>
      </w:r>
      <w:r>
        <w:rPr>
          <w:b/>
        </w:rPr>
        <w:t>Примечание 14:</w:t>
      </w:r>
      <w:r>
        <w:rPr>
          <w:i/>
        </w:rPr>
        <w:t xml:space="preserve"> </w:t>
      </w:r>
      <w:bookmarkStart w:id="6776" w:name="_Hlk68785893"/>
      <w:r>
        <w:t xml:space="preserve">Параметр </w:t>
      </w:r>
      <w:r>
        <w:rPr>
          <w:i/>
          <w:iCs/>
          <w:lang w:val="en-US" w:eastAsia="fr-FR"/>
        </w:rPr>
        <w:t>OMDV</w:t>
      </w:r>
      <w:r>
        <w:rPr>
          <w:i/>
        </w:rPr>
        <w:t xml:space="preserve">_Альбом </w:t>
      </w:r>
      <w:r>
        <w:t>заполняется только на стадии РД</w:t>
      </w:r>
      <w:bookmarkEnd w:id="6776"/>
    </w:p>
    <w:p w14:paraId="102FAD82" w14:textId="77777777" w:rsidR="00A66D76" w:rsidRDefault="00C835C6">
      <w:pPr>
        <w:ind w:left="0"/>
        <w:jc w:val="left"/>
        <w:sectPr w:rsidR="00A66D76">
          <w:pgSz w:w="16838" w:h="23811"/>
          <w:pgMar w:top="720" w:right="720" w:bottom="720" w:left="720" w:header="703" w:footer="708" w:gutter="0"/>
          <w:cols w:space="708"/>
          <w:titlePg/>
          <w:docGrid w:linePitch="360"/>
        </w:sectPr>
        <w:pPrChange w:id="6777" w:author="D.Kambarov" w:date="2025-03-13T16:34:00Z">
          <w:pPr>
            <w:pStyle w:val="af1"/>
            <w:widowControl w:val="0"/>
            <w:spacing w:before="240"/>
            <w:ind w:left="0"/>
            <w:contextualSpacing w:val="0"/>
          </w:pPr>
        </w:pPrChange>
      </w:pPr>
      <w:r>
        <w:rPr>
          <w:b/>
        </w:rPr>
        <w:t xml:space="preserve">Примечание 15: </w:t>
      </w:r>
      <w:r>
        <w:t xml:space="preserve">параметры </w:t>
      </w:r>
      <w:r>
        <w:rPr>
          <w:i/>
          <w:iCs/>
          <w:lang w:val="en-US" w:eastAsia="fr-FR"/>
        </w:rPr>
        <w:t>OMDV</w:t>
      </w:r>
      <w:r>
        <w:rPr>
          <w:i/>
        </w:rPr>
        <w:t xml:space="preserve">_Марка Материала, </w:t>
      </w:r>
      <w:r>
        <w:rPr>
          <w:i/>
          <w:iCs/>
          <w:lang w:val="en-US" w:eastAsia="fr-FR"/>
        </w:rPr>
        <w:t>OMDV</w:t>
      </w:r>
      <w:r>
        <w:rPr>
          <w:i/>
        </w:rPr>
        <w:t xml:space="preserve">_Категория Материала </w:t>
      </w:r>
      <w:r>
        <w:t xml:space="preserve">и </w:t>
      </w:r>
      <w:r>
        <w:rPr>
          <w:i/>
          <w:iCs/>
          <w:lang w:val="en-US" w:eastAsia="fr-FR"/>
        </w:rPr>
        <w:t>OMDV</w:t>
      </w:r>
      <w:r>
        <w:rPr>
          <w:i/>
        </w:rPr>
        <w:t xml:space="preserve">_Высота нахлёста </w:t>
      </w:r>
      <w:r>
        <w:t>необходимо присваивать категории «Материал»</w:t>
      </w:r>
    </w:p>
    <w:p w14:paraId="10200D07" w14:textId="77777777" w:rsidR="00A66D76" w:rsidRDefault="00C835C6">
      <w:pPr>
        <w:pStyle w:val="OMDEV"/>
        <w:pPrChange w:id="6778" w:author="D.Kambarov" w:date="2025-03-13T16:55:00Z">
          <w:pPr>
            <w:pStyle w:val="OMDEV"/>
            <w:numPr>
              <w:numId w:val="32"/>
            </w:numPr>
            <w:spacing w:before="0" w:after="120"/>
            <w:ind w:left="567" w:hanging="567"/>
          </w:pPr>
        </w:pPrChange>
      </w:pPr>
      <w:bookmarkStart w:id="6779" w:name="_Toc192779635"/>
      <w:r>
        <w:rPr>
          <w:rFonts w:eastAsiaTheme="minorEastAsia"/>
        </w:rPr>
        <w:t>Требования к инженерным моделям</w:t>
      </w:r>
      <w:bookmarkEnd w:id="6779"/>
    </w:p>
    <w:p w14:paraId="38A06CE2" w14:textId="77777777" w:rsidR="00A66D76" w:rsidRDefault="00C835C6">
      <w:pPr>
        <w:rPr>
          <w:lang w:eastAsia="fr-FR"/>
        </w:rPr>
        <w:pPrChange w:id="6780" w:author="D.Kambarov" w:date="2025-03-13T16:56:00Z">
          <w:pPr>
            <w:pStyle w:val="OM"/>
            <w:numPr>
              <w:numId w:val="0"/>
            </w:numPr>
            <w:ind w:left="567" w:firstLine="0"/>
            <w:contextualSpacing w:val="0"/>
          </w:pPr>
        </w:pPrChange>
      </w:pPr>
      <w:r>
        <w:rPr>
          <w:lang w:eastAsia="fr-FR"/>
        </w:rPr>
        <w:t xml:space="preserve">Вся графическая часть проекта для разделов </w:t>
      </w:r>
      <w:r>
        <w:rPr>
          <w:b/>
          <w:lang w:eastAsia="fr-FR"/>
        </w:rPr>
        <w:t>ОВиК</w:t>
      </w:r>
      <w:r>
        <w:rPr>
          <w:lang w:eastAsia="fr-FR"/>
        </w:rPr>
        <w:t xml:space="preserve"> и </w:t>
      </w:r>
      <w:r>
        <w:rPr>
          <w:b/>
          <w:lang w:eastAsia="fr-FR"/>
        </w:rPr>
        <w:t>ВК</w:t>
      </w:r>
      <w:r>
        <w:rPr>
          <w:lang w:eastAsia="fr-FR"/>
        </w:rPr>
        <w:t xml:space="preserve"> (планы с трассировкой систем, планы расположения оборудования, спецификации оборудования и материалов, изометрические схемы систем и разрезы) формируется только из инженерных </w:t>
      </w:r>
      <w:r>
        <w:rPr>
          <w:lang w:val="en-US" w:eastAsia="fr-FR"/>
        </w:rPr>
        <w:t>BIM</w:t>
      </w:r>
      <w:r>
        <w:rPr>
          <w:lang w:eastAsia="fr-FR"/>
        </w:rPr>
        <w:t xml:space="preserve">-моделей, разработанных в ПО </w:t>
      </w:r>
      <w:r>
        <w:rPr>
          <w:lang w:val="en-US" w:eastAsia="fr-FR"/>
        </w:rPr>
        <w:t>Autodesk</w:t>
      </w:r>
      <w:r>
        <w:rPr>
          <w:lang w:eastAsia="fr-FR"/>
        </w:rPr>
        <w:t xml:space="preserve"> </w:t>
      </w:r>
      <w:r>
        <w:rPr>
          <w:lang w:val="en-US" w:eastAsia="fr-FR"/>
        </w:rPr>
        <w:t>Revit</w:t>
      </w:r>
      <w:r>
        <w:rPr>
          <w:lang w:eastAsia="fr-FR"/>
        </w:rPr>
        <w:t xml:space="preserve">.  Для разработки принципиальных схем систем, узлов и каталожных узлов крепления допускается использование </w:t>
      </w:r>
      <w:r>
        <w:rPr>
          <w:lang w:val="en-US" w:eastAsia="fr-FR"/>
        </w:rPr>
        <w:t>AutoCAD</w:t>
      </w:r>
      <w:r>
        <w:rPr>
          <w:lang w:eastAsia="fr-FR"/>
        </w:rPr>
        <w:t xml:space="preserve"> с последующим импортом </w:t>
      </w:r>
      <w:r>
        <w:rPr>
          <w:lang w:val="en-US" w:eastAsia="fr-FR"/>
        </w:rPr>
        <w:t>DWG</w:t>
      </w:r>
      <w:r>
        <w:rPr>
          <w:lang w:eastAsia="fr-FR"/>
        </w:rPr>
        <w:t>-файлов в модель.</w:t>
      </w:r>
    </w:p>
    <w:p w14:paraId="7D7DDB70" w14:textId="77777777" w:rsidR="00A66D76" w:rsidRPr="004C3C3D" w:rsidRDefault="00C835C6">
      <w:pPr>
        <w:rPr>
          <w:lang w:eastAsia="fr-FR"/>
        </w:rPr>
        <w:pPrChange w:id="6781" w:author="D.Kambarov" w:date="2025-03-13T16:56:00Z">
          <w:pPr>
            <w:pStyle w:val="OM"/>
            <w:numPr>
              <w:numId w:val="0"/>
            </w:numPr>
            <w:ind w:left="567" w:firstLine="0"/>
            <w:contextualSpacing w:val="0"/>
          </w:pPr>
        </w:pPrChange>
      </w:pPr>
      <w:r w:rsidRPr="004C3C3D">
        <w:rPr>
          <w:lang w:eastAsia="fr-FR"/>
        </w:rPr>
        <w:t xml:space="preserve">Вся графическая часть проекта для разделов </w:t>
      </w:r>
      <w:r w:rsidRPr="004C3C3D">
        <w:rPr>
          <w:b/>
          <w:lang w:eastAsia="fr-FR"/>
        </w:rPr>
        <w:t>СС</w:t>
      </w:r>
      <w:r w:rsidRPr="004C3C3D">
        <w:rPr>
          <w:lang w:eastAsia="fr-FR"/>
        </w:rPr>
        <w:t xml:space="preserve"> и </w:t>
      </w:r>
      <w:r w:rsidRPr="004C3C3D">
        <w:rPr>
          <w:b/>
          <w:lang w:eastAsia="fr-FR"/>
        </w:rPr>
        <w:t>ЭОМ</w:t>
      </w:r>
      <w:r w:rsidRPr="004C3C3D">
        <w:rPr>
          <w:lang w:eastAsia="fr-FR"/>
        </w:rPr>
        <w:t xml:space="preserve"> (планы электрических сетей и кабеленесущих конструкций, планы расположения оборудования и разрезы) формируется только из инженерных </w:t>
      </w:r>
      <w:r w:rsidRPr="004C3C3D">
        <w:rPr>
          <w:lang w:val="en-US" w:eastAsia="fr-FR"/>
        </w:rPr>
        <w:t>BIM</w:t>
      </w:r>
      <w:r w:rsidRPr="004C3C3D">
        <w:rPr>
          <w:lang w:eastAsia="fr-FR"/>
        </w:rPr>
        <w:t xml:space="preserve">-моделей, разработанных в ПО </w:t>
      </w:r>
      <w:r w:rsidRPr="004C3C3D">
        <w:rPr>
          <w:lang w:val="en-US" w:eastAsia="fr-FR"/>
        </w:rPr>
        <w:t>Autodesk</w:t>
      </w:r>
      <w:r w:rsidRPr="004C3C3D">
        <w:rPr>
          <w:lang w:eastAsia="fr-FR"/>
        </w:rPr>
        <w:t xml:space="preserve"> </w:t>
      </w:r>
      <w:r w:rsidRPr="004C3C3D">
        <w:rPr>
          <w:lang w:val="en-US" w:eastAsia="fr-FR"/>
        </w:rPr>
        <w:t>Revit</w:t>
      </w:r>
      <w:r w:rsidRPr="004C3C3D">
        <w:rPr>
          <w:lang w:eastAsia="fr-FR"/>
        </w:rPr>
        <w:t xml:space="preserve">. Моделирование питающих кабелей и проводов не требуется. Для разработки принципиальных схем систем, узлов и каталожных узлов крепления допускается использование </w:t>
      </w:r>
      <w:r w:rsidRPr="004C3C3D">
        <w:rPr>
          <w:lang w:val="en-US" w:eastAsia="fr-FR"/>
        </w:rPr>
        <w:t>AutoCAD</w:t>
      </w:r>
      <w:r w:rsidRPr="004C3C3D">
        <w:rPr>
          <w:lang w:eastAsia="fr-FR"/>
        </w:rPr>
        <w:t xml:space="preserve"> с последующим импортом </w:t>
      </w:r>
      <w:r w:rsidRPr="004C3C3D">
        <w:rPr>
          <w:lang w:val="en-US" w:eastAsia="fr-FR"/>
        </w:rPr>
        <w:t>DWG</w:t>
      </w:r>
      <w:r w:rsidRPr="004C3C3D">
        <w:rPr>
          <w:lang w:eastAsia="fr-FR"/>
        </w:rPr>
        <w:t>-файлов в модель.</w:t>
      </w:r>
    </w:p>
    <w:p w14:paraId="60584083" w14:textId="77777777" w:rsidR="00A66D76" w:rsidRDefault="00C835C6">
      <w:pPr>
        <w:rPr>
          <w:rFonts w:eastAsiaTheme="minorEastAsia" w:cstheme="minorHAnsi"/>
          <w:lang w:eastAsia="fr-FR"/>
        </w:rPr>
        <w:pPrChange w:id="6782" w:author="D.Kambarov" w:date="2025-03-13T16:56:00Z">
          <w:pPr>
            <w:pStyle w:val="OM"/>
            <w:numPr>
              <w:numId w:val="0"/>
            </w:numPr>
            <w:ind w:left="567" w:firstLine="0"/>
            <w:contextualSpacing w:val="0"/>
          </w:pPr>
        </w:pPrChange>
      </w:pPr>
      <w:r>
        <w:rPr>
          <w:rFonts w:eastAsiaTheme="minorEastAsia" w:cstheme="minorHAnsi"/>
          <w:lang w:eastAsia="fr-FR"/>
        </w:rPr>
        <w:t xml:space="preserve">*в </w:t>
      </w:r>
      <w:r>
        <w:rPr>
          <w:rFonts w:eastAsiaTheme="minorEastAsia" w:cstheme="minorHAnsi"/>
          <w:b/>
          <w:lang w:val="en-US" w:eastAsia="fr-FR"/>
        </w:rPr>
        <w:t>BEP</w:t>
      </w:r>
      <w:r>
        <w:rPr>
          <w:rFonts w:eastAsiaTheme="minorEastAsia" w:cstheme="minorHAnsi"/>
          <w:b/>
          <w:lang w:eastAsia="fr-FR"/>
        </w:rPr>
        <w:t xml:space="preserve"> </w:t>
      </w:r>
      <w:r>
        <w:rPr>
          <w:rFonts w:eastAsiaTheme="minorEastAsia" w:cstheme="minorHAnsi"/>
          <w:lang w:eastAsia="fr-FR"/>
        </w:rPr>
        <w:t>согласовывается полный список используемого ПО для каждого раздела.</w:t>
      </w:r>
    </w:p>
    <w:p w14:paraId="34AFBFED" w14:textId="77777777" w:rsidR="00A66D76" w:rsidRPr="00677ECD" w:rsidDel="006E35CC" w:rsidRDefault="00C835C6">
      <w:pPr>
        <w:pStyle w:val="OMDV2"/>
        <w:rPr>
          <w:del w:id="6783" w:author="D.Kambarov" w:date="2025-03-13T13:22:00Z"/>
          <w:lang w:val="ru-RU"/>
          <w:rPrChange w:id="6784" w:author="Дмитрий Камбаров" w:date="2026-04-15T13:33:00Z">
            <w:rPr>
              <w:del w:id="6785" w:author="D.Kambarov" w:date="2025-03-13T13:22:00Z"/>
              <w:rFonts w:eastAsiaTheme="minorEastAsia" w:cstheme="minorHAnsi"/>
              <w:b/>
              <w:lang w:eastAsia="fr-FR"/>
            </w:rPr>
          </w:rPrChange>
        </w:rPr>
        <w:pPrChange w:id="6786" w:author="D.Kambarov" w:date="2025-03-13T16:56:00Z">
          <w:pPr>
            <w:pStyle w:val="OM"/>
            <w:numPr>
              <w:ilvl w:val="1"/>
              <w:numId w:val="29"/>
            </w:numPr>
            <w:ind w:left="792" w:hanging="432"/>
            <w:contextualSpacing w:val="0"/>
          </w:pPr>
        </w:pPrChange>
      </w:pPr>
      <w:r w:rsidRPr="00677ECD">
        <w:rPr>
          <w:lang w:val="ru-RU"/>
          <w:rPrChange w:id="6787" w:author="Дмитрий Камбаров" w:date="2026-04-15T13:33:00Z">
            <w:rPr>
              <w:rFonts w:eastAsiaTheme="minorEastAsia" w:cstheme="minorHAnsi"/>
              <w:b/>
              <w:lang w:eastAsia="fr-FR"/>
            </w:rPr>
          </w:rPrChange>
        </w:rPr>
        <w:t xml:space="preserve">Требования для этапов Проект </w:t>
      </w:r>
      <w:r w:rsidRPr="004C3C3D">
        <w:rPr>
          <w:rPrChange w:id="6788" w:author="D.Kambarov" w:date="2025-03-13T13:54:00Z">
            <w:rPr>
              <w:rFonts w:eastAsiaTheme="minorEastAsia" w:cstheme="minorHAnsi"/>
              <w:b/>
              <w:lang w:eastAsia="fr-FR"/>
            </w:rPr>
          </w:rPrChange>
        </w:rPr>
        <w:t>BIM</w:t>
      </w:r>
      <w:r w:rsidRPr="00677ECD">
        <w:rPr>
          <w:lang w:val="ru-RU"/>
          <w:rPrChange w:id="6789" w:author="Дмитрий Камбаров" w:date="2026-04-15T13:33:00Z">
            <w:rPr>
              <w:rFonts w:eastAsiaTheme="minorEastAsia" w:cstheme="minorHAnsi"/>
              <w:b/>
              <w:lang w:eastAsia="fr-FR"/>
            </w:rPr>
          </w:rPrChange>
        </w:rPr>
        <w:t>-Итог, Тендер, Рабочая документация</w:t>
      </w:r>
    </w:p>
    <w:p w14:paraId="480A5BD3" w14:textId="77777777" w:rsidR="006E35CC" w:rsidRPr="00677ECD" w:rsidRDefault="006E35CC">
      <w:pPr>
        <w:pStyle w:val="OMDV2"/>
        <w:rPr>
          <w:ins w:id="6790" w:author="D.Kambarov" w:date="2025-03-13T13:22:00Z"/>
          <w:lang w:val="ru-RU"/>
          <w:rPrChange w:id="6791" w:author="Дмитрий Камбаров" w:date="2026-04-15T13:33:00Z">
            <w:rPr>
              <w:ins w:id="6792" w:author="D.Kambarov" w:date="2025-03-13T13:22:00Z"/>
              <w:rFonts w:cstheme="minorHAnsi"/>
              <w:b/>
              <w:bCs/>
              <w:u w:val="single"/>
              <w:lang w:eastAsia="fr-FR"/>
            </w:rPr>
          </w:rPrChange>
        </w:rPr>
        <w:pPrChange w:id="6793" w:author="D.Kambarov" w:date="2025-03-13T16:56:00Z">
          <w:pPr>
            <w:pStyle w:val="OM"/>
            <w:numPr>
              <w:ilvl w:val="1"/>
              <w:numId w:val="29"/>
            </w:numPr>
            <w:ind w:left="792" w:hanging="432"/>
            <w:contextualSpacing w:val="0"/>
          </w:pPr>
        </w:pPrChange>
      </w:pPr>
    </w:p>
    <w:p w14:paraId="5562B4DF" w14:textId="77777777" w:rsidR="00A66D76" w:rsidRPr="00677ECD" w:rsidRDefault="00C835C6">
      <w:pPr>
        <w:pStyle w:val="OMDV3"/>
        <w:rPr>
          <w:lang w:val="ru-RU"/>
          <w:rPrChange w:id="6794" w:author="Дмитрий Камбаров" w:date="2026-04-15T13:33:00Z">
            <w:rPr/>
          </w:rPrChange>
        </w:rPr>
        <w:pPrChange w:id="6795" w:author="D.Kambarov" w:date="2025-03-13T16:58:00Z">
          <w:pPr>
            <w:pStyle w:val="af1"/>
            <w:numPr>
              <w:ilvl w:val="2"/>
              <w:numId w:val="32"/>
            </w:numPr>
            <w:spacing w:after="119"/>
            <w:ind w:left="709" w:hanging="709"/>
            <w:contextualSpacing w:val="0"/>
          </w:pPr>
        </w:pPrChange>
      </w:pPr>
      <w:r w:rsidRPr="008037B5">
        <w:rPr>
          <w:lang w:val="ru-RU"/>
          <w:rPrChange w:id="6796" w:author="D.Kambarov" w:date="2025-03-13T17:34:00Z">
            <w:rPr/>
          </w:rPrChange>
        </w:rPr>
        <w:t xml:space="preserve">Одним из основных сценариев создания </w:t>
      </w:r>
      <w:r w:rsidRPr="004C3C3D">
        <w:t>BIM</w:t>
      </w:r>
      <w:r w:rsidRPr="008037B5">
        <w:rPr>
          <w:lang w:val="ru-RU"/>
          <w:rPrChange w:id="6797" w:author="D.Kambarov" w:date="2025-03-13T17:34:00Z">
            <w:rPr/>
          </w:rPrChange>
        </w:rPr>
        <w:t xml:space="preserve"> модели на стадии </w:t>
      </w:r>
      <w:r w:rsidRPr="004C3C3D">
        <w:rPr>
          <w:rPrChange w:id="6798" w:author="D.Kambarov" w:date="2025-03-13T13:54:00Z">
            <w:rPr>
              <w:rFonts w:cstheme="minorHAnsi"/>
              <w:b/>
            </w:rPr>
          </w:rPrChange>
        </w:rPr>
        <w:t>BIM</w:t>
      </w:r>
      <w:r w:rsidRPr="008037B5">
        <w:rPr>
          <w:lang w:val="ru-RU"/>
          <w:rPrChange w:id="6799" w:author="D.Kambarov" w:date="2025-03-13T17:34:00Z">
            <w:rPr>
              <w:rFonts w:cstheme="minorHAnsi"/>
              <w:b/>
            </w:rPr>
          </w:rPrChange>
        </w:rPr>
        <w:t xml:space="preserve"> (П-Итог)</w:t>
      </w:r>
      <w:r w:rsidRPr="008037B5">
        <w:rPr>
          <w:lang w:val="ru-RU"/>
          <w:rPrChange w:id="6800" w:author="D.Kambarov" w:date="2025-03-13T17:34:00Z">
            <w:rPr/>
          </w:rPrChange>
        </w:rPr>
        <w:t xml:space="preserve"> является будущая проверка на пересечения с монолитными конструкциями на ранней стадии РД.                    При согласовании модели особое внимание будет уделяться проверке именно этого аспекта.</w:t>
      </w:r>
    </w:p>
    <w:p w14:paraId="46C1BDAE" w14:textId="77777777" w:rsidR="00A66D76" w:rsidRPr="004C3C3D" w:rsidRDefault="00C835C6">
      <w:pPr>
        <w:pStyle w:val="OMDV3"/>
        <w:pPrChange w:id="6801" w:author="D.Kambarov" w:date="2025-03-13T16:56:00Z">
          <w:pPr>
            <w:pStyle w:val="af1"/>
            <w:numPr>
              <w:ilvl w:val="2"/>
              <w:numId w:val="32"/>
            </w:numPr>
            <w:spacing w:after="119"/>
            <w:ind w:left="709" w:hanging="709"/>
            <w:contextualSpacing w:val="0"/>
          </w:pPr>
        </w:pPrChange>
      </w:pPr>
      <w:r w:rsidRPr="008037B5">
        <w:rPr>
          <w:lang w:val="ru-RU"/>
          <w:rPrChange w:id="6802" w:author="D.Kambarov" w:date="2025-03-13T17:34:00Z">
            <w:rPr/>
          </w:rPrChange>
        </w:rPr>
        <w:t xml:space="preserve">Уровень проработки модели должен соответствовать разрабатываемой документации. </w:t>
      </w:r>
      <w:r w:rsidRPr="004C3C3D">
        <w:t>Избыточная точность моделирования не требуется.</w:t>
      </w:r>
    </w:p>
    <w:p w14:paraId="1196A0EB" w14:textId="77777777" w:rsidR="00A66D76" w:rsidRPr="00677ECD" w:rsidRDefault="00C835C6">
      <w:pPr>
        <w:pStyle w:val="OMDV3"/>
        <w:rPr>
          <w:lang w:val="ru-RU"/>
          <w:rPrChange w:id="6803" w:author="Дмитрий Камбаров" w:date="2026-04-15T13:33:00Z">
            <w:rPr/>
          </w:rPrChange>
        </w:rPr>
        <w:pPrChange w:id="6804" w:author="D.Kambarov" w:date="2025-03-13T16:56:00Z">
          <w:pPr>
            <w:numPr>
              <w:ilvl w:val="2"/>
              <w:numId w:val="32"/>
            </w:num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ind w:left="709" w:hanging="709"/>
          </w:pPr>
        </w:pPrChange>
      </w:pPr>
      <w:r w:rsidRPr="008037B5">
        <w:rPr>
          <w:lang w:val="ru-RU"/>
          <w:rPrChange w:id="6805" w:author="D.Kambarov" w:date="2025-03-13T17:34:00Z">
            <w:rPr>
              <w:color w:val="000000"/>
            </w:rPr>
          </w:rPrChange>
        </w:rPr>
        <w:t>Проводится проверка на соответствие наполнения модели и выпущенных альбомов проектной документации.</w:t>
      </w:r>
    </w:p>
    <w:p w14:paraId="5AA80FA4" w14:textId="77777777" w:rsidR="00A66D76" w:rsidRDefault="00C835C6">
      <w:pPr>
        <w:pStyle w:val="OMDV3"/>
        <w:pPrChange w:id="6806" w:author="D.Kambarov" w:date="2025-03-13T16:56:00Z">
          <w:pPr>
            <w:numPr>
              <w:ilvl w:val="2"/>
              <w:numId w:val="32"/>
            </w:num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ind w:left="709" w:hanging="709"/>
          </w:pPr>
        </w:pPrChange>
      </w:pPr>
      <w:r w:rsidRPr="008037B5">
        <w:rPr>
          <w:lang w:val="ru-RU"/>
          <w:rPrChange w:id="6807" w:author="D.Kambarov" w:date="2025-03-13T17:34:00Z">
            <w:rPr/>
          </w:rPrChange>
        </w:rPr>
        <w:t xml:space="preserve">Модели инженерных сетей на всех стадиях разработки не должны содержать коллизий. Для </w:t>
      </w:r>
      <w:r w:rsidRPr="008037B5">
        <w:rPr>
          <w:bCs/>
          <w:color w:val="000000"/>
          <w:lang w:val="ru-RU"/>
          <w:rPrChange w:id="6808" w:author="D.Kambarov" w:date="2025-03-13T17:34:00Z">
            <w:rPr>
              <w:bCs/>
              <w:color w:val="000000"/>
            </w:rPr>
          </w:rPrChange>
        </w:rPr>
        <w:t xml:space="preserve">этапа </w:t>
      </w:r>
      <w:r>
        <w:rPr>
          <w:b/>
          <w:bCs/>
          <w:color w:val="000000"/>
        </w:rPr>
        <w:t>BIM</w:t>
      </w:r>
      <w:r w:rsidRPr="008037B5">
        <w:rPr>
          <w:b/>
          <w:bCs/>
          <w:color w:val="000000"/>
          <w:lang w:val="ru-RU"/>
          <w:rPrChange w:id="6809" w:author="D.Kambarov" w:date="2025-03-13T17:34:00Z">
            <w:rPr>
              <w:b/>
              <w:bCs/>
              <w:color w:val="000000"/>
            </w:rPr>
          </w:rPrChange>
        </w:rPr>
        <w:t xml:space="preserve"> (П-Итог)</w:t>
      </w:r>
      <w:r w:rsidRPr="008037B5">
        <w:rPr>
          <w:lang w:val="ru-RU"/>
          <w:rPrChange w:id="6810" w:author="D.Kambarov" w:date="2025-03-13T17:34:00Z">
            <w:rPr/>
          </w:rPrChange>
        </w:rPr>
        <w:t xml:space="preserve"> проверку проходят только магистральные сети и габаритное оборудование</w:t>
      </w:r>
      <w:r w:rsidRPr="008037B5">
        <w:rPr>
          <w:b/>
          <w:bCs/>
          <w:color w:val="000000"/>
          <w:lang w:val="ru-RU"/>
          <w:rPrChange w:id="6811" w:author="D.Kambarov" w:date="2025-03-13T17:34:00Z">
            <w:rPr>
              <w:b/>
              <w:bCs/>
              <w:color w:val="000000"/>
            </w:rPr>
          </w:rPrChange>
        </w:rPr>
        <w:t>.</w:t>
      </w:r>
      <w:r w:rsidRPr="008037B5">
        <w:rPr>
          <w:lang w:val="ru-RU"/>
          <w:rPrChange w:id="6812" w:author="D.Kambarov" w:date="2025-03-13T17:34:00Z">
            <w:rPr/>
          </w:rPrChange>
        </w:rPr>
        <w:t xml:space="preserve"> Допуск для проверки на пересечения 50 мм. Места с высокой плотностью трубопроводов, в т.ч. и малого диаметра, проходят проверку и рассматриваются в индивидуальном порядке. </w:t>
      </w:r>
      <w:r>
        <w:t>В проверку на пересечения также входят зоны обслуживания.</w:t>
      </w:r>
    </w:p>
    <w:p w14:paraId="7C6CF039" w14:textId="77777777" w:rsidR="00A66D76" w:rsidRDefault="00C835C6">
      <w:pPr>
        <w:ind w:left="709" w:hanging="284"/>
        <w:rPr>
          <w:rFonts w:eastAsiaTheme="minorEastAsia" w:cstheme="minorHAnsi"/>
          <w:lang w:eastAsia="fr-FR"/>
        </w:rPr>
      </w:pPr>
      <w:r>
        <w:rPr>
          <w:rFonts w:eastAsiaTheme="minorEastAsia" w:cstheme="minorHAnsi"/>
          <w:lang w:eastAsia="fr-FR"/>
        </w:rPr>
        <w:t>В проверку на пересечения на всех этапах не входят:</w:t>
      </w:r>
    </w:p>
    <w:p w14:paraId="7A48BF40" w14:textId="77777777" w:rsidR="00A66D76" w:rsidRPr="00841694" w:rsidRDefault="00C835C6">
      <w:pPr>
        <w:pStyle w:val="OM"/>
        <w:numPr>
          <w:ilvl w:val="0"/>
          <w:numId w:val="70"/>
        </w:numPr>
        <w:pPrChange w:id="6813" w:author="D.Kambarov" w:date="2025-03-13T17:01:00Z">
          <w:pPr>
            <w:ind w:left="709" w:hanging="284"/>
          </w:pPr>
        </w:pPrChange>
      </w:pPr>
      <w:del w:id="6814" w:author="D.Kambarov" w:date="2025-03-13T17:01:00Z">
        <w:r w:rsidRPr="00841694" w:rsidDel="00841694">
          <w:rPr>
            <w:rPrChange w:id="6815" w:author="D.Kambarov" w:date="2025-03-13T17:01:00Z">
              <w:rPr>
                <w:lang w:eastAsia="fr-FR"/>
              </w:rPr>
            </w:rPrChange>
          </w:rPr>
          <w:delText>•</w:delText>
        </w:r>
        <w:r w:rsidRPr="00841694" w:rsidDel="00841694">
          <w:rPr>
            <w:rPrChange w:id="6816" w:author="D.Kambarov" w:date="2025-03-13T17:01:00Z">
              <w:rPr>
                <w:lang w:eastAsia="fr-FR"/>
              </w:rPr>
            </w:rPrChange>
          </w:rPr>
          <w:tab/>
        </w:r>
      </w:del>
      <w:r w:rsidRPr="00841694">
        <w:rPr>
          <w:rPrChange w:id="6817" w:author="D.Kambarov" w:date="2025-03-13T17:01:00Z">
            <w:rPr>
              <w:lang w:eastAsia="fr-FR"/>
            </w:rPr>
          </w:rPrChange>
        </w:rPr>
        <w:t>Воздуховоды и соединительные детали воздуховодов размером 100 мм х 100 мм и менее или диаметром 100 мм и менее;</w:t>
      </w:r>
    </w:p>
    <w:p w14:paraId="53DE06E4" w14:textId="77777777" w:rsidR="00A66D76" w:rsidRPr="00841694" w:rsidRDefault="00C835C6">
      <w:pPr>
        <w:pStyle w:val="OM"/>
        <w:numPr>
          <w:ilvl w:val="0"/>
          <w:numId w:val="70"/>
        </w:numPr>
        <w:pPrChange w:id="6818" w:author="D.Kambarov" w:date="2025-03-13T17:01:00Z">
          <w:pPr>
            <w:ind w:left="709" w:hanging="284"/>
          </w:pPr>
        </w:pPrChange>
      </w:pPr>
      <w:del w:id="6819" w:author="D.Kambarov" w:date="2025-03-13T17:01:00Z">
        <w:r w:rsidRPr="00841694" w:rsidDel="00841694">
          <w:rPr>
            <w:rPrChange w:id="6820" w:author="D.Kambarov" w:date="2025-03-13T17:01:00Z">
              <w:rPr>
                <w:lang w:eastAsia="fr-FR"/>
              </w:rPr>
            </w:rPrChange>
          </w:rPr>
          <w:delText>•</w:delText>
        </w:r>
        <w:r w:rsidRPr="00841694" w:rsidDel="00841694">
          <w:rPr>
            <w:rPrChange w:id="6821" w:author="D.Kambarov" w:date="2025-03-13T17:01:00Z">
              <w:rPr>
                <w:lang w:eastAsia="fr-FR"/>
              </w:rPr>
            </w:rPrChange>
          </w:rPr>
          <w:tab/>
        </w:r>
      </w:del>
      <w:r w:rsidRPr="00841694">
        <w:rPr>
          <w:rPrChange w:id="6822" w:author="D.Kambarov" w:date="2025-03-13T17:01:00Z">
            <w:rPr>
              <w:lang w:eastAsia="fr-FR"/>
            </w:rPr>
          </w:rPrChange>
        </w:rPr>
        <w:t>Арматура воздуховодов с размером 100 мм х 100 мм и менее или диаметром подключения 100 мм и менее;</w:t>
      </w:r>
    </w:p>
    <w:p w14:paraId="07BB306C" w14:textId="77777777" w:rsidR="00A66D76" w:rsidRPr="00841694" w:rsidRDefault="00C835C6">
      <w:pPr>
        <w:pStyle w:val="OM"/>
        <w:numPr>
          <w:ilvl w:val="0"/>
          <w:numId w:val="70"/>
        </w:numPr>
        <w:pPrChange w:id="6823" w:author="D.Kambarov" w:date="2025-03-13T17:01:00Z">
          <w:pPr>
            <w:ind w:left="709" w:hanging="284"/>
          </w:pPr>
        </w:pPrChange>
      </w:pPr>
      <w:del w:id="6824" w:author="D.Kambarov" w:date="2025-03-13T17:01:00Z">
        <w:r w:rsidRPr="00841694" w:rsidDel="00841694">
          <w:rPr>
            <w:rPrChange w:id="6825" w:author="D.Kambarov" w:date="2025-03-13T17:01:00Z">
              <w:rPr>
                <w:lang w:eastAsia="fr-FR"/>
              </w:rPr>
            </w:rPrChange>
          </w:rPr>
          <w:delText>•</w:delText>
        </w:r>
        <w:r w:rsidRPr="00841694" w:rsidDel="00841694">
          <w:rPr>
            <w:rPrChange w:id="6826" w:author="D.Kambarov" w:date="2025-03-13T17:01:00Z">
              <w:rPr>
                <w:lang w:eastAsia="fr-FR"/>
              </w:rPr>
            </w:rPrChange>
          </w:rPr>
          <w:tab/>
        </w:r>
      </w:del>
      <w:r w:rsidRPr="00841694">
        <w:rPr>
          <w:rPrChange w:id="6827" w:author="D.Kambarov" w:date="2025-03-13T17:01:00Z">
            <w:rPr>
              <w:lang w:eastAsia="fr-FR"/>
            </w:rPr>
          </w:rPrChange>
        </w:rPr>
        <w:t>Воздухораспределительные устройства размером 125 мм х 125 мм и менее или диаметром подключения 125 мм и менее;</w:t>
      </w:r>
    </w:p>
    <w:p w14:paraId="333D5FAC" w14:textId="77777777" w:rsidR="00A66D76" w:rsidRPr="00841694" w:rsidRDefault="00C835C6">
      <w:pPr>
        <w:pStyle w:val="OM"/>
        <w:numPr>
          <w:ilvl w:val="0"/>
          <w:numId w:val="70"/>
        </w:numPr>
        <w:pPrChange w:id="6828" w:author="D.Kambarov" w:date="2025-03-13T17:01:00Z">
          <w:pPr>
            <w:ind w:left="709" w:hanging="284"/>
          </w:pPr>
        </w:pPrChange>
      </w:pPr>
      <w:del w:id="6829" w:author="D.Kambarov" w:date="2025-03-13T17:01:00Z">
        <w:r w:rsidRPr="00841694" w:rsidDel="00841694">
          <w:rPr>
            <w:rPrChange w:id="6830" w:author="D.Kambarov" w:date="2025-03-13T17:01:00Z">
              <w:rPr>
                <w:lang w:eastAsia="fr-FR"/>
              </w:rPr>
            </w:rPrChange>
          </w:rPr>
          <w:delText>•</w:delText>
        </w:r>
        <w:r w:rsidRPr="00841694" w:rsidDel="00841694">
          <w:rPr>
            <w:rPrChange w:id="6831" w:author="D.Kambarov" w:date="2025-03-13T17:01:00Z">
              <w:rPr>
                <w:lang w:eastAsia="fr-FR"/>
              </w:rPr>
            </w:rPrChange>
          </w:rPr>
          <w:tab/>
        </w:r>
      </w:del>
      <w:r w:rsidRPr="00841694">
        <w:rPr>
          <w:rPrChange w:id="6832" w:author="D.Kambarov" w:date="2025-03-13T17:01:00Z">
            <w:rPr>
              <w:lang w:eastAsia="fr-FR"/>
            </w:rPr>
          </w:rPrChange>
        </w:rPr>
        <w:t>Трубопроводы и соединительные детали трубопроводов диаметром 45 мм и менее;</w:t>
      </w:r>
    </w:p>
    <w:p w14:paraId="548C2B6A" w14:textId="77777777" w:rsidR="00A66D76" w:rsidRPr="00841694" w:rsidRDefault="00C835C6">
      <w:pPr>
        <w:pStyle w:val="OM"/>
        <w:numPr>
          <w:ilvl w:val="0"/>
          <w:numId w:val="70"/>
        </w:numPr>
        <w:pPrChange w:id="6833" w:author="D.Kambarov" w:date="2025-03-13T17:01:00Z">
          <w:pPr>
            <w:ind w:left="709" w:hanging="284"/>
          </w:pPr>
        </w:pPrChange>
      </w:pPr>
      <w:del w:id="6834" w:author="D.Kambarov" w:date="2025-03-13T17:01:00Z">
        <w:r w:rsidRPr="00841694" w:rsidDel="00841694">
          <w:rPr>
            <w:rPrChange w:id="6835" w:author="D.Kambarov" w:date="2025-03-13T17:01:00Z">
              <w:rPr>
                <w:lang w:eastAsia="fr-FR"/>
              </w:rPr>
            </w:rPrChange>
          </w:rPr>
          <w:delText>•</w:delText>
        </w:r>
        <w:r w:rsidRPr="00841694" w:rsidDel="00841694">
          <w:rPr>
            <w:rPrChange w:id="6836" w:author="D.Kambarov" w:date="2025-03-13T17:01:00Z">
              <w:rPr>
                <w:lang w:eastAsia="fr-FR"/>
              </w:rPr>
            </w:rPrChange>
          </w:rPr>
          <w:tab/>
        </w:r>
      </w:del>
      <w:r w:rsidRPr="00841694">
        <w:rPr>
          <w:rPrChange w:id="6837" w:author="D.Kambarov" w:date="2025-03-13T17:01:00Z">
            <w:rPr>
              <w:lang w:eastAsia="fr-FR"/>
            </w:rPr>
          </w:rPrChange>
        </w:rPr>
        <w:t>Арматура трубопроводов с диаметром подключения 45 мм и менее.</w:t>
      </w:r>
    </w:p>
    <w:p w14:paraId="206A6ADC" w14:textId="77777777" w:rsidR="00A66D76" w:rsidRPr="00841694" w:rsidRDefault="00C835C6">
      <w:pPr>
        <w:pStyle w:val="OM"/>
        <w:numPr>
          <w:ilvl w:val="0"/>
          <w:numId w:val="70"/>
        </w:numPr>
        <w:rPr>
          <w:rPrChange w:id="6838" w:author="D.Kambarov" w:date="2025-03-13T17:01:00Z">
            <w:rPr>
              <w:color w:val="000000"/>
            </w:rPr>
          </w:rPrChange>
        </w:rPr>
        <w:pPrChange w:id="6839" w:author="D.Kambarov" w:date="2025-03-13T17:01:00Z">
          <w:pPr>
            <w:ind w:left="709" w:hanging="284"/>
          </w:pPr>
        </w:pPrChange>
      </w:pPr>
      <w:del w:id="6840" w:author="D.Kambarov" w:date="2025-03-13T17:01:00Z">
        <w:r w:rsidRPr="00841694" w:rsidDel="00841694">
          <w:rPr>
            <w:rPrChange w:id="6841" w:author="D.Kambarov" w:date="2025-03-13T17:01:00Z">
              <w:rPr>
                <w:lang w:eastAsia="fr-FR"/>
              </w:rPr>
            </w:rPrChange>
          </w:rPr>
          <w:delText>•</w:delText>
        </w:r>
        <w:r w:rsidRPr="00841694" w:rsidDel="00841694">
          <w:rPr>
            <w:rPrChange w:id="6842" w:author="D.Kambarov" w:date="2025-03-13T17:01:00Z">
              <w:rPr>
                <w:lang w:eastAsia="fr-FR"/>
              </w:rPr>
            </w:rPrChange>
          </w:rPr>
          <w:tab/>
        </w:r>
      </w:del>
      <w:r w:rsidRPr="00841694">
        <w:rPr>
          <w:rPrChange w:id="6843" w:author="D.Kambarov" w:date="2025-03-13T17:01:00Z">
            <w:rPr>
              <w:lang w:eastAsia="fr-FR"/>
            </w:rPr>
          </w:rPrChange>
        </w:rPr>
        <w:t>Негабаритные элементы модели из разделов ЭОМ и СС (коробки, извещатели, выключатели, пульты управления)</w:t>
      </w:r>
    </w:p>
    <w:p w14:paraId="2D923C3C" w14:textId="77777777" w:rsidR="00A66D76" w:rsidRPr="00677ECD" w:rsidRDefault="00C835C6">
      <w:pPr>
        <w:pStyle w:val="OMDV3"/>
        <w:rPr>
          <w:lang w:val="ru-RU"/>
          <w:rPrChange w:id="6844" w:author="Дмитрий Камбаров" w:date="2026-04-15T13:33:00Z">
            <w:rPr/>
          </w:rPrChange>
        </w:rPr>
        <w:pPrChange w:id="6845" w:author="D.Kambarov" w:date="2025-03-13T17:01:00Z">
          <w:pPr>
            <w:numPr>
              <w:ilvl w:val="2"/>
              <w:numId w:val="32"/>
            </w:num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ind w:left="709" w:hanging="709"/>
          </w:pPr>
        </w:pPrChange>
      </w:pPr>
      <w:r w:rsidRPr="008037B5">
        <w:rPr>
          <w:lang w:val="ru-RU"/>
          <w:rPrChange w:id="6846" w:author="D.Kambarov" w:date="2025-03-13T17:34:00Z">
            <w:rPr/>
          </w:rPrChange>
        </w:rPr>
        <w:t>Системы отопления, естественной и противодымной вентиляции, горячего и холодного водоснабжения, хозяйственно-бытовой и ливневой канализаций разделяйте по следующему принципу:</w:t>
      </w:r>
    </w:p>
    <w:p w14:paraId="5E1D9A1E" w14:textId="77777777" w:rsidR="00A66D76" w:rsidRDefault="00C835C6">
      <w:pPr>
        <w:pStyle w:val="OM"/>
        <w:numPr>
          <w:ilvl w:val="0"/>
          <w:numId w:val="71"/>
        </w:numPr>
        <w:pPrChange w:id="6847" w:author="D.Kambarov" w:date="2025-03-13T17:01:00Z">
          <w:pPr>
            <w:numPr>
              <w:numId w:val="30"/>
            </w:num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spacing w:after="0"/>
            <w:ind w:left="709" w:hanging="284"/>
          </w:pPr>
        </w:pPrChange>
      </w:pPr>
      <w:r>
        <w:t>Системы надземной части корпуса</w:t>
      </w:r>
    </w:p>
    <w:p w14:paraId="30AE6650" w14:textId="40040EC8" w:rsidR="00A66D76" w:rsidDel="006E35CC" w:rsidRDefault="00C835C6">
      <w:pPr>
        <w:pStyle w:val="OM"/>
        <w:rPr>
          <w:del w:id="6848" w:author="D.Kambarov" w:date="2025-03-13T13:30:00Z"/>
        </w:rPr>
        <w:pPrChange w:id="6849" w:author="D.Kambarov" w:date="2025-03-13T17:01:00Z">
          <w:pPr>
            <w:numPr>
              <w:numId w:val="30"/>
            </w:num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spacing w:after="0"/>
            <w:ind w:left="709" w:hanging="284"/>
          </w:pPr>
        </w:pPrChange>
      </w:pPr>
      <w:r w:rsidRPr="006E35CC">
        <w:t>Системы подземной части корпуса</w:t>
      </w:r>
      <w:r>
        <w:t xml:space="preserve"> </w:t>
      </w:r>
    </w:p>
    <w:p w14:paraId="622CECDF" w14:textId="77777777" w:rsidR="006E35CC" w:rsidRDefault="006E35CC">
      <w:pPr>
        <w:pStyle w:val="OM"/>
        <w:numPr>
          <w:ilvl w:val="0"/>
          <w:numId w:val="71"/>
        </w:numPr>
        <w:rPr>
          <w:ins w:id="6850" w:author="D.Kambarov" w:date="2025-03-13T13:31:00Z"/>
        </w:rPr>
        <w:pPrChange w:id="6851" w:author="D.Kambarov" w:date="2025-03-13T17:01:00Z">
          <w:pPr>
            <w:numPr>
              <w:numId w:val="30"/>
            </w:num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spacing w:after="0"/>
            <w:ind w:left="709" w:hanging="284"/>
          </w:pPr>
        </w:pPrChange>
      </w:pPr>
    </w:p>
    <w:p w14:paraId="2D97D6BE" w14:textId="6838B2B6" w:rsidR="00A66D76" w:rsidRDefault="00C835C6">
      <w:pPr>
        <w:pPrChange w:id="6852" w:author="D.Kambarov" w:date="2025-03-13T17:02:00Z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ind w:left="709"/>
          </w:pPr>
        </w:pPrChange>
      </w:pPr>
      <w:r w:rsidRPr="006E35CC">
        <w:t xml:space="preserve">Разделение допускается делать назначением параметра </w:t>
      </w:r>
      <w:r w:rsidRPr="006E35CC">
        <w:rPr>
          <w:rFonts w:eastAsiaTheme="minorEastAsia" w:cstheme="minorHAnsi"/>
          <w:i/>
          <w:iCs/>
          <w:lang w:val="en-US" w:eastAsia="fr-FR"/>
        </w:rPr>
        <w:t>OMDV</w:t>
      </w:r>
      <w:r w:rsidRPr="006E35CC">
        <w:rPr>
          <w:i/>
        </w:rPr>
        <w:t>_Группирование.</w:t>
      </w:r>
    </w:p>
    <w:p w14:paraId="3515FC09" w14:textId="77777777" w:rsidR="00A66D76" w:rsidRPr="00677ECD" w:rsidRDefault="00C835C6">
      <w:pPr>
        <w:pStyle w:val="OMDV3"/>
        <w:rPr>
          <w:lang w:val="ru-RU"/>
          <w:rPrChange w:id="6853" w:author="Дмитрий Камбаров" w:date="2026-04-15T13:33:00Z">
            <w:rPr/>
          </w:rPrChange>
        </w:rPr>
        <w:pPrChange w:id="6854" w:author="D.Kambarov" w:date="2025-03-13T17:01:00Z">
          <w:pPr>
            <w:numPr>
              <w:ilvl w:val="2"/>
              <w:numId w:val="32"/>
            </w:num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ind w:left="709" w:hanging="709"/>
          </w:pPr>
        </w:pPrChange>
      </w:pPr>
      <w:r w:rsidRPr="008037B5">
        <w:rPr>
          <w:lang w:val="ru-RU"/>
          <w:rPrChange w:id="6855" w:author="D.Kambarov" w:date="2025-03-13T17:34:00Z">
            <w:rPr/>
          </w:rPrChange>
        </w:rPr>
        <w:t>В моделях ОВиК и ВК необходимо соблюдать целостность системы трубопроводов\воздуховодов т.е. в рамках одной системы разрывы должны отсутствовать.</w:t>
      </w:r>
    </w:p>
    <w:p w14:paraId="2772A3E9" w14:textId="77777777" w:rsidR="00A66D76" w:rsidRPr="00677ECD" w:rsidRDefault="00C835C6">
      <w:pPr>
        <w:pStyle w:val="OMDV3"/>
        <w:rPr>
          <w:lang w:val="ru-RU"/>
          <w:rPrChange w:id="6856" w:author="Дмитрий Камбаров" w:date="2026-04-15T13:33:00Z">
            <w:rPr/>
          </w:rPrChange>
        </w:rPr>
        <w:pPrChange w:id="6857" w:author="D.Kambarov" w:date="2025-03-13T17:02:00Z">
          <w:pPr>
            <w:numPr>
              <w:ilvl w:val="2"/>
              <w:numId w:val="32"/>
            </w:num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ind w:left="709" w:hanging="709"/>
          </w:pPr>
        </w:pPrChange>
      </w:pPr>
      <w:r w:rsidRPr="008037B5">
        <w:rPr>
          <w:lang w:val="ru-RU"/>
          <w:rPrChange w:id="6858" w:author="D.Kambarov" w:date="2025-03-13T17:34:00Z">
            <w:rPr/>
          </w:rPrChange>
        </w:rPr>
        <w:t>Места</w:t>
      </w:r>
      <w:r>
        <w:t> </w:t>
      </w:r>
      <w:r w:rsidRPr="008037B5">
        <w:rPr>
          <w:lang w:val="ru-RU"/>
          <w:rPrChange w:id="6859" w:author="D.Kambarov" w:date="2025-03-13T17:34:00Z">
            <w:rPr/>
          </w:rPrChange>
        </w:rPr>
        <w:t>прохождения</w:t>
      </w:r>
      <w:r>
        <w:t> </w:t>
      </w:r>
      <w:r w:rsidRPr="008037B5">
        <w:rPr>
          <w:lang w:val="ru-RU"/>
          <w:rPrChange w:id="6860" w:author="D.Kambarov" w:date="2025-03-13T17:34:00Z">
            <w:rPr/>
          </w:rPrChange>
        </w:rPr>
        <w:t>инженерных</w:t>
      </w:r>
      <w:r>
        <w:t> </w:t>
      </w:r>
      <w:r w:rsidRPr="008037B5">
        <w:rPr>
          <w:lang w:val="ru-RU"/>
          <w:rPrChange w:id="6861" w:author="D.Kambarov" w:date="2025-03-13T17:34:00Z">
            <w:rPr/>
          </w:rPrChange>
        </w:rPr>
        <w:t>сетей</w:t>
      </w:r>
      <w:r>
        <w:t> </w:t>
      </w:r>
      <w:r w:rsidRPr="008037B5">
        <w:rPr>
          <w:lang w:val="ru-RU"/>
          <w:rPrChange w:id="6862" w:author="D.Kambarov" w:date="2025-03-13T17:34:00Z">
            <w:rPr/>
          </w:rPrChange>
        </w:rPr>
        <w:t>через</w:t>
      </w:r>
      <w:r>
        <w:t> </w:t>
      </w:r>
      <w:r w:rsidRPr="008037B5">
        <w:rPr>
          <w:lang w:val="ru-RU"/>
          <w:rPrChange w:id="6863" w:author="D.Kambarov" w:date="2025-03-13T17:34:00Z">
            <w:rPr/>
          </w:rPrChange>
        </w:rPr>
        <w:t>стены</w:t>
      </w:r>
      <w:r>
        <w:t> </w:t>
      </w:r>
      <w:r w:rsidRPr="008037B5">
        <w:rPr>
          <w:lang w:val="ru-RU"/>
          <w:rPrChange w:id="6864" w:author="D.Kambarov" w:date="2025-03-13T17:34:00Z">
            <w:rPr/>
          </w:rPrChange>
        </w:rPr>
        <w:t>и</w:t>
      </w:r>
      <w:r>
        <w:t> </w:t>
      </w:r>
      <w:r w:rsidRPr="008037B5">
        <w:rPr>
          <w:lang w:val="ru-RU"/>
          <w:rPrChange w:id="6865" w:author="D.Kambarov" w:date="2025-03-13T17:34:00Z">
            <w:rPr/>
          </w:rPrChange>
        </w:rPr>
        <w:t>перекрытия</w:t>
      </w:r>
      <w:r>
        <w:t> </w:t>
      </w:r>
      <w:r w:rsidRPr="008037B5">
        <w:rPr>
          <w:lang w:val="ru-RU"/>
          <w:rPrChange w:id="6866" w:author="D.Kambarov" w:date="2025-03-13T17:34:00Z">
            <w:rPr/>
          </w:rPrChange>
        </w:rPr>
        <w:t>должны</w:t>
      </w:r>
      <w:r>
        <w:t> </w:t>
      </w:r>
      <w:r w:rsidRPr="008037B5">
        <w:rPr>
          <w:lang w:val="ru-RU"/>
          <w:rPrChange w:id="6867" w:author="D.Kambarov" w:date="2025-03-13T17:34:00Z">
            <w:rPr/>
          </w:rPrChange>
        </w:rPr>
        <w:t>быть</w:t>
      </w:r>
      <w:r>
        <w:t> </w:t>
      </w:r>
      <w:r w:rsidRPr="008037B5">
        <w:rPr>
          <w:lang w:val="ru-RU"/>
          <w:rPrChange w:id="6868" w:author="D.Kambarov" w:date="2025-03-13T17:34:00Z">
            <w:rPr/>
          </w:rPrChange>
        </w:rPr>
        <w:t>согласованы</w:t>
      </w:r>
      <w:r>
        <w:t> </w:t>
      </w:r>
      <w:r w:rsidRPr="008037B5">
        <w:rPr>
          <w:lang w:val="ru-RU"/>
          <w:rPrChange w:id="6869" w:author="D.Kambarov" w:date="2025-03-13T17:34:00Z">
            <w:rPr/>
          </w:rPrChange>
        </w:rPr>
        <w:t>с</w:t>
      </w:r>
      <w:r>
        <w:t> </w:t>
      </w:r>
      <w:r w:rsidRPr="008037B5">
        <w:rPr>
          <w:lang w:val="ru-RU"/>
          <w:rPrChange w:id="6870" w:author="D.Kambarov" w:date="2025-03-13T17:34:00Z">
            <w:rPr/>
          </w:rPrChange>
        </w:rPr>
        <w:t>расположением</w:t>
      </w:r>
      <w:r>
        <w:t> </w:t>
      </w:r>
      <w:r w:rsidRPr="008037B5">
        <w:rPr>
          <w:lang w:val="ru-RU"/>
          <w:rPrChange w:id="6871" w:author="D.Kambarov" w:date="2025-03-13T17:34:00Z">
            <w:rPr/>
          </w:rPrChange>
        </w:rPr>
        <w:t>отверстий</w:t>
      </w:r>
      <w:r>
        <w:t> </w:t>
      </w:r>
      <w:r w:rsidRPr="008037B5">
        <w:rPr>
          <w:lang w:val="ru-RU"/>
          <w:rPrChange w:id="6872" w:author="D.Kambarov" w:date="2025-03-13T17:34:00Z">
            <w:rPr/>
          </w:rPrChange>
        </w:rPr>
        <w:t>в</w:t>
      </w:r>
      <w:r>
        <w:t> </w:t>
      </w:r>
      <w:r w:rsidRPr="008037B5">
        <w:rPr>
          <w:lang w:val="ru-RU"/>
          <w:rPrChange w:id="6873" w:author="D.Kambarov" w:date="2025-03-13T17:34:00Z">
            <w:rPr/>
          </w:rPrChange>
        </w:rPr>
        <w:t>архитектурной и конструктивной моделях.</w:t>
      </w:r>
    </w:p>
    <w:p w14:paraId="7406F5C9" w14:textId="77777777" w:rsidR="00A66D76" w:rsidRPr="00677ECD" w:rsidRDefault="00C835C6">
      <w:pPr>
        <w:pStyle w:val="OMDV3"/>
        <w:rPr>
          <w:color w:val="000000"/>
          <w:lang w:val="ru-RU"/>
          <w:rPrChange w:id="6874" w:author="Дмитрий Камбаров" w:date="2026-04-15T13:33:00Z">
            <w:rPr>
              <w:color w:val="000000"/>
            </w:rPr>
          </w:rPrChange>
        </w:rPr>
        <w:pPrChange w:id="6875" w:author="D.Kambarov" w:date="2025-03-13T17:02:00Z">
          <w:pPr>
            <w:numPr>
              <w:ilvl w:val="2"/>
              <w:numId w:val="32"/>
            </w:num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ind w:left="709" w:hanging="709"/>
          </w:pPr>
        </w:pPrChange>
      </w:pPr>
      <w:r w:rsidRPr="008037B5">
        <w:rPr>
          <w:lang w:val="ru-RU"/>
          <w:rPrChange w:id="6876" w:author="D.Kambarov" w:date="2025-03-13T17:34:00Z">
            <w:rPr/>
          </w:rPrChange>
        </w:rPr>
        <w:t>Все модели должны иметь Общие координаты с моделями АР и КР, в них должны отсутствовать коллизии (пересечения), исключены места дублирования оборудования (кроме указанных выше в разделе АР). Также допускается дублирование оборудования ОВ/ВК в моделях разделов ЭОМ и СС с выделением их в отдельный рабочий набор. В данном случае необходимо проконтролировать исключение данного оборудования из спецификаций моделей ЭОМ/</w:t>
      </w:r>
      <w:r>
        <w:t>CC</w:t>
      </w:r>
      <w:r w:rsidRPr="008037B5">
        <w:rPr>
          <w:lang w:val="ru-RU"/>
          <w:rPrChange w:id="6877" w:author="D.Kambarov" w:date="2025-03-13T17:34:00Z">
            <w:rPr/>
          </w:rPrChange>
        </w:rPr>
        <w:t xml:space="preserve">.  В таких элементах обязательно должен быть заполнен параметр </w:t>
      </w:r>
      <w:r>
        <w:rPr>
          <w:rFonts w:cstheme="minorHAnsi"/>
          <w:i/>
          <w:iCs/>
        </w:rPr>
        <w:t>OMDV</w:t>
      </w:r>
      <w:r w:rsidRPr="008037B5">
        <w:rPr>
          <w:i/>
          <w:iCs/>
          <w:lang w:val="ru-RU"/>
          <w:rPrChange w:id="6878" w:author="D.Kambarov" w:date="2025-03-13T17:34:00Z">
            <w:rPr>
              <w:i/>
              <w:iCs/>
            </w:rPr>
          </w:rPrChange>
        </w:rPr>
        <w:t>_ОВ-Дубль</w:t>
      </w:r>
      <w:r w:rsidRPr="008037B5">
        <w:rPr>
          <w:lang w:val="ru-RU"/>
          <w:rPrChange w:id="6879" w:author="D.Kambarov" w:date="2025-03-13T17:34:00Z">
            <w:rPr/>
          </w:rPrChange>
        </w:rPr>
        <w:t xml:space="preserve"> и </w:t>
      </w:r>
      <w:r>
        <w:rPr>
          <w:rFonts w:cstheme="minorHAnsi"/>
          <w:i/>
          <w:iCs/>
        </w:rPr>
        <w:t>OMDV</w:t>
      </w:r>
      <w:r w:rsidRPr="008037B5">
        <w:rPr>
          <w:i/>
          <w:iCs/>
          <w:lang w:val="ru-RU"/>
          <w:rPrChange w:id="6880" w:author="D.Kambarov" w:date="2025-03-13T17:34:00Z">
            <w:rPr>
              <w:i/>
              <w:iCs/>
            </w:rPr>
          </w:rPrChange>
        </w:rPr>
        <w:t>_ВК-Дубль</w:t>
      </w:r>
      <w:r w:rsidRPr="008037B5">
        <w:rPr>
          <w:rFonts w:cstheme="minorHAnsi"/>
          <w:lang w:val="ru-RU"/>
          <w:rPrChange w:id="6881" w:author="D.Kambarov" w:date="2025-03-13T17:34:00Z">
            <w:rPr>
              <w:rFonts w:cstheme="minorHAnsi"/>
            </w:rPr>
          </w:rPrChange>
        </w:rPr>
        <w:t>.</w:t>
      </w:r>
    </w:p>
    <w:p w14:paraId="4A101F8C" w14:textId="77777777" w:rsidR="00A66D76" w:rsidRPr="00677ECD" w:rsidRDefault="00C835C6">
      <w:pPr>
        <w:pStyle w:val="OMDV3"/>
        <w:rPr>
          <w:color w:val="000000"/>
          <w:lang w:val="ru-RU"/>
          <w:rPrChange w:id="6882" w:author="Дмитрий Камбаров" w:date="2026-04-15T13:33:00Z">
            <w:rPr>
              <w:color w:val="000000"/>
            </w:rPr>
          </w:rPrChange>
        </w:rPr>
        <w:pPrChange w:id="6883" w:author="D.Kambarov" w:date="2025-03-13T17:02:00Z">
          <w:pPr>
            <w:numPr>
              <w:ilvl w:val="2"/>
              <w:numId w:val="32"/>
            </w:num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ind w:left="709" w:hanging="709"/>
          </w:pPr>
        </w:pPrChange>
      </w:pPr>
      <w:r w:rsidRPr="008037B5">
        <w:rPr>
          <w:color w:val="000000"/>
          <w:lang w:val="ru-RU"/>
          <w:rPrChange w:id="6884" w:author="D.Kambarov" w:date="2025-03-13T17:34:00Z">
            <w:rPr>
              <w:color w:val="000000"/>
            </w:rPr>
          </w:rPrChange>
        </w:rPr>
        <w:t>Координационные оси и уровни должны соответствовать файлу архитектурной/разбивочной модели.</w:t>
      </w:r>
    </w:p>
    <w:p w14:paraId="67971DB1" w14:textId="77777777" w:rsidR="00A66D76" w:rsidRPr="00677ECD" w:rsidRDefault="00C835C6">
      <w:pPr>
        <w:pStyle w:val="OMDV3"/>
        <w:rPr>
          <w:color w:val="000000"/>
          <w:lang w:val="ru-RU"/>
          <w:rPrChange w:id="6885" w:author="Дмитрий Камбаров" w:date="2026-04-15T13:33:00Z">
            <w:rPr>
              <w:color w:val="000000"/>
            </w:rPr>
          </w:rPrChange>
        </w:rPr>
        <w:pPrChange w:id="6886" w:author="D.Kambarov" w:date="2025-03-13T17:02:00Z">
          <w:pPr>
            <w:numPr>
              <w:ilvl w:val="2"/>
              <w:numId w:val="32"/>
            </w:num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ind w:left="709" w:hanging="709"/>
          </w:pPr>
        </w:pPrChange>
      </w:pPr>
      <w:r w:rsidRPr="008037B5">
        <w:rPr>
          <w:color w:val="000000"/>
          <w:lang w:val="ru-RU"/>
          <w:rPrChange w:id="6887" w:author="D.Kambarov" w:date="2025-03-13T17:34:00Z">
            <w:rPr>
              <w:color w:val="000000"/>
            </w:rPr>
          </w:rPrChange>
        </w:rPr>
        <w:t>Внутренние инженерные системы здания моделируются до границы проектирования.</w:t>
      </w:r>
    </w:p>
    <w:p w14:paraId="2B5AF55B" w14:textId="77777777" w:rsidR="00A66D76" w:rsidRPr="00677ECD" w:rsidRDefault="00C835C6">
      <w:pPr>
        <w:pStyle w:val="OMDV3"/>
        <w:rPr>
          <w:lang w:val="ru-RU"/>
          <w:rPrChange w:id="6888" w:author="Дмитрий Камбаров" w:date="2026-04-15T13:33:00Z">
            <w:rPr/>
          </w:rPrChange>
        </w:rPr>
        <w:pPrChange w:id="6889" w:author="D.Kambarov" w:date="2025-03-13T17:02:00Z">
          <w:pPr>
            <w:numPr>
              <w:ilvl w:val="2"/>
              <w:numId w:val="32"/>
            </w:num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ind w:left="709" w:hanging="709"/>
          </w:pPr>
        </w:pPrChange>
      </w:pPr>
      <w:r w:rsidRPr="008037B5">
        <w:rPr>
          <w:lang w:val="ru-RU"/>
          <w:rPrChange w:id="6890" w:author="D.Kambarov" w:date="2025-03-13T17:34:00Z">
            <w:rPr/>
          </w:rPrChange>
        </w:rPr>
        <w:t>Рекомендуется не</w:t>
      </w:r>
      <w:r>
        <w:t> </w:t>
      </w:r>
      <w:r w:rsidRPr="008037B5">
        <w:rPr>
          <w:lang w:val="ru-RU"/>
          <w:rPrChange w:id="6891" w:author="D.Kambarov" w:date="2025-03-13T17:34:00Z">
            <w:rPr/>
          </w:rPrChange>
        </w:rPr>
        <w:t>использовать</w:t>
      </w:r>
      <w:r>
        <w:t> </w:t>
      </w:r>
      <w:r w:rsidRPr="008037B5">
        <w:rPr>
          <w:lang w:val="ru-RU"/>
          <w:rPrChange w:id="6892" w:author="D.Kambarov" w:date="2025-03-13T17:34:00Z">
            <w:rPr/>
          </w:rPrChange>
        </w:rPr>
        <w:t>при</w:t>
      </w:r>
      <w:r>
        <w:t> </w:t>
      </w:r>
      <w:r w:rsidRPr="008037B5">
        <w:rPr>
          <w:lang w:val="ru-RU"/>
          <w:rPrChange w:id="6893" w:author="D.Kambarov" w:date="2025-03-13T17:34:00Z">
            <w:rPr/>
          </w:rPrChange>
        </w:rPr>
        <w:t>создании</w:t>
      </w:r>
      <w:r>
        <w:t> </w:t>
      </w:r>
      <w:r w:rsidRPr="008037B5">
        <w:rPr>
          <w:lang w:val="ru-RU"/>
          <w:rPrChange w:id="6894" w:author="D.Kambarov" w:date="2025-03-13T17:34:00Z">
            <w:rPr/>
          </w:rPrChange>
        </w:rPr>
        <w:t>семейства оборудования</w:t>
      </w:r>
      <w:r>
        <w:t> </w:t>
      </w:r>
      <w:r w:rsidRPr="008037B5">
        <w:rPr>
          <w:lang w:val="ru-RU"/>
          <w:rPrChange w:id="6895" w:author="D.Kambarov" w:date="2025-03-13T17:34:00Z">
            <w:rPr/>
          </w:rPrChange>
        </w:rPr>
        <w:t>способа</w:t>
      </w:r>
      <w:r>
        <w:t> </w:t>
      </w:r>
      <w:r w:rsidRPr="008037B5">
        <w:rPr>
          <w:lang w:val="ru-RU"/>
          <w:rPrChange w:id="6896" w:author="D.Kambarov" w:date="2025-03-13T17:34:00Z">
            <w:rPr/>
          </w:rPrChange>
        </w:rPr>
        <w:t>вставки в модель</w:t>
      </w:r>
      <w:r>
        <w:t> </w:t>
      </w:r>
      <w:r w:rsidRPr="008037B5">
        <w:rPr>
          <w:lang w:val="ru-RU"/>
          <w:rPrChange w:id="6897" w:author="D.Kambarov" w:date="2025-03-13T17:34:00Z">
            <w:rPr/>
          </w:rPrChange>
        </w:rPr>
        <w:t>«на</w:t>
      </w:r>
      <w:r>
        <w:t> </w:t>
      </w:r>
      <w:r w:rsidRPr="008037B5">
        <w:rPr>
          <w:lang w:val="ru-RU"/>
          <w:rPrChange w:id="6898" w:author="D.Kambarov" w:date="2025-03-13T17:34:00Z">
            <w:rPr/>
          </w:rPrChange>
        </w:rPr>
        <w:t>основе» (стены, потолка, пола, перекрытия), ввиду их последующего автоматического удаления при форматировании/удалении основы. Все семейства должны быть привязаны к отметке уровня или установлены на рабочей плоскости.</w:t>
      </w:r>
    </w:p>
    <w:p w14:paraId="5B8366AB" w14:textId="77777777" w:rsidR="00A66D76" w:rsidRPr="00677ECD" w:rsidRDefault="00C835C6">
      <w:pPr>
        <w:pStyle w:val="OMDV3"/>
        <w:rPr>
          <w:lang w:val="ru-RU"/>
          <w:rPrChange w:id="6899" w:author="Дмитрий Камбаров" w:date="2026-04-15T13:33:00Z">
            <w:rPr/>
          </w:rPrChange>
        </w:rPr>
        <w:pPrChange w:id="6900" w:author="D.Kambarov" w:date="2025-03-13T17:02:00Z">
          <w:pPr>
            <w:numPr>
              <w:ilvl w:val="2"/>
              <w:numId w:val="32"/>
            </w:num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ind w:left="709" w:hanging="709"/>
          </w:pPr>
        </w:pPrChange>
      </w:pPr>
      <w:r w:rsidRPr="008037B5">
        <w:rPr>
          <w:lang w:val="ru-RU"/>
          <w:rPrChange w:id="6901" w:author="D.Kambarov" w:date="2025-03-13T17:34:00Z">
            <w:rPr/>
          </w:rPrChange>
        </w:rPr>
        <w:t>Оборудование\сантехника\арматура должны быть привязаны к соответствующим уровням, на которых реально расположены.</w:t>
      </w:r>
    </w:p>
    <w:p w14:paraId="5B069A51" w14:textId="77777777" w:rsidR="00A66D76" w:rsidRPr="00677ECD" w:rsidRDefault="00C835C6">
      <w:pPr>
        <w:pStyle w:val="OMDV3"/>
        <w:rPr>
          <w:lang w:val="ru-RU"/>
          <w:rPrChange w:id="6902" w:author="Дмитрий Камбаров" w:date="2026-04-15T13:33:00Z">
            <w:rPr/>
          </w:rPrChange>
        </w:rPr>
        <w:pPrChange w:id="6903" w:author="D.Kambarov" w:date="2025-03-13T17:02:00Z">
          <w:pPr>
            <w:numPr>
              <w:ilvl w:val="2"/>
              <w:numId w:val="32"/>
            </w:num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ind w:left="709" w:hanging="709"/>
          </w:pPr>
        </w:pPrChange>
      </w:pPr>
      <w:r w:rsidRPr="008037B5">
        <w:rPr>
          <w:lang w:val="ru-RU"/>
          <w:rPrChange w:id="6904" w:author="D.Kambarov" w:date="2025-03-13T17:34:00Z">
            <w:rPr/>
          </w:rPrChange>
        </w:rPr>
        <w:t>Оборудование,</w:t>
      </w:r>
      <w:r>
        <w:t> </w:t>
      </w:r>
      <w:r w:rsidRPr="008037B5">
        <w:rPr>
          <w:lang w:val="ru-RU"/>
          <w:rPrChange w:id="6905" w:author="D.Kambarov" w:date="2025-03-13T17:34:00Z">
            <w:rPr/>
          </w:rPrChange>
        </w:rPr>
        <w:t>состоящее</w:t>
      </w:r>
      <w:r>
        <w:t> </w:t>
      </w:r>
      <w:r w:rsidRPr="008037B5">
        <w:rPr>
          <w:lang w:val="ru-RU"/>
          <w:rPrChange w:id="6906" w:author="D.Kambarov" w:date="2025-03-13T17:34:00Z">
            <w:rPr/>
          </w:rPrChange>
        </w:rPr>
        <w:t>из</w:t>
      </w:r>
      <w:r>
        <w:t> </w:t>
      </w:r>
      <w:r w:rsidRPr="008037B5">
        <w:rPr>
          <w:lang w:val="ru-RU"/>
          <w:rPrChange w:id="6907" w:author="D.Kambarov" w:date="2025-03-13T17:34:00Z">
            <w:rPr/>
          </w:rPrChange>
        </w:rPr>
        <w:t>нескольких</w:t>
      </w:r>
      <w:r>
        <w:t> </w:t>
      </w:r>
      <w:r w:rsidRPr="008037B5">
        <w:rPr>
          <w:lang w:val="ru-RU"/>
          <w:rPrChange w:id="6908" w:author="D.Kambarov" w:date="2025-03-13T17:34:00Z">
            <w:rPr/>
          </w:rPrChange>
        </w:rPr>
        <w:t>функциональных</w:t>
      </w:r>
      <w:r>
        <w:t> </w:t>
      </w:r>
      <w:r w:rsidRPr="008037B5">
        <w:rPr>
          <w:lang w:val="ru-RU"/>
          <w:rPrChange w:id="6909" w:author="D.Kambarov" w:date="2025-03-13T17:34:00Z">
            <w:rPr/>
          </w:rPrChange>
        </w:rPr>
        <w:t>блоков</w:t>
      </w:r>
      <w:r>
        <w:t> </w:t>
      </w:r>
      <w:r w:rsidRPr="008037B5">
        <w:rPr>
          <w:lang w:val="ru-RU"/>
          <w:rPrChange w:id="6910" w:author="D.Kambarov" w:date="2025-03-13T17:34:00Z">
            <w:rPr/>
          </w:rPrChange>
        </w:rPr>
        <w:t>(например,</w:t>
      </w:r>
      <w:r>
        <w:t> </w:t>
      </w:r>
      <w:r w:rsidRPr="008037B5">
        <w:rPr>
          <w:lang w:val="ru-RU"/>
          <w:rPrChange w:id="6911" w:author="D.Kambarov" w:date="2025-03-13T17:34:00Z">
            <w:rPr/>
          </w:rPrChange>
        </w:rPr>
        <w:t>приточные установки) и</w:t>
      </w:r>
      <w:r>
        <w:t> </w:t>
      </w:r>
      <w:r w:rsidRPr="008037B5">
        <w:rPr>
          <w:lang w:val="ru-RU"/>
          <w:rPrChange w:id="6912" w:author="D.Kambarov" w:date="2025-03-13T17:34:00Z">
            <w:rPr/>
          </w:rPrChange>
        </w:rPr>
        <w:t>предполагающее</w:t>
      </w:r>
      <w:r>
        <w:t> </w:t>
      </w:r>
      <w:r w:rsidRPr="008037B5">
        <w:rPr>
          <w:lang w:val="ru-RU"/>
          <w:rPrChange w:id="6913" w:author="D.Kambarov" w:date="2025-03-13T17:34:00Z">
            <w:rPr/>
          </w:rPrChange>
        </w:rPr>
        <w:t>специфицирование</w:t>
      </w:r>
      <w:r>
        <w:t> </w:t>
      </w:r>
      <w:r w:rsidRPr="008037B5">
        <w:rPr>
          <w:lang w:val="ru-RU"/>
          <w:rPrChange w:id="6914" w:author="D.Kambarov" w:date="2025-03-13T17:34:00Z">
            <w:rPr/>
          </w:rPrChange>
        </w:rPr>
        <w:t>по</w:t>
      </w:r>
      <w:r>
        <w:t> </w:t>
      </w:r>
      <w:r w:rsidRPr="008037B5">
        <w:rPr>
          <w:lang w:val="ru-RU"/>
          <w:rPrChange w:id="6915" w:author="D.Kambarov" w:date="2025-03-13T17:34:00Z">
            <w:rPr/>
          </w:rPrChange>
        </w:rPr>
        <w:t>этим</w:t>
      </w:r>
      <w:r>
        <w:t> </w:t>
      </w:r>
      <w:r w:rsidRPr="008037B5">
        <w:rPr>
          <w:lang w:val="ru-RU"/>
          <w:rPrChange w:id="6916" w:author="D.Kambarov" w:date="2025-03-13T17:34:00Z">
            <w:rPr/>
          </w:rPrChange>
        </w:rPr>
        <w:t>блокам,</w:t>
      </w:r>
      <w:r>
        <w:t> </w:t>
      </w:r>
      <w:r w:rsidRPr="008037B5">
        <w:rPr>
          <w:lang w:val="ru-RU"/>
          <w:rPrChange w:id="6917" w:author="D.Kambarov" w:date="2025-03-13T17:34:00Z">
            <w:rPr/>
          </w:rPrChange>
        </w:rPr>
        <w:t>допускается моделировать</w:t>
      </w:r>
      <w:r>
        <w:t> </w:t>
      </w:r>
      <w:r w:rsidRPr="008037B5">
        <w:rPr>
          <w:lang w:val="ru-RU"/>
          <w:rPrChange w:id="6918" w:author="D.Kambarov" w:date="2025-03-13T17:34:00Z">
            <w:rPr/>
          </w:rPrChange>
        </w:rPr>
        <w:t>на</w:t>
      </w:r>
      <w:r>
        <w:t> </w:t>
      </w:r>
      <w:r w:rsidRPr="008037B5">
        <w:rPr>
          <w:lang w:val="ru-RU"/>
          <w:rPrChange w:id="6919" w:author="D.Kambarov" w:date="2025-03-13T17:34:00Z">
            <w:rPr/>
          </w:rPrChange>
        </w:rPr>
        <w:t>стадии</w:t>
      </w:r>
      <w:r>
        <w:t> </w:t>
      </w:r>
      <w:r w:rsidRPr="008037B5">
        <w:rPr>
          <w:lang w:val="ru-RU"/>
          <w:rPrChange w:id="6920" w:author="D.Kambarov" w:date="2025-03-13T17:34:00Z">
            <w:rPr/>
          </w:rPrChange>
        </w:rPr>
        <w:t>Проект</w:t>
      </w:r>
      <w:r>
        <w:t> </w:t>
      </w:r>
      <w:r w:rsidRPr="008037B5">
        <w:rPr>
          <w:lang w:val="ru-RU"/>
          <w:rPrChange w:id="6921" w:author="D.Kambarov" w:date="2025-03-13T17:34:00Z">
            <w:rPr/>
          </w:rPrChange>
        </w:rPr>
        <w:t>упрощенным</w:t>
      </w:r>
      <w:r>
        <w:t> </w:t>
      </w:r>
      <w:r w:rsidRPr="008037B5">
        <w:rPr>
          <w:lang w:val="ru-RU"/>
          <w:rPrChange w:id="6922" w:author="D.Kambarov" w:date="2025-03-13T17:34:00Z">
            <w:rPr/>
          </w:rPrChange>
        </w:rPr>
        <w:t>семейством</w:t>
      </w:r>
      <w:r w:rsidRPr="008037B5">
        <w:rPr>
          <w:color w:val="000000"/>
          <w:lang w:val="ru-RU"/>
          <w:rPrChange w:id="6923" w:author="D.Kambarov" w:date="2025-03-13T17:34:00Z">
            <w:rPr>
              <w:color w:val="000000"/>
            </w:rPr>
          </w:rPrChange>
        </w:rPr>
        <w:t>.</w:t>
      </w:r>
    </w:p>
    <w:p w14:paraId="275AFA5B" w14:textId="77777777" w:rsidR="00A66D76" w:rsidRPr="00677ECD" w:rsidRDefault="00C835C6">
      <w:pPr>
        <w:pStyle w:val="OMDV3"/>
        <w:rPr>
          <w:lang w:val="ru-RU"/>
          <w:rPrChange w:id="6924" w:author="Дмитрий Камбаров" w:date="2026-04-15T13:33:00Z">
            <w:rPr/>
          </w:rPrChange>
        </w:rPr>
        <w:pPrChange w:id="6925" w:author="D.Kambarov" w:date="2025-03-13T17:02:00Z">
          <w:pPr>
            <w:numPr>
              <w:ilvl w:val="2"/>
              <w:numId w:val="32"/>
            </w:num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ind w:left="709" w:hanging="709"/>
          </w:pPr>
        </w:pPrChange>
      </w:pPr>
      <w:r w:rsidRPr="008037B5">
        <w:rPr>
          <w:lang w:val="ru-RU"/>
          <w:rPrChange w:id="6926" w:author="D.Kambarov" w:date="2025-03-13T17:34:00Z">
            <w:rPr/>
          </w:rPrChange>
        </w:rPr>
        <w:t>Воздуховоды,</w:t>
      </w:r>
      <w:r>
        <w:t> </w:t>
      </w:r>
      <w:r w:rsidRPr="008037B5">
        <w:rPr>
          <w:lang w:val="ru-RU"/>
          <w:rPrChange w:id="6927" w:author="D.Kambarov" w:date="2025-03-13T17:34:00Z">
            <w:rPr/>
          </w:rPrChange>
        </w:rPr>
        <w:t>трубопроводы,</w:t>
      </w:r>
      <w:r>
        <w:t> </w:t>
      </w:r>
      <w:r w:rsidRPr="008037B5">
        <w:rPr>
          <w:lang w:val="ru-RU"/>
          <w:rPrChange w:id="6928" w:author="D.Kambarov" w:date="2025-03-13T17:34:00Z">
            <w:rPr/>
          </w:rPrChange>
        </w:rPr>
        <w:t>кабельные</w:t>
      </w:r>
      <w:r>
        <w:t> </w:t>
      </w:r>
      <w:r w:rsidRPr="008037B5">
        <w:rPr>
          <w:lang w:val="ru-RU"/>
          <w:rPrChange w:id="6929" w:author="D.Kambarov" w:date="2025-03-13T17:34:00Z">
            <w:rPr/>
          </w:rPrChange>
        </w:rPr>
        <w:t>лотки</w:t>
      </w:r>
      <w:r>
        <w:t> </w:t>
      </w:r>
      <w:r w:rsidRPr="008037B5">
        <w:rPr>
          <w:lang w:val="ru-RU"/>
          <w:rPrChange w:id="6930" w:author="D.Kambarov" w:date="2025-03-13T17:34:00Z">
            <w:rPr/>
          </w:rPrChange>
        </w:rPr>
        <w:t>моделируйте</w:t>
      </w:r>
      <w:r>
        <w:t> </w:t>
      </w:r>
      <w:r w:rsidRPr="008037B5">
        <w:rPr>
          <w:lang w:val="ru-RU"/>
          <w:rPrChange w:id="6931" w:author="D.Kambarov" w:date="2025-03-13T17:34:00Z">
            <w:rPr/>
          </w:rPrChange>
        </w:rPr>
        <w:t>системными</w:t>
      </w:r>
      <w:r>
        <w:t> </w:t>
      </w:r>
      <w:r w:rsidRPr="008037B5">
        <w:rPr>
          <w:lang w:val="ru-RU"/>
          <w:rPrChange w:id="6932" w:author="D.Kambarov" w:date="2025-03-13T17:34:00Z">
            <w:rPr/>
          </w:rPrChange>
        </w:rPr>
        <w:t>семействами</w:t>
      </w:r>
      <w:r>
        <w:t> Revit</w:t>
      </w:r>
      <w:r w:rsidRPr="008037B5">
        <w:rPr>
          <w:lang w:val="ru-RU"/>
          <w:rPrChange w:id="6933" w:author="D.Kambarov" w:date="2025-03-13T17:34:00Z">
            <w:rPr/>
          </w:rPrChange>
        </w:rPr>
        <w:t>. Для разных материалов – разные типы семейств. В свойствах типа должно быть описание данного материала.</w:t>
      </w:r>
    </w:p>
    <w:p w14:paraId="6843423C" w14:textId="77777777" w:rsidR="00A66D76" w:rsidRPr="00677ECD" w:rsidRDefault="00C835C6">
      <w:pPr>
        <w:pStyle w:val="OMDV3"/>
        <w:rPr>
          <w:lang w:val="ru-RU"/>
          <w:rPrChange w:id="6934" w:author="Дмитрий Камбаров" w:date="2026-04-15T13:33:00Z">
            <w:rPr/>
          </w:rPrChange>
        </w:rPr>
        <w:pPrChange w:id="6935" w:author="D.Kambarov" w:date="2025-03-13T17:02:00Z">
          <w:pPr>
            <w:numPr>
              <w:ilvl w:val="2"/>
              <w:numId w:val="32"/>
            </w:num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ind w:left="709" w:hanging="709"/>
          </w:pPr>
        </w:pPrChange>
      </w:pPr>
      <w:r w:rsidRPr="008037B5">
        <w:rPr>
          <w:lang w:val="ru-RU"/>
          <w:rPrChange w:id="6936" w:author="D.Kambarov" w:date="2025-03-13T17:34:00Z">
            <w:rPr/>
          </w:rPrChange>
        </w:rPr>
        <w:t>Все</w:t>
      </w:r>
      <w:r>
        <w:t> </w:t>
      </w:r>
      <w:r w:rsidRPr="008037B5">
        <w:rPr>
          <w:lang w:val="ru-RU"/>
          <w:rPrChange w:id="6937" w:author="D.Kambarov" w:date="2025-03-13T17:34:00Z">
            <w:rPr/>
          </w:rPrChange>
        </w:rPr>
        <w:t>вентиляционные</w:t>
      </w:r>
      <w:r>
        <w:t> </w:t>
      </w:r>
      <w:r w:rsidRPr="008037B5">
        <w:rPr>
          <w:lang w:val="ru-RU"/>
          <w:rPrChange w:id="6938" w:author="D.Kambarov" w:date="2025-03-13T17:34:00Z">
            <w:rPr/>
          </w:rPrChange>
        </w:rPr>
        <w:t>решетки,</w:t>
      </w:r>
      <w:r>
        <w:t> </w:t>
      </w:r>
      <w:r w:rsidRPr="008037B5">
        <w:rPr>
          <w:lang w:val="ru-RU"/>
          <w:rPrChange w:id="6939" w:author="D.Kambarov" w:date="2025-03-13T17:34:00Z">
            <w:rPr/>
          </w:rPrChange>
        </w:rPr>
        <w:t>диффузоры</w:t>
      </w:r>
      <w:r>
        <w:t> </w:t>
      </w:r>
      <w:r w:rsidRPr="008037B5">
        <w:rPr>
          <w:lang w:val="ru-RU"/>
          <w:rPrChange w:id="6940" w:author="D.Kambarov" w:date="2025-03-13T17:34:00Z">
            <w:rPr/>
          </w:rPrChange>
        </w:rPr>
        <w:t>моделируйте</w:t>
      </w:r>
      <w:r>
        <w:t> </w:t>
      </w:r>
      <w:r w:rsidRPr="008037B5">
        <w:rPr>
          <w:lang w:val="ru-RU"/>
          <w:rPrChange w:id="6941" w:author="D.Kambarov" w:date="2025-03-13T17:34:00Z">
            <w:rPr/>
          </w:rPrChange>
        </w:rPr>
        <w:t>категорией</w:t>
      </w:r>
      <w:r>
        <w:t> </w:t>
      </w:r>
      <w:r w:rsidRPr="008037B5">
        <w:rPr>
          <w:i/>
          <w:iCs/>
          <w:lang w:val="ru-RU"/>
          <w:rPrChange w:id="6942" w:author="D.Kambarov" w:date="2025-03-13T17:34:00Z">
            <w:rPr>
              <w:i/>
              <w:iCs/>
            </w:rPr>
          </w:rPrChange>
        </w:rPr>
        <w:t>Воздухораспределитель</w:t>
      </w:r>
      <w:r w:rsidRPr="008037B5">
        <w:rPr>
          <w:lang w:val="ru-RU"/>
          <w:rPrChange w:id="6943" w:author="D.Kambarov" w:date="2025-03-13T17:34:00Z">
            <w:rPr/>
          </w:rPrChange>
        </w:rPr>
        <w:t>. Клапаны,</w:t>
      </w:r>
      <w:r>
        <w:t> </w:t>
      </w:r>
      <w:r w:rsidRPr="008037B5">
        <w:rPr>
          <w:lang w:val="ru-RU"/>
          <w:rPrChange w:id="6944" w:author="D.Kambarov" w:date="2025-03-13T17:34:00Z">
            <w:rPr/>
          </w:rPrChange>
        </w:rPr>
        <w:t>задвижки</w:t>
      </w:r>
      <w:r>
        <w:t> </w:t>
      </w:r>
      <w:r w:rsidRPr="008037B5">
        <w:rPr>
          <w:lang w:val="ru-RU"/>
          <w:rPrChange w:id="6945" w:author="D.Kambarov" w:date="2025-03-13T17:34:00Z">
            <w:rPr/>
          </w:rPrChange>
        </w:rPr>
        <w:t>–</w:t>
      </w:r>
      <w:r>
        <w:t> </w:t>
      </w:r>
      <w:r w:rsidRPr="008037B5">
        <w:rPr>
          <w:lang w:val="ru-RU"/>
          <w:rPrChange w:id="6946" w:author="D.Kambarov" w:date="2025-03-13T17:34:00Z">
            <w:rPr/>
          </w:rPrChange>
        </w:rPr>
        <w:t>категорией</w:t>
      </w:r>
      <w:r>
        <w:t> </w:t>
      </w:r>
      <w:r w:rsidRPr="008037B5">
        <w:rPr>
          <w:i/>
          <w:iCs/>
          <w:lang w:val="ru-RU"/>
          <w:rPrChange w:id="6947" w:author="D.Kambarov" w:date="2025-03-13T17:34:00Z">
            <w:rPr>
              <w:i/>
              <w:iCs/>
            </w:rPr>
          </w:rPrChange>
        </w:rPr>
        <w:t>Арматура</w:t>
      </w:r>
      <w:r>
        <w:rPr>
          <w:i/>
          <w:iCs/>
        </w:rPr>
        <w:t> </w:t>
      </w:r>
      <w:r w:rsidRPr="008037B5">
        <w:rPr>
          <w:i/>
          <w:iCs/>
          <w:lang w:val="ru-RU"/>
          <w:rPrChange w:id="6948" w:author="D.Kambarov" w:date="2025-03-13T17:34:00Z">
            <w:rPr>
              <w:i/>
              <w:iCs/>
            </w:rPr>
          </w:rPrChange>
        </w:rPr>
        <w:t>трубопроводов</w:t>
      </w:r>
      <w:r w:rsidRPr="008037B5">
        <w:rPr>
          <w:lang w:val="ru-RU"/>
          <w:rPrChange w:id="6949" w:author="D.Kambarov" w:date="2025-03-13T17:34:00Z">
            <w:rPr/>
          </w:rPrChange>
        </w:rPr>
        <w:t>. Воздушные,</w:t>
      </w:r>
      <w:r>
        <w:t> </w:t>
      </w:r>
      <w:r w:rsidRPr="008037B5">
        <w:rPr>
          <w:lang w:val="ru-RU"/>
          <w:rPrChange w:id="6950" w:author="D.Kambarov" w:date="2025-03-13T17:34:00Z">
            <w:rPr/>
          </w:rPrChange>
        </w:rPr>
        <w:t>огнезадерживающие</w:t>
      </w:r>
      <w:r>
        <w:t> </w:t>
      </w:r>
      <w:r w:rsidRPr="008037B5">
        <w:rPr>
          <w:lang w:val="ru-RU"/>
          <w:rPrChange w:id="6951" w:author="D.Kambarov" w:date="2025-03-13T17:34:00Z">
            <w:rPr/>
          </w:rPrChange>
        </w:rPr>
        <w:t>клапаны –</w:t>
      </w:r>
      <w:r>
        <w:t> </w:t>
      </w:r>
      <w:r w:rsidRPr="008037B5">
        <w:rPr>
          <w:lang w:val="ru-RU"/>
          <w:rPrChange w:id="6952" w:author="D.Kambarov" w:date="2025-03-13T17:34:00Z">
            <w:rPr/>
          </w:rPrChange>
        </w:rPr>
        <w:t xml:space="preserve">категорией </w:t>
      </w:r>
      <w:r w:rsidRPr="008037B5">
        <w:rPr>
          <w:i/>
          <w:iCs/>
          <w:lang w:val="ru-RU"/>
          <w:rPrChange w:id="6953" w:author="D.Kambarov" w:date="2025-03-13T17:34:00Z">
            <w:rPr>
              <w:i/>
              <w:iCs/>
            </w:rPr>
          </w:rPrChange>
        </w:rPr>
        <w:t>Арматура</w:t>
      </w:r>
      <w:r>
        <w:rPr>
          <w:i/>
          <w:iCs/>
        </w:rPr>
        <w:t> </w:t>
      </w:r>
      <w:r w:rsidRPr="008037B5">
        <w:rPr>
          <w:i/>
          <w:iCs/>
          <w:lang w:val="ru-RU"/>
          <w:rPrChange w:id="6954" w:author="D.Kambarov" w:date="2025-03-13T17:34:00Z">
            <w:rPr>
              <w:i/>
              <w:iCs/>
            </w:rPr>
          </w:rPrChange>
        </w:rPr>
        <w:t>воздуховодов</w:t>
      </w:r>
      <w:r w:rsidRPr="008037B5">
        <w:rPr>
          <w:lang w:val="ru-RU"/>
          <w:rPrChange w:id="6955" w:author="D.Kambarov" w:date="2025-03-13T17:34:00Z">
            <w:rPr/>
          </w:rPrChange>
        </w:rPr>
        <w:t xml:space="preserve">. Исключением являются клапаны, требующие подключения к электрическим или слаботочным сетям – их допускается отнести к категории </w:t>
      </w:r>
      <w:r w:rsidRPr="008037B5">
        <w:rPr>
          <w:i/>
          <w:iCs/>
          <w:lang w:val="ru-RU"/>
          <w:rPrChange w:id="6956" w:author="D.Kambarov" w:date="2025-03-13T17:34:00Z">
            <w:rPr>
              <w:i/>
              <w:iCs/>
            </w:rPr>
          </w:rPrChange>
        </w:rPr>
        <w:t>Оборудование</w:t>
      </w:r>
      <w:r w:rsidRPr="008037B5">
        <w:rPr>
          <w:lang w:val="ru-RU"/>
          <w:rPrChange w:id="6957" w:author="D.Kambarov" w:date="2025-03-13T17:34:00Z">
            <w:rPr/>
          </w:rPrChange>
        </w:rPr>
        <w:t>.</w:t>
      </w:r>
      <w:r w:rsidRPr="008037B5">
        <w:rPr>
          <w:color w:val="000000"/>
          <w:lang w:val="ru-RU"/>
          <w:rPrChange w:id="6958" w:author="D.Kambarov" w:date="2025-03-13T17:34:00Z">
            <w:rPr>
              <w:color w:val="000000"/>
            </w:rPr>
          </w:rPrChange>
        </w:rPr>
        <w:t xml:space="preserve">                     </w:t>
      </w:r>
    </w:p>
    <w:p w14:paraId="7750D514" w14:textId="77777777" w:rsidR="00A66D76" w:rsidRDefault="00C835C6">
      <w:pPr>
        <w:pStyle w:val="OMDV3"/>
        <w:pPrChange w:id="6959" w:author="D.Kambarov" w:date="2025-03-13T17:02:00Z">
          <w:pPr>
            <w:numPr>
              <w:ilvl w:val="2"/>
              <w:numId w:val="32"/>
            </w:num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ind w:left="709" w:hanging="709"/>
          </w:pPr>
        </w:pPrChange>
      </w:pPr>
      <w:r w:rsidRPr="008037B5">
        <w:rPr>
          <w:lang w:val="ru-RU"/>
          <w:rPrChange w:id="6960" w:author="D.Kambarov" w:date="2025-03-13T17:34:00Z">
            <w:rPr/>
          </w:rPrChange>
        </w:rPr>
        <w:t>Все</w:t>
      </w:r>
      <w:r>
        <w:t> </w:t>
      </w:r>
      <w:r w:rsidRPr="008037B5">
        <w:rPr>
          <w:lang w:val="ru-RU"/>
          <w:rPrChange w:id="6961" w:author="D.Kambarov" w:date="2025-03-13T17:34:00Z">
            <w:rPr/>
          </w:rPrChange>
        </w:rPr>
        <w:t>инженерные</w:t>
      </w:r>
      <w:r>
        <w:t> </w:t>
      </w:r>
      <w:r w:rsidRPr="008037B5">
        <w:rPr>
          <w:lang w:val="ru-RU"/>
          <w:rPrChange w:id="6962" w:author="D.Kambarov" w:date="2025-03-13T17:34:00Z">
            <w:rPr/>
          </w:rPrChange>
        </w:rPr>
        <w:t>сети</w:t>
      </w:r>
      <w:r>
        <w:t> </w:t>
      </w:r>
      <w:r w:rsidRPr="008037B5">
        <w:rPr>
          <w:lang w:val="ru-RU"/>
          <w:rPrChange w:id="6963" w:author="D.Kambarov" w:date="2025-03-13T17:34:00Z">
            <w:rPr/>
          </w:rPrChange>
        </w:rPr>
        <w:t>размещайте</w:t>
      </w:r>
      <w:r>
        <w:t> </w:t>
      </w:r>
      <w:r w:rsidRPr="008037B5">
        <w:rPr>
          <w:lang w:val="ru-RU"/>
          <w:rPrChange w:id="6964" w:author="D.Kambarov" w:date="2025-03-13T17:34:00Z">
            <w:rPr/>
          </w:rPrChange>
        </w:rPr>
        <w:t>на</w:t>
      </w:r>
      <w:r>
        <w:t> </w:t>
      </w:r>
      <w:r w:rsidRPr="008037B5">
        <w:rPr>
          <w:lang w:val="ru-RU"/>
          <w:rPrChange w:id="6965" w:author="D.Kambarov" w:date="2025-03-13T17:34:00Z">
            <w:rPr/>
          </w:rPrChange>
        </w:rPr>
        <w:t>точных</w:t>
      </w:r>
      <w:r>
        <w:t> </w:t>
      </w:r>
      <w:r w:rsidRPr="008037B5">
        <w:rPr>
          <w:lang w:val="ru-RU"/>
          <w:rPrChange w:id="6966" w:author="D.Kambarov" w:date="2025-03-13T17:34:00Z">
            <w:rPr/>
          </w:rPrChange>
        </w:rPr>
        <w:t>проектных</w:t>
      </w:r>
      <w:r>
        <w:t> </w:t>
      </w:r>
      <w:r w:rsidRPr="008037B5">
        <w:rPr>
          <w:lang w:val="ru-RU"/>
          <w:rPrChange w:id="6967" w:author="D.Kambarov" w:date="2025-03-13T17:34:00Z">
            <w:rPr/>
          </w:rPrChange>
        </w:rPr>
        <w:t>отметках</w:t>
      </w:r>
      <w:r>
        <w:t> </w:t>
      </w:r>
      <w:r w:rsidRPr="008037B5">
        <w:rPr>
          <w:lang w:val="ru-RU"/>
          <w:rPrChange w:id="6968" w:author="D.Kambarov" w:date="2025-03-13T17:34:00Z">
            <w:rPr/>
          </w:rPrChange>
        </w:rPr>
        <w:t>с</w:t>
      </w:r>
      <w:r>
        <w:t> </w:t>
      </w:r>
      <w:r w:rsidRPr="008037B5">
        <w:rPr>
          <w:lang w:val="ru-RU"/>
          <w:rPrChange w:id="6969" w:author="D.Kambarov" w:date="2025-03-13T17:34:00Z">
            <w:rPr/>
          </w:rPrChange>
        </w:rPr>
        <w:t>учетом</w:t>
      </w:r>
      <w:r>
        <w:t> </w:t>
      </w:r>
      <w:r w:rsidRPr="008037B5">
        <w:rPr>
          <w:lang w:val="ru-RU"/>
          <w:rPrChange w:id="6970" w:author="D.Kambarov" w:date="2025-03-13T17:34:00Z">
            <w:rPr/>
          </w:rPrChange>
        </w:rPr>
        <w:t>правил</w:t>
      </w:r>
      <w:r>
        <w:t> </w:t>
      </w:r>
      <w:r w:rsidRPr="008037B5">
        <w:rPr>
          <w:lang w:val="ru-RU"/>
          <w:rPrChange w:id="6971" w:author="D.Kambarov" w:date="2025-03-13T17:34:00Z">
            <w:rPr/>
          </w:rPrChange>
        </w:rPr>
        <w:t>размещенияразных</w:t>
      </w:r>
      <w:r>
        <w:t> </w:t>
      </w:r>
      <w:r w:rsidRPr="008037B5">
        <w:rPr>
          <w:lang w:val="ru-RU"/>
          <w:rPrChange w:id="6972" w:author="D.Kambarov" w:date="2025-03-13T17:34:00Z">
            <w:rPr/>
          </w:rPrChange>
        </w:rPr>
        <w:t>систем</w:t>
      </w:r>
      <w:r>
        <w:t> </w:t>
      </w:r>
      <w:r w:rsidRPr="008037B5">
        <w:rPr>
          <w:lang w:val="ru-RU"/>
          <w:rPrChange w:id="6973" w:author="D.Kambarov" w:date="2025-03-13T17:34:00Z">
            <w:rPr/>
          </w:rPrChange>
        </w:rPr>
        <w:t>(минимальных</w:t>
      </w:r>
      <w:r>
        <w:t> </w:t>
      </w:r>
      <w:r w:rsidRPr="008037B5">
        <w:rPr>
          <w:lang w:val="ru-RU"/>
          <w:rPrChange w:id="6974" w:author="D.Kambarov" w:date="2025-03-13T17:34:00Z">
            <w:rPr/>
          </w:rPrChange>
        </w:rPr>
        <w:t>расстояний)</w:t>
      </w:r>
      <w:r>
        <w:t> </w:t>
      </w:r>
      <w:r w:rsidRPr="008037B5">
        <w:rPr>
          <w:lang w:val="ru-RU"/>
          <w:rPrChange w:id="6975" w:author="D.Kambarov" w:date="2025-03-13T17:34:00Z">
            <w:rPr/>
          </w:rPrChange>
        </w:rPr>
        <w:t>и</w:t>
      </w:r>
      <w:r>
        <w:t> </w:t>
      </w:r>
      <w:r w:rsidRPr="008037B5">
        <w:rPr>
          <w:lang w:val="ru-RU"/>
          <w:rPrChange w:id="6976" w:author="D.Kambarov" w:date="2025-03-13T17:34:00Z">
            <w:rPr/>
          </w:rPrChange>
        </w:rPr>
        <w:t>минимальных</w:t>
      </w:r>
      <w:r>
        <w:t> </w:t>
      </w:r>
      <w:r w:rsidRPr="008037B5">
        <w:rPr>
          <w:lang w:val="ru-RU"/>
          <w:rPrChange w:id="6977" w:author="D.Kambarov" w:date="2025-03-13T17:34:00Z">
            <w:rPr/>
          </w:rPrChange>
        </w:rPr>
        <w:t>нормируемых</w:t>
      </w:r>
      <w:r>
        <w:t> </w:t>
      </w:r>
      <w:r w:rsidRPr="008037B5">
        <w:rPr>
          <w:lang w:val="ru-RU"/>
          <w:rPrChange w:id="6978" w:author="D.Kambarov" w:date="2025-03-13T17:34:00Z">
            <w:rPr/>
          </w:rPrChange>
        </w:rPr>
        <w:t>расстояний</w:t>
      </w:r>
      <w:r>
        <w:t> </w:t>
      </w:r>
      <w:r w:rsidRPr="008037B5">
        <w:rPr>
          <w:lang w:val="ru-RU"/>
          <w:rPrChange w:id="6979" w:author="D.Kambarov" w:date="2025-03-13T17:34:00Z">
            <w:rPr/>
          </w:rPrChange>
        </w:rPr>
        <w:t>до</w:t>
      </w:r>
      <w:r>
        <w:t> </w:t>
      </w:r>
      <w:r w:rsidRPr="008037B5">
        <w:rPr>
          <w:lang w:val="ru-RU"/>
          <w:rPrChange w:id="6980" w:author="D.Kambarov" w:date="2025-03-13T17:34:00Z">
            <w:rPr/>
          </w:rPrChange>
        </w:rPr>
        <w:t>ограждающих</w:t>
      </w:r>
      <w:r>
        <w:t> </w:t>
      </w:r>
      <w:r w:rsidRPr="008037B5">
        <w:rPr>
          <w:lang w:val="ru-RU"/>
          <w:rPrChange w:id="6981" w:author="D.Kambarov" w:date="2025-03-13T17:34:00Z">
            <w:rPr/>
          </w:rPrChange>
        </w:rPr>
        <w:t>конструкций.</w:t>
      </w:r>
      <w:r>
        <w:t> Исключением являются провода, не имеющие инструментов трехмерного моделирования.</w:t>
      </w:r>
    </w:p>
    <w:p w14:paraId="730B65EF" w14:textId="77777777" w:rsidR="00A66D76" w:rsidRPr="00677ECD" w:rsidRDefault="00C835C6">
      <w:pPr>
        <w:pStyle w:val="OMDV3"/>
        <w:rPr>
          <w:lang w:val="ru-RU"/>
          <w:rPrChange w:id="6982" w:author="Дмитрий Камбаров" w:date="2026-04-15T13:33:00Z">
            <w:rPr/>
          </w:rPrChange>
        </w:rPr>
        <w:pPrChange w:id="6983" w:author="D.Kambarov" w:date="2025-03-13T17:02:00Z">
          <w:pPr>
            <w:numPr>
              <w:ilvl w:val="2"/>
              <w:numId w:val="32"/>
            </w:num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ind w:left="709" w:hanging="709"/>
          </w:pPr>
        </w:pPrChange>
      </w:pPr>
      <w:r w:rsidRPr="008037B5">
        <w:rPr>
          <w:color w:val="000000"/>
          <w:lang w:val="ru-RU"/>
          <w:rPrChange w:id="6984" w:author="D.Kambarov" w:date="2025-03-13T17:34:00Z">
            <w:rPr>
              <w:color w:val="000000"/>
            </w:rPr>
          </w:rPrChange>
        </w:rPr>
        <w:t>Допускается</w:t>
      </w:r>
      <w:r>
        <w:rPr>
          <w:color w:val="000000"/>
        </w:rPr>
        <w:t> </w:t>
      </w:r>
      <w:r w:rsidRPr="008037B5">
        <w:rPr>
          <w:color w:val="000000"/>
          <w:lang w:val="ru-RU"/>
          <w:rPrChange w:id="6985" w:author="D.Kambarov" w:date="2025-03-13T17:34:00Z">
            <w:rPr>
              <w:color w:val="000000"/>
            </w:rPr>
          </w:rPrChange>
        </w:rPr>
        <w:t>использование</w:t>
      </w:r>
      <w:r>
        <w:rPr>
          <w:color w:val="000000"/>
        </w:rPr>
        <w:t> </w:t>
      </w:r>
      <w:r w:rsidRPr="008037B5">
        <w:rPr>
          <w:color w:val="000000"/>
          <w:lang w:val="ru-RU"/>
          <w:rPrChange w:id="6986" w:author="D.Kambarov" w:date="2025-03-13T17:34:00Z">
            <w:rPr>
              <w:color w:val="000000"/>
            </w:rPr>
          </w:rPrChange>
        </w:rPr>
        <w:t>2</w:t>
      </w:r>
      <w:r>
        <w:rPr>
          <w:color w:val="000000"/>
        </w:rPr>
        <w:t>D</w:t>
      </w:r>
      <w:r w:rsidRPr="008037B5">
        <w:rPr>
          <w:color w:val="000000"/>
          <w:lang w:val="ru-RU"/>
          <w:rPrChange w:id="6987" w:author="D.Kambarov" w:date="2025-03-13T17:34:00Z">
            <w:rPr>
              <w:color w:val="000000"/>
            </w:rPr>
          </w:rPrChange>
        </w:rPr>
        <w:t xml:space="preserve"> инструментов</w:t>
      </w:r>
      <w:r>
        <w:rPr>
          <w:color w:val="000000"/>
        </w:rPr>
        <w:t> Revit </w:t>
      </w:r>
      <w:r w:rsidRPr="008037B5">
        <w:rPr>
          <w:color w:val="000000"/>
          <w:lang w:val="ru-RU"/>
          <w:rPrChange w:id="6988" w:author="D.Kambarov" w:date="2025-03-13T17:34:00Z">
            <w:rPr>
              <w:color w:val="000000"/>
            </w:rPr>
          </w:rPrChange>
        </w:rPr>
        <w:t>для</w:t>
      </w:r>
      <w:r>
        <w:rPr>
          <w:color w:val="000000"/>
        </w:rPr>
        <w:t> </w:t>
      </w:r>
      <w:r w:rsidRPr="008037B5">
        <w:rPr>
          <w:color w:val="000000"/>
          <w:lang w:val="ru-RU"/>
          <w:rPrChange w:id="6989" w:author="D.Kambarov" w:date="2025-03-13T17:34:00Z">
            <w:rPr>
              <w:color w:val="000000"/>
            </w:rPr>
          </w:rPrChange>
        </w:rPr>
        <w:t>создания принципиальных, функциональных схем</w:t>
      </w:r>
      <w:r>
        <w:rPr>
          <w:color w:val="000000"/>
        </w:rPr>
        <w:t> </w:t>
      </w:r>
      <w:r w:rsidRPr="008037B5">
        <w:rPr>
          <w:color w:val="000000"/>
          <w:lang w:val="ru-RU"/>
          <w:rPrChange w:id="6990" w:author="D.Kambarov" w:date="2025-03-13T17:34:00Z">
            <w:rPr>
              <w:color w:val="000000"/>
            </w:rPr>
          </w:rPrChange>
        </w:rPr>
        <w:t>либо</w:t>
      </w:r>
      <w:r>
        <w:rPr>
          <w:color w:val="000000"/>
        </w:rPr>
        <w:t> </w:t>
      </w:r>
      <w:r w:rsidRPr="008037B5">
        <w:rPr>
          <w:color w:val="000000"/>
          <w:lang w:val="ru-RU"/>
          <w:rPrChange w:id="6991" w:author="D.Kambarov" w:date="2025-03-13T17:34:00Z">
            <w:rPr>
              <w:color w:val="000000"/>
            </w:rPr>
          </w:rPrChange>
        </w:rPr>
        <w:t>для</w:t>
      </w:r>
      <w:r>
        <w:rPr>
          <w:color w:val="000000"/>
        </w:rPr>
        <w:t> </w:t>
      </w:r>
      <w:r w:rsidRPr="008037B5">
        <w:rPr>
          <w:color w:val="000000"/>
          <w:lang w:val="ru-RU"/>
          <w:rPrChange w:id="6992" w:author="D.Kambarov" w:date="2025-03-13T17:34:00Z">
            <w:rPr>
              <w:color w:val="000000"/>
            </w:rPr>
          </w:rPrChange>
        </w:rPr>
        <w:t>нанесения</w:t>
      </w:r>
      <w:r>
        <w:rPr>
          <w:color w:val="000000"/>
        </w:rPr>
        <w:t> </w:t>
      </w:r>
      <w:r w:rsidRPr="008037B5">
        <w:rPr>
          <w:color w:val="000000"/>
          <w:lang w:val="ru-RU"/>
          <w:rPrChange w:id="6993" w:author="D.Kambarov" w:date="2025-03-13T17:34:00Z">
            <w:rPr>
              <w:color w:val="000000"/>
            </w:rPr>
          </w:rPrChange>
        </w:rPr>
        <w:t>условных элементов (например, зоны</w:t>
      </w:r>
      <w:r>
        <w:rPr>
          <w:color w:val="000000"/>
        </w:rPr>
        <w:t> </w:t>
      </w:r>
      <w:r w:rsidRPr="008037B5">
        <w:rPr>
          <w:color w:val="000000"/>
          <w:lang w:val="ru-RU"/>
          <w:rPrChange w:id="6994" w:author="D.Kambarov" w:date="2025-03-13T17:34:00Z">
            <w:rPr>
              <w:color w:val="000000"/>
            </w:rPr>
          </w:rPrChange>
        </w:rPr>
        <w:t>подпора противодымной вентиляции), также</w:t>
      </w:r>
      <w:r>
        <w:rPr>
          <w:color w:val="000000"/>
        </w:rPr>
        <w:t> </w:t>
      </w:r>
      <w:r w:rsidRPr="008037B5">
        <w:rPr>
          <w:color w:val="000000"/>
          <w:lang w:val="ru-RU"/>
          <w:rPrChange w:id="6995" w:author="D.Kambarov" w:date="2025-03-13T17:34:00Z">
            <w:rPr>
              <w:color w:val="000000"/>
            </w:rPr>
          </w:rPrChange>
        </w:rPr>
        <w:t>для</w:t>
      </w:r>
      <w:r>
        <w:rPr>
          <w:color w:val="000000"/>
        </w:rPr>
        <w:t> </w:t>
      </w:r>
      <w:r w:rsidRPr="008037B5">
        <w:rPr>
          <w:color w:val="000000"/>
          <w:lang w:val="ru-RU"/>
          <w:rPrChange w:id="6996" w:author="D.Kambarov" w:date="2025-03-13T17:34:00Z">
            <w:rPr>
              <w:color w:val="000000"/>
            </w:rPr>
          </w:rPrChange>
        </w:rPr>
        <w:t>создания</w:t>
      </w:r>
      <w:r>
        <w:rPr>
          <w:color w:val="000000"/>
        </w:rPr>
        <w:t> </w:t>
      </w:r>
      <w:r w:rsidRPr="008037B5">
        <w:rPr>
          <w:color w:val="000000"/>
          <w:lang w:val="ru-RU"/>
          <w:rPrChange w:id="6997" w:author="D.Kambarov" w:date="2025-03-13T17:34:00Z">
            <w:rPr>
              <w:color w:val="000000"/>
            </w:rPr>
          </w:rPrChange>
        </w:rPr>
        <w:t>чертежей</w:t>
      </w:r>
      <w:r>
        <w:rPr>
          <w:color w:val="000000"/>
        </w:rPr>
        <w:t> </w:t>
      </w:r>
      <w:r w:rsidRPr="008037B5">
        <w:rPr>
          <w:color w:val="000000"/>
          <w:lang w:val="ru-RU"/>
          <w:rPrChange w:id="6998" w:author="D.Kambarov" w:date="2025-03-13T17:34:00Z">
            <w:rPr>
              <w:color w:val="000000"/>
            </w:rPr>
          </w:rPrChange>
        </w:rPr>
        <w:t>монтажных</w:t>
      </w:r>
      <w:r>
        <w:rPr>
          <w:color w:val="000000"/>
        </w:rPr>
        <w:t> </w:t>
      </w:r>
      <w:r w:rsidRPr="008037B5">
        <w:rPr>
          <w:color w:val="000000"/>
          <w:lang w:val="ru-RU"/>
          <w:rPrChange w:id="6999" w:author="D.Kambarov" w:date="2025-03-13T17:34:00Z">
            <w:rPr>
              <w:color w:val="000000"/>
            </w:rPr>
          </w:rPrChange>
        </w:rPr>
        <w:t>узлов подключения</w:t>
      </w:r>
      <w:r>
        <w:rPr>
          <w:color w:val="000000"/>
        </w:rPr>
        <w:t> </w:t>
      </w:r>
      <w:r w:rsidRPr="008037B5">
        <w:rPr>
          <w:color w:val="000000"/>
          <w:lang w:val="ru-RU"/>
          <w:rPrChange w:id="7000" w:author="D.Kambarov" w:date="2025-03-13T17:34:00Z">
            <w:rPr>
              <w:color w:val="000000"/>
            </w:rPr>
          </w:rPrChange>
        </w:rPr>
        <w:t>оборудования и оформление планов для разделов ЭОМ и СС.</w:t>
      </w:r>
    </w:p>
    <w:p w14:paraId="175283D4" w14:textId="77777777" w:rsidR="00A66D76" w:rsidRPr="00677ECD" w:rsidRDefault="00C835C6">
      <w:pPr>
        <w:pStyle w:val="OMDV3"/>
        <w:rPr>
          <w:lang w:val="ru-RU"/>
          <w:rPrChange w:id="7001" w:author="Дмитрий Камбаров" w:date="2026-04-15T13:33:00Z">
            <w:rPr/>
          </w:rPrChange>
        </w:rPr>
        <w:pPrChange w:id="7002" w:author="D.Kambarov" w:date="2025-03-13T17:02:00Z">
          <w:pPr>
            <w:numPr>
              <w:ilvl w:val="2"/>
              <w:numId w:val="32"/>
            </w:num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ind w:left="709" w:hanging="709"/>
          </w:pPr>
        </w:pPrChange>
      </w:pPr>
      <w:r w:rsidRPr="008037B5">
        <w:rPr>
          <w:lang w:val="ru-RU"/>
          <w:rPrChange w:id="7003" w:author="D.Kambarov" w:date="2025-03-13T17:34:00Z">
            <w:rPr/>
          </w:rPrChange>
        </w:rPr>
        <w:t>Трубы</w:t>
      </w:r>
      <w:r>
        <w:t> </w:t>
      </w:r>
      <w:r w:rsidRPr="008037B5">
        <w:rPr>
          <w:lang w:val="ru-RU"/>
          <w:rPrChange w:id="7004" w:author="D.Kambarov" w:date="2025-03-13T17:34:00Z">
            <w:rPr/>
          </w:rPrChange>
        </w:rPr>
        <w:t>систем</w:t>
      </w:r>
      <w:r>
        <w:t> </w:t>
      </w:r>
      <w:r w:rsidRPr="008037B5">
        <w:rPr>
          <w:lang w:val="ru-RU"/>
          <w:rPrChange w:id="7005" w:author="D.Kambarov" w:date="2025-03-13T17:34:00Z">
            <w:rPr/>
          </w:rPrChange>
        </w:rPr>
        <w:t>канализации</w:t>
      </w:r>
      <w:r>
        <w:t> </w:t>
      </w:r>
      <w:r w:rsidRPr="008037B5">
        <w:rPr>
          <w:lang w:val="ru-RU"/>
          <w:rPrChange w:id="7006" w:author="D.Kambarov" w:date="2025-03-13T17:34:00Z">
            <w:rPr/>
          </w:rPrChange>
        </w:rPr>
        <w:t>и</w:t>
      </w:r>
      <w:r>
        <w:t> </w:t>
      </w:r>
      <w:r w:rsidRPr="008037B5">
        <w:rPr>
          <w:lang w:val="ru-RU"/>
          <w:rPrChange w:id="7007" w:author="D.Kambarov" w:date="2025-03-13T17:34:00Z">
            <w:rPr/>
          </w:rPrChange>
        </w:rPr>
        <w:t>дренажа</w:t>
      </w:r>
      <w:r>
        <w:t> </w:t>
      </w:r>
      <w:r w:rsidRPr="008037B5">
        <w:rPr>
          <w:lang w:val="ru-RU"/>
          <w:rPrChange w:id="7008" w:author="D.Kambarov" w:date="2025-03-13T17:34:00Z">
            <w:rPr/>
          </w:rPrChange>
        </w:rPr>
        <w:t>обязательно</w:t>
      </w:r>
      <w:r>
        <w:t> </w:t>
      </w:r>
      <w:r w:rsidRPr="008037B5">
        <w:rPr>
          <w:lang w:val="ru-RU"/>
          <w:rPrChange w:id="7009" w:author="D.Kambarov" w:date="2025-03-13T17:34:00Z">
            <w:rPr/>
          </w:rPrChange>
        </w:rPr>
        <w:t>моделируйте с</w:t>
      </w:r>
      <w:r>
        <w:t> </w:t>
      </w:r>
      <w:r w:rsidRPr="008037B5">
        <w:rPr>
          <w:lang w:val="ru-RU"/>
          <w:rPrChange w:id="7010" w:author="D.Kambarov" w:date="2025-03-13T17:34:00Z">
            <w:rPr/>
          </w:rPrChange>
        </w:rPr>
        <w:t>требуемым</w:t>
      </w:r>
      <w:r>
        <w:t> </w:t>
      </w:r>
      <w:r w:rsidRPr="008037B5">
        <w:rPr>
          <w:lang w:val="ru-RU"/>
          <w:rPrChange w:id="7011" w:author="D.Kambarov" w:date="2025-03-13T17:34:00Z">
            <w:rPr/>
          </w:rPrChange>
        </w:rPr>
        <w:t>уклоном</w:t>
      </w:r>
      <w:r>
        <w:t> </w:t>
      </w:r>
      <w:r w:rsidRPr="008037B5">
        <w:rPr>
          <w:lang w:val="ru-RU"/>
          <w:rPrChange w:id="7012" w:author="D.Kambarov" w:date="2025-03-13T17:34:00Z">
            <w:rPr/>
          </w:rPrChange>
        </w:rPr>
        <w:t>за исключением</w:t>
      </w:r>
      <w:r>
        <w:t> </w:t>
      </w:r>
      <w:r w:rsidRPr="008037B5">
        <w:rPr>
          <w:lang w:val="ru-RU"/>
          <w:rPrChange w:id="7013" w:author="D.Kambarov" w:date="2025-03-13T17:34:00Z">
            <w:rPr/>
          </w:rPrChange>
        </w:rPr>
        <w:t>труб</w:t>
      </w:r>
      <w:r>
        <w:t> </w:t>
      </w:r>
      <w:r w:rsidRPr="008037B5">
        <w:rPr>
          <w:lang w:val="ru-RU"/>
          <w:rPrChange w:id="7014" w:author="D.Kambarov" w:date="2025-03-13T17:34:00Z">
            <w:rPr/>
          </w:rPrChange>
        </w:rPr>
        <w:t>малых</w:t>
      </w:r>
      <w:r>
        <w:t> </w:t>
      </w:r>
      <w:r w:rsidRPr="008037B5">
        <w:rPr>
          <w:lang w:val="ru-RU"/>
          <w:rPrChange w:id="7015" w:author="D.Kambarov" w:date="2025-03-13T17:34:00Z">
            <w:rPr/>
          </w:rPrChange>
        </w:rPr>
        <w:t>диаметров</w:t>
      </w:r>
      <w:r>
        <w:t> </w:t>
      </w:r>
      <w:r w:rsidRPr="008037B5">
        <w:rPr>
          <w:lang w:val="ru-RU"/>
          <w:rPrChange w:id="7016" w:author="D.Kambarov" w:date="2025-03-13T17:34:00Z">
            <w:rPr/>
          </w:rPrChange>
        </w:rPr>
        <w:t>(32</w:t>
      </w:r>
      <w:r>
        <w:t> </w:t>
      </w:r>
      <w:r w:rsidRPr="008037B5">
        <w:rPr>
          <w:lang w:val="ru-RU"/>
          <w:rPrChange w:id="7017" w:author="D.Kambarov" w:date="2025-03-13T17:34:00Z">
            <w:rPr/>
          </w:rPrChange>
        </w:rPr>
        <w:t>мм</w:t>
      </w:r>
      <w:r>
        <w:t> </w:t>
      </w:r>
      <w:r w:rsidRPr="008037B5">
        <w:rPr>
          <w:lang w:val="ru-RU"/>
          <w:rPrChange w:id="7018" w:author="D.Kambarov" w:date="2025-03-13T17:34:00Z">
            <w:rPr/>
          </w:rPrChange>
        </w:rPr>
        <w:t>и</w:t>
      </w:r>
      <w:r>
        <w:t> </w:t>
      </w:r>
      <w:r w:rsidRPr="008037B5">
        <w:rPr>
          <w:lang w:val="ru-RU"/>
          <w:rPrChange w:id="7019" w:author="D.Kambarov" w:date="2025-03-13T17:34:00Z">
            <w:rPr/>
          </w:rPrChange>
        </w:rPr>
        <w:t>меньше)</w:t>
      </w:r>
      <w:r>
        <w:t> </w:t>
      </w:r>
      <w:r w:rsidRPr="008037B5">
        <w:rPr>
          <w:lang w:val="ru-RU"/>
          <w:rPrChange w:id="7020" w:author="D.Kambarov" w:date="2025-03-13T17:34:00Z">
            <w:rPr/>
          </w:rPrChange>
        </w:rPr>
        <w:t>и</w:t>
      </w:r>
      <w:r>
        <w:t> </w:t>
      </w:r>
      <w:r w:rsidRPr="008037B5">
        <w:rPr>
          <w:lang w:val="ru-RU"/>
          <w:rPrChange w:id="7021" w:author="D.Kambarov" w:date="2025-03-13T17:34:00Z">
            <w:rPr/>
          </w:rPrChange>
        </w:rPr>
        <w:t>уклонов</w:t>
      </w:r>
      <w:r>
        <w:t> </w:t>
      </w:r>
      <w:r w:rsidRPr="008037B5">
        <w:rPr>
          <w:lang w:val="ru-RU"/>
          <w:rPrChange w:id="7022" w:author="D.Kambarov" w:date="2025-03-13T17:34:00Z">
            <w:rPr/>
          </w:rPrChange>
        </w:rPr>
        <w:t>менее</w:t>
      </w:r>
      <w:r>
        <w:t> </w:t>
      </w:r>
      <w:r w:rsidRPr="008037B5">
        <w:rPr>
          <w:lang w:val="ru-RU"/>
          <w:rPrChange w:id="7023" w:author="D.Kambarov" w:date="2025-03-13T17:34:00Z">
            <w:rPr/>
          </w:rPrChange>
        </w:rPr>
        <w:t xml:space="preserve">1%. </w:t>
      </w:r>
      <w:r w:rsidRPr="008037B5">
        <w:rPr>
          <w:b/>
          <w:bCs/>
          <w:color w:val="000000"/>
          <w:lang w:val="ru-RU"/>
          <w:rPrChange w:id="7024" w:author="D.Kambarov" w:date="2025-03-13T17:34:00Z">
            <w:rPr>
              <w:b/>
              <w:bCs/>
              <w:color w:val="000000"/>
            </w:rPr>
          </w:rPrChange>
        </w:rPr>
        <w:br/>
        <w:t xml:space="preserve">На стадии </w:t>
      </w:r>
      <w:r>
        <w:rPr>
          <w:b/>
          <w:bCs/>
          <w:color w:val="000000"/>
        </w:rPr>
        <w:t>BIM</w:t>
      </w:r>
      <w:r w:rsidRPr="008037B5">
        <w:rPr>
          <w:b/>
          <w:bCs/>
          <w:color w:val="000000"/>
          <w:lang w:val="ru-RU"/>
          <w:rPrChange w:id="7025" w:author="D.Kambarov" w:date="2025-03-13T17:34:00Z">
            <w:rPr>
              <w:b/>
              <w:bCs/>
              <w:color w:val="000000"/>
            </w:rPr>
          </w:rPrChange>
        </w:rPr>
        <w:t xml:space="preserve"> (П-Итог) </w:t>
      </w:r>
      <w:r w:rsidRPr="008037B5">
        <w:rPr>
          <w:color w:val="000000"/>
          <w:lang w:val="ru-RU"/>
          <w:rPrChange w:id="7026" w:author="D.Kambarov" w:date="2025-03-13T17:34:00Z">
            <w:rPr>
              <w:color w:val="000000"/>
            </w:rPr>
          </w:rPrChange>
        </w:rPr>
        <w:t>данное требование распространяется только на магистральные участки трубопроводов</w:t>
      </w:r>
      <w:r w:rsidRPr="008037B5">
        <w:rPr>
          <w:lang w:val="ru-RU"/>
          <w:rPrChange w:id="7027" w:author="D.Kambarov" w:date="2025-03-13T17:34:00Z">
            <w:rPr/>
          </w:rPrChange>
        </w:rPr>
        <w:t>.</w:t>
      </w:r>
    </w:p>
    <w:p w14:paraId="5398152F" w14:textId="77777777" w:rsidR="00A66D76" w:rsidRDefault="00C835C6">
      <w:pPr>
        <w:pStyle w:val="OMDV3"/>
        <w:rPr>
          <w:b/>
          <w:bCs/>
          <w:color w:val="000000"/>
        </w:rPr>
        <w:pPrChange w:id="7028" w:author="D.Kambarov" w:date="2025-03-13T17:02:00Z">
          <w:pPr>
            <w:numPr>
              <w:ilvl w:val="2"/>
              <w:numId w:val="32"/>
            </w:num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ind w:left="709" w:hanging="709"/>
          </w:pPr>
        </w:pPrChange>
      </w:pPr>
      <w:r w:rsidRPr="008037B5">
        <w:rPr>
          <w:rFonts w:cstheme="minorHAnsi"/>
          <w:lang w:val="ru-RU"/>
          <w:rPrChange w:id="7029" w:author="D.Kambarov" w:date="2025-03-13T17:34:00Z">
            <w:rPr>
              <w:rFonts w:cstheme="minorHAnsi"/>
            </w:rPr>
          </w:rPrChange>
        </w:rPr>
        <w:t xml:space="preserve">Все </w:t>
      </w:r>
      <w:proofErr w:type="spellStart"/>
      <w:r w:rsidRPr="008037B5">
        <w:rPr>
          <w:rFonts w:cstheme="minorHAnsi"/>
          <w:lang w:val="ru-RU"/>
          <w:rPrChange w:id="7030" w:author="D.Kambarov" w:date="2025-03-13T17:34:00Z">
            <w:rPr>
              <w:rFonts w:cstheme="minorHAnsi"/>
            </w:rPr>
          </w:rPrChange>
        </w:rPr>
        <w:t>теплоизолируемые</w:t>
      </w:r>
      <w:proofErr w:type="spellEnd"/>
      <w:r w:rsidRPr="008037B5">
        <w:rPr>
          <w:rFonts w:cstheme="minorHAnsi"/>
          <w:lang w:val="ru-RU"/>
          <w:rPrChange w:id="7031" w:author="D.Kambarov" w:date="2025-03-13T17:34:00Z">
            <w:rPr>
              <w:rFonts w:cstheme="minorHAnsi"/>
            </w:rPr>
          </w:rPrChange>
        </w:rPr>
        <w:t xml:space="preserve"> воздуховоды и трубопроводы моделируйте с использованием инструмента </w:t>
      </w:r>
      <w:r>
        <w:rPr>
          <w:rFonts w:cstheme="minorHAnsi"/>
          <w:i/>
          <w:iCs/>
        </w:rPr>
        <w:t>Revit</w:t>
      </w:r>
      <w:r w:rsidRPr="008037B5">
        <w:rPr>
          <w:rFonts w:cstheme="minorHAnsi"/>
          <w:i/>
          <w:iCs/>
          <w:lang w:val="ru-RU"/>
          <w:rPrChange w:id="7032" w:author="D.Kambarov" w:date="2025-03-13T17:34:00Z">
            <w:rPr>
              <w:rFonts w:cstheme="minorHAnsi"/>
              <w:i/>
              <w:iCs/>
            </w:rPr>
          </w:rPrChange>
        </w:rPr>
        <w:t xml:space="preserve"> тепловая изоляция</w:t>
      </w:r>
      <w:r w:rsidRPr="008037B5">
        <w:rPr>
          <w:rFonts w:cstheme="minorHAnsi"/>
          <w:lang w:val="ru-RU"/>
          <w:rPrChange w:id="7033" w:author="D.Kambarov" w:date="2025-03-13T17:34:00Z">
            <w:rPr>
              <w:rFonts w:cstheme="minorHAnsi"/>
            </w:rPr>
          </w:rPrChange>
        </w:rPr>
        <w:t xml:space="preserve">. </w:t>
      </w:r>
      <w:r>
        <w:rPr>
          <w:color w:val="000000"/>
        </w:rPr>
        <w:t>Допускается не использовать инструмент на</w:t>
      </w:r>
      <w:r>
        <w:rPr>
          <w:b/>
          <w:bCs/>
          <w:color w:val="000000"/>
        </w:rPr>
        <w:t xml:space="preserve"> стадии Проект.</w:t>
      </w:r>
    </w:p>
    <w:p w14:paraId="0C719C9F" w14:textId="77777777" w:rsidR="00A66D76" w:rsidRPr="00677ECD" w:rsidRDefault="00C835C6">
      <w:pPr>
        <w:pStyle w:val="OMDV2"/>
        <w:rPr>
          <w:lang w:val="ru-RU"/>
          <w:rPrChange w:id="7034" w:author="Дмитрий Камбаров" w:date="2026-04-15T13:33:00Z">
            <w:rPr/>
          </w:rPrChange>
        </w:rPr>
        <w:pPrChange w:id="7035" w:author="D.Kambarov" w:date="2025-03-13T17:02:00Z">
          <w:pPr>
            <w:pStyle w:val="OM"/>
            <w:numPr>
              <w:ilvl w:val="1"/>
              <w:numId w:val="32"/>
            </w:numPr>
            <w:ind w:left="567" w:hanging="567"/>
            <w:contextualSpacing w:val="0"/>
          </w:pPr>
        </w:pPrChange>
      </w:pPr>
      <w:r w:rsidRPr="008037B5">
        <w:rPr>
          <w:bCs/>
          <w:lang w:val="ru-RU"/>
          <w:rPrChange w:id="7036" w:author="D.Kambarov" w:date="2025-03-13T17:34:00Z">
            <w:rPr>
              <w:bCs/>
            </w:rPr>
          </w:rPrChange>
        </w:rPr>
        <w:t>Т</w:t>
      </w:r>
      <w:r w:rsidRPr="008037B5">
        <w:rPr>
          <w:lang w:val="ru-RU"/>
          <w:rPrChange w:id="7037" w:author="D.Kambarov" w:date="2025-03-13T17:34:00Z">
            <w:rPr/>
          </w:rPrChange>
        </w:rPr>
        <w:t>ребования для этапов Тендер, Рабочая документация</w:t>
      </w:r>
      <w:r w:rsidRPr="008037B5">
        <w:rPr>
          <w:bCs/>
          <w:lang w:val="ru-RU"/>
          <w:rPrChange w:id="7038" w:author="D.Kambarov" w:date="2025-03-13T17:34:00Z">
            <w:rPr>
              <w:bCs/>
            </w:rPr>
          </w:rPrChange>
        </w:rPr>
        <w:t>.</w:t>
      </w:r>
    </w:p>
    <w:p w14:paraId="7D922C7E" w14:textId="77777777" w:rsidR="00A66D76" w:rsidRDefault="00C835C6">
      <w:pPr>
        <w:pStyle w:val="OMDV3"/>
        <w:pPrChange w:id="7039" w:author="D.Kambarov" w:date="2025-03-13T17:02:00Z">
          <w:pPr>
            <w:pStyle w:val="af1"/>
            <w:numPr>
              <w:ilvl w:val="2"/>
              <w:numId w:val="32"/>
            </w:numPr>
            <w:spacing w:after="119"/>
            <w:ind w:left="709" w:hanging="709"/>
          </w:pPr>
        </w:pPrChange>
      </w:pPr>
      <w:r w:rsidRPr="008037B5">
        <w:rPr>
          <w:lang w:val="ru-RU"/>
          <w:rPrChange w:id="7040" w:author="D.Kambarov" w:date="2025-03-13T17:34:00Z">
            <w:rPr/>
          </w:rPrChange>
        </w:rPr>
        <w:t xml:space="preserve">Все </w:t>
      </w:r>
      <w:r>
        <w:rPr>
          <w:i/>
          <w:iCs/>
        </w:rPr>
        <w:t>OMDV</w:t>
      </w:r>
      <w:r w:rsidRPr="008037B5">
        <w:rPr>
          <w:i/>
          <w:iCs/>
          <w:lang w:val="ru-RU"/>
          <w:rPrChange w:id="7041" w:author="D.Kambarov" w:date="2025-03-13T17:34:00Z">
            <w:rPr>
              <w:i/>
              <w:iCs/>
            </w:rPr>
          </w:rPrChange>
        </w:rPr>
        <w:t>- параметры</w:t>
      </w:r>
      <w:r w:rsidRPr="008037B5">
        <w:rPr>
          <w:lang w:val="ru-RU"/>
          <w:rPrChange w:id="7042" w:author="D.Kambarov" w:date="2025-03-13T17:34:00Z">
            <w:rPr/>
          </w:rPrChange>
        </w:rPr>
        <w:t xml:space="preserve"> должны быть обязательно добавлены в проект из ФОП ОМ Девелопмент и назначены соответствующим категориям элементов. Актуальный ФОП передаётся </w:t>
      </w:r>
      <w:r>
        <w:t>BIM</w:t>
      </w:r>
      <w:r w:rsidRPr="008037B5">
        <w:rPr>
          <w:lang w:val="ru-RU"/>
          <w:rPrChange w:id="7043" w:author="D.Kambarov" w:date="2025-03-13T17:34:00Z">
            <w:rPr/>
          </w:rPrChange>
        </w:rPr>
        <w:t xml:space="preserve">-отделом ОМ Девелопмент проектировщику (по запросу). Заполнение параметров является обязательным. </w:t>
      </w:r>
      <w:r w:rsidRPr="008037B5">
        <w:rPr>
          <w:color w:val="000000" w:themeColor="text1"/>
          <w:lang w:val="ru-RU"/>
          <w:rPrChange w:id="7044" w:author="D.Kambarov" w:date="2025-03-13T17:34:00Z">
            <w:rPr>
              <w:color w:val="000000" w:themeColor="text1"/>
            </w:rPr>
          </w:rPrChange>
        </w:rPr>
        <w:t xml:space="preserve">Параметры допускается заполнять в финальной загрузке. </w:t>
      </w:r>
      <w:r>
        <w:rPr>
          <w:color w:val="000000" w:themeColor="text1"/>
        </w:rPr>
        <w:t>При корректировке модели параметры должны быть актуализированы.</w:t>
      </w:r>
    </w:p>
    <w:p w14:paraId="6BC1C878" w14:textId="77777777" w:rsidR="00A66D76" w:rsidRPr="00677ECD" w:rsidRDefault="00C835C6">
      <w:pPr>
        <w:pStyle w:val="OMDV3"/>
        <w:rPr>
          <w:color w:val="000000"/>
          <w:lang w:val="ru-RU"/>
          <w:rPrChange w:id="7045" w:author="Дмитрий Камбаров" w:date="2026-04-15T13:33:00Z">
            <w:rPr>
              <w:color w:val="000000"/>
            </w:rPr>
          </w:rPrChange>
        </w:rPr>
        <w:pPrChange w:id="7046" w:author="D.Kambarov" w:date="2025-03-13T17:02:00Z">
          <w:pPr>
            <w:pStyle w:val="af1"/>
            <w:numPr>
              <w:ilvl w:val="2"/>
              <w:numId w:val="32"/>
            </w:numPr>
            <w:spacing w:before="240" w:after="119"/>
            <w:ind w:left="709" w:hanging="709"/>
            <w:contextualSpacing w:val="0"/>
          </w:pPr>
        </w:pPrChange>
      </w:pPr>
      <w:r w:rsidRPr="008037B5">
        <w:rPr>
          <w:lang w:val="ru-RU"/>
          <w:rPrChange w:id="7047" w:author="D.Kambarov" w:date="2025-03-13T17:34:00Z">
            <w:rPr/>
          </w:rPrChange>
        </w:rPr>
        <w:t xml:space="preserve">Для фильтрации объемов вертикальных элементов от общей длины систем у всех трубопроводов, воздуховодов должен быть заполнен параметр </w:t>
      </w:r>
      <w:r>
        <w:rPr>
          <w:i/>
          <w:iCs/>
        </w:rPr>
        <w:t>OMDV</w:t>
      </w:r>
      <w:r w:rsidRPr="008037B5">
        <w:rPr>
          <w:i/>
          <w:iCs/>
          <w:lang w:val="ru-RU"/>
          <w:rPrChange w:id="7048" w:author="D.Kambarov" w:date="2025-03-13T17:34:00Z">
            <w:rPr>
              <w:i/>
              <w:iCs/>
            </w:rPr>
          </w:rPrChange>
        </w:rPr>
        <w:t>_Стояк</w:t>
      </w:r>
      <w:r w:rsidRPr="008037B5">
        <w:rPr>
          <w:lang w:val="ru-RU"/>
          <w:rPrChange w:id="7049" w:author="D.Kambarov" w:date="2025-03-13T17:34:00Z">
            <w:rPr/>
          </w:rPrChange>
        </w:rPr>
        <w:t xml:space="preserve"> (параметр экземпляра) – значение параметра «С».</w:t>
      </w:r>
    </w:p>
    <w:p w14:paraId="0434969D" w14:textId="77777777" w:rsidR="00A66D76" w:rsidRPr="00677ECD" w:rsidRDefault="00C835C6">
      <w:pPr>
        <w:pStyle w:val="OMDV3"/>
        <w:rPr>
          <w:lang w:val="ru-RU"/>
          <w:rPrChange w:id="7050" w:author="Дмитрий Камбаров" w:date="2026-04-15T13:33:00Z">
            <w:rPr/>
          </w:rPrChange>
        </w:rPr>
        <w:pPrChange w:id="7051" w:author="D.Kambarov" w:date="2025-03-13T17:02:00Z">
          <w:pPr>
            <w:pStyle w:val="af1"/>
            <w:numPr>
              <w:ilvl w:val="2"/>
              <w:numId w:val="32"/>
            </w:numPr>
            <w:spacing w:after="119"/>
            <w:ind w:left="709" w:hanging="709"/>
            <w:contextualSpacing w:val="0"/>
          </w:pPr>
        </w:pPrChange>
      </w:pPr>
      <w:r w:rsidRPr="008037B5">
        <w:rPr>
          <w:lang w:val="ru-RU"/>
          <w:rPrChange w:id="7052" w:author="D.Kambarov" w:date="2025-03-13T17:34:00Z">
            <w:rPr/>
          </w:rPrChange>
        </w:rPr>
        <w:t xml:space="preserve">Проектировщик анализирует наполнение системы и устанавливает системный параметр (коэффициент запаса), требующийся для формирования точного объёма материала конкретной системы по согласованию с </w:t>
      </w:r>
      <w:r w:rsidRPr="008037B5">
        <w:rPr>
          <w:b/>
          <w:bCs/>
          <w:u w:val="single"/>
          <w:lang w:val="ru-RU"/>
          <w:rPrChange w:id="7053" w:author="D.Kambarov" w:date="2025-03-13T17:34:00Z">
            <w:rPr>
              <w:b/>
              <w:bCs/>
              <w:u w:val="single"/>
            </w:rPr>
          </w:rPrChange>
        </w:rPr>
        <w:t>ГИПом ОМ Девелопмент</w:t>
      </w:r>
      <w:r w:rsidRPr="008037B5">
        <w:rPr>
          <w:lang w:val="ru-RU"/>
          <w:rPrChange w:id="7054" w:author="D.Kambarov" w:date="2025-03-13T17:34:00Z">
            <w:rPr/>
          </w:rPrChange>
        </w:rPr>
        <w:t xml:space="preserve">. Данный коэффициент фиксируется в </w:t>
      </w:r>
      <w:r>
        <w:rPr>
          <w:b/>
        </w:rPr>
        <w:t>BEP</w:t>
      </w:r>
      <w:r w:rsidRPr="008037B5">
        <w:rPr>
          <w:lang w:val="ru-RU"/>
          <w:rPrChange w:id="7055" w:author="D.Kambarov" w:date="2025-03-13T17:34:00Z">
            <w:rPr/>
          </w:rPrChange>
        </w:rPr>
        <w:t>. При подсчете объемов тепловой изоляции в спецификациях так же необходимо заложить повышающий коэффициент запаса.</w:t>
      </w:r>
    </w:p>
    <w:p w14:paraId="7082B19D" w14:textId="77777777" w:rsidR="00A66D76" w:rsidRPr="00677ECD" w:rsidRDefault="00C835C6">
      <w:pPr>
        <w:pStyle w:val="OMDV3"/>
        <w:rPr>
          <w:lang w:val="ru-RU"/>
          <w:rPrChange w:id="7056" w:author="Дмитрий Камбаров" w:date="2026-04-15T13:33:00Z">
            <w:rPr>
              <w:rFonts w:eastAsiaTheme="minorEastAsia"/>
              <w:lang w:eastAsia="fr-FR"/>
            </w:rPr>
          </w:rPrChange>
        </w:rPr>
        <w:pPrChange w:id="7057" w:author="D.Kambarov" w:date="2025-03-13T17:02:00Z">
          <w:pPr>
            <w:pStyle w:val="af1"/>
            <w:numPr>
              <w:ilvl w:val="2"/>
              <w:numId w:val="32"/>
            </w:numPr>
            <w:ind w:left="709" w:hanging="709"/>
            <w:contextualSpacing w:val="0"/>
          </w:pPr>
        </w:pPrChange>
      </w:pPr>
      <w:r w:rsidRPr="008037B5">
        <w:rPr>
          <w:lang w:val="ru-RU"/>
          <w:rPrChange w:id="7058" w:author="D.Kambarov" w:date="2025-03-13T17:34:00Z">
            <w:rPr/>
          </w:rPrChange>
        </w:rPr>
        <w:t xml:space="preserve">В составе листов модели на механические системы могут быть сформированы спецификации на соединительные детали трубопроводов и воздуховодов (фасонные детали). Данное требование не обязательно для исполнения – необходимость учета фасонных деталей уточнить у </w:t>
      </w:r>
      <w:proofErr w:type="spellStart"/>
      <w:r w:rsidRPr="008037B5">
        <w:rPr>
          <w:b/>
          <w:bCs/>
          <w:u w:val="single"/>
          <w:lang w:val="ru-RU"/>
          <w:rPrChange w:id="7059" w:author="D.Kambarov" w:date="2025-03-13T17:34:00Z">
            <w:rPr>
              <w:b/>
              <w:bCs/>
              <w:u w:val="single"/>
            </w:rPr>
          </w:rPrChange>
        </w:rPr>
        <w:t>ГИПа</w:t>
      </w:r>
      <w:proofErr w:type="spellEnd"/>
      <w:r w:rsidRPr="008037B5">
        <w:rPr>
          <w:b/>
          <w:bCs/>
          <w:u w:val="single"/>
          <w:lang w:val="ru-RU"/>
          <w:rPrChange w:id="7060" w:author="D.Kambarov" w:date="2025-03-13T17:34:00Z">
            <w:rPr>
              <w:b/>
              <w:bCs/>
              <w:u w:val="single"/>
            </w:rPr>
          </w:rPrChange>
        </w:rPr>
        <w:t xml:space="preserve"> ОМ Девелопмент</w:t>
      </w:r>
      <w:r w:rsidRPr="008037B5">
        <w:rPr>
          <w:lang w:val="ru-RU"/>
          <w:rPrChange w:id="7061" w:author="D.Kambarov" w:date="2025-03-13T17:34:00Z">
            <w:rPr/>
          </w:rPrChange>
        </w:rPr>
        <w:t>.</w:t>
      </w:r>
    </w:p>
    <w:p w14:paraId="60E4D728" w14:textId="77777777" w:rsidR="00A66D76" w:rsidRPr="00677ECD" w:rsidRDefault="00C835C6">
      <w:pPr>
        <w:pStyle w:val="OMDV3"/>
        <w:rPr>
          <w:lang w:val="ru-RU"/>
          <w:rPrChange w:id="7062" w:author="Дмитрий Камбаров" w:date="2026-04-15T13:33:00Z">
            <w:rPr/>
          </w:rPrChange>
        </w:rPr>
        <w:pPrChange w:id="7063" w:author="D.Kambarov" w:date="2025-03-13T17:02:00Z">
          <w:pPr>
            <w:pStyle w:val="af1"/>
            <w:numPr>
              <w:ilvl w:val="2"/>
              <w:numId w:val="32"/>
            </w:numPr>
            <w:ind w:left="709" w:hanging="709"/>
            <w:contextualSpacing w:val="0"/>
          </w:pPr>
        </w:pPrChange>
      </w:pPr>
      <w:r w:rsidRPr="008037B5">
        <w:rPr>
          <w:lang w:val="ru-RU"/>
          <w:rPrChange w:id="7064" w:author="D.Kambarov" w:date="2025-03-13T17:34:00Z">
            <w:rPr/>
          </w:rPrChange>
        </w:rPr>
        <w:t xml:space="preserve">Модели инженерных систем должны содержать спецификации, выполненные с помощью инструментария </w:t>
      </w:r>
      <w:r>
        <w:t>Revit</w:t>
      </w:r>
      <w:r w:rsidRPr="008037B5">
        <w:rPr>
          <w:lang w:val="ru-RU"/>
          <w:rPrChange w:id="7065" w:author="D.Kambarov" w:date="2025-03-13T17:34:00Z">
            <w:rPr/>
          </w:rPrChange>
        </w:rPr>
        <w:t xml:space="preserve">, на всё моделируемое (по </w:t>
      </w:r>
      <w:r>
        <w:t>EIR</w:t>
      </w:r>
      <w:r w:rsidRPr="008037B5">
        <w:rPr>
          <w:lang w:val="ru-RU"/>
          <w:rPrChange w:id="7066" w:author="D.Kambarov" w:date="2025-03-13T17:34:00Z">
            <w:rPr/>
          </w:rPrChange>
        </w:rPr>
        <w:t>) оборудование и материалы.</w:t>
      </w:r>
    </w:p>
    <w:p w14:paraId="461F14F0" w14:textId="77777777" w:rsidR="00A66D76" w:rsidRDefault="00C835C6">
      <w:pPr>
        <w:pStyle w:val="OMDV3"/>
        <w:rPr>
          <w:rFonts w:cstheme="minorHAnsi"/>
        </w:rPr>
        <w:pPrChange w:id="7067" w:author="D.Kambarov" w:date="2025-03-13T17:02:00Z">
          <w:pPr>
            <w:pStyle w:val="af1"/>
            <w:numPr>
              <w:ilvl w:val="2"/>
              <w:numId w:val="32"/>
            </w:numPr>
            <w:spacing w:after="0"/>
            <w:ind w:hanging="720"/>
            <w:contextualSpacing w:val="0"/>
          </w:pPr>
        </w:pPrChange>
      </w:pPr>
      <w:proofErr w:type="spellStart"/>
      <w:r>
        <w:t>Категорически</w:t>
      </w:r>
      <w:proofErr w:type="spellEnd"/>
      <w:r>
        <w:t xml:space="preserve"> </w:t>
      </w:r>
      <w:proofErr w:type="spellStart"/>
      <w:r>
        <w:t>запрещается</w:t>
      </w:r>
      <w:proofErr w:type="spellEnd"/>
      <w:r>
        <w:t xml:space="preserve">: </w:t>
      </w:r>
    </w:p>
    <w:p w14:paraId="31731B3F" w14:textId="77777777" w:rsidR="00A66D76" w:rsidRDefault="00C835C6">
      <w:pPr>
        <w:pStyle w:val="OM"/>
        <w:numPr>
          <w:ilvl w:val="0"/>
          <w:numId w:val="72"/>
        </w:numPr>
        <w:rPr>
          <w:rFonts w:cstheme="minorHAnsi"/>
        </w:rPr>
        <w:pPrChange w:id="7068" w:author="D.Kambarov" w:date="2025-03-13T17:03:00Z">
          <w:pPr>
            <w:spacing w:after="0"/>
            <w:ind w:left="709" w:hanging="1"/>
          </w:pPr>
        </w:pPrChange>
      </w:pPr>
      <w:del w:id="7069" w:author="D.Kambarov" w:date="2025-03-13T17:03:00Z">
        <w:r w:rsidDel="00841694">
          <w:rPr>
            <w:shd w:val="clear" w:color="auto" w:fill="FFFFFF"/>
          </w:rPr>
          <w:delText xml:space="preserve">- </w:delText>
        </w:r>
      </w:del>
      <w:r>
        <w:rPr>
          <w:shd w:val="clear" w:color="auto" w:fill="FFFFFF"/>
        </w:rPr>
        <w:t>Использовать несколько различных семейств для моделирования приточных/вытяжных установок, установок центрального кондиционирования и коллекторных узлов. В данном случае необходимо использовать вложенные семейства.</w:t>
      </w:r>
    </w:p>
    <w:p w14:paraId="27E9147C" w14:textId="77777777" w:rsidR="00A66D76" w:rsidRDefault="00C835C6">
      <w:pPr>
        <w:pStyle w:val="OM"/>
        <w:numPr>
          <w:ilvl w:val="0"/>
          <w:numId w:val="72"/>
        </w:numPr>
        <w:pPrChange w:id="7070" w:author="D.Kambarov" w:date="2025-03-13T17:03:00Z">
          <w:pPr>
            <w:spacing w:after="0"/>
            <w:ind w:left="709" w:hanging="1"/>
          </w:pPr>
        </w:pPrChange>
      </w:pPr>
      <w:del w:id="7071" w:author="D.Kambarov" w:date="2025-03-13T17:03:00Z">
        <w:r w:rsidDel="00841694">
          <w:rPr>
            <w:shd w:val="clear" w:color="auto" w:fill="FFFFFF"/>
          </w:rPr>
          <w:delText xml:space="preserve">- </w:delText>
        </w:r>
      </w:del>
      <w:r>
        <w:rPr>
          <w:shd w:val="clear" w:color="auto" w:fill="FFFFFF"/>
        </w:rPr>
        <w:t>Использовать семейства модели с вложенными семействами, у которых включен параметр «Общее», в случае, когда вложенные семейства не участвуют в каком-либо подсчёте в проекте.</w:t>
      </w:r>
    </w:p>
    <w:p w14:paraId="33C38F4C" w14:textId="77777777" w:rsidR="00A66D76" w:rsidRPr="00677ECD" w:rsidRDefault="00C835C6">
      <w:pPr>
        <w:pStyle w:val="OMDV3"/>
        <w:rPr>
          <w:lang w:val="ru-RU"/>
          <w:rPrChange w:id="7072" w:author="Дмитрий Камбаров" w:date="2026-04-15T13:33:00Z">
            <w:rPr>
              <w:rFonts w:eastAsiaTheme="minorEastAsia"/>
              <w:lang w:eastAsia="fr-FR"/>
            </w:rPr>
          </w:rPrChange>
        </w:rPr>
        <w:pPrChange w:id="7073" w:author="D.Kambarov" w:date="2025-03-13T17:03:00Z">
          <w:pPr>
            <w:pStyle w:val="af1"/>
            <w:numPr>
              <w:ilvl w:val="2"/>
              <w:numId w:val="32"/>
            </w:numPr>
            <w:spacing w:before="240"/>
            <w:ind w:left="709" w:hanging="709"/>
            <w:contextualSpacing w:val="0"/>
          </w:pPr>
        </w:pPrChange>
      </w:pPr>
      <w:r w:rsidRPr="008037B5">
        <w:rPr>
          <w:lang w:val="ru-RU"/>
          <w:rPrChange w:id="7074" w:author="D.Kambarov" w:date="2025-03-13T17:34:00Z">
            <w:rPr/>
          </w:rPrChange>
        </w:rPr>
        <w:t>Все немоделируемые объемы материалов и оборудования по моделям должны быть учтены с помощью использования стандартного функционала по созданию спецификации (создана отдельная спецификация «Немоделируемые объемы оборудования и материалов»</w:t>
      </w:r>
    </w:p>
    <w:p w14:paraId="705D1D90" w14:textId="77777777" w:rsidR="00A66D76" w:rsidRPr="00677ECD" w:rsidRDefault="00C835C6">
      <w:pPr>
        <w:pStyle w:val="OMDV3"/>
        <w:rPr>
          <w:lang w:val="ru-RU"/>
          <w:rPrChange w:id="7075" w:author="Дмитрий Камбаров" w:date="2026-04-15T13:33:00Z">
            <w:rPr/>
          </w:rPrChange>
        </w:rPr>
        <w:pPrChange w:id="7076" w:author="D.Kambarov" w:date="2025-03-13T17:03:00Z">
          <w:pPr>
            <w:pStyle w:val="af1"/>
            <w:numPr>
              <w:ilvl w:val="2"/>
              <w:numId w:val="32"/>
            </w:numPr>
            <w:ind w:left="709" w:hanging="709"/>
            <w:contextualSpacing w:val="0"/>
          </w:pPr>
        </w:pPrChange>
      </w:pPr>
      <w:r w:rsidRPr="008037B5">
        <w:rPr>
          <w:lang w:val="ru-RU"/>
          <w:rPrChange w:id="7077" w:author="D.Kambarov" w:date="2025-03-13T17:34:00Z">
            <w:rPr/>
          </w:rPrChange>
        </w:rPr>
        <w:t>Теплоизолированные системы должны обеспечивать подсчет объемов тепловой изоляции.</w:t>
      </w:r>
    </w:p>
    <w:p w14:paraId="3F441E0A" w14:textId="77777777" w:rsidR="00A66D76" w:rsidRPr="00677ECD" w:rsidRDefault="00C835C6">
      <w:pPr>
        <w:pStyle w:val="OMDV3"/>
        <w:rPr>
          <w:lang w:val="ru-RU"/>
          <w:rPrChange w:id="7078" w:author="Дмитрий Камбаров" w:date="2026-04-15T13:33:00Z">
            <w:rPr/>
          </w:rPrChange>
        </w:rPr>
        <w:pPrChange w:id="7079" w:author="D.Kambarov" w:date="2025-03-13T17:03:00Z">
          <w:pPr>
            <w:pStyle w:val="af1"/>
            <w:numPr>
              <w:ilvl w:val="2"/>
              <w:numId w:val="32"/>
            </w:numPr>
            <w:spacing w:after="119"/>
            <w:ind w:left="709" w:hanging="709"/>
            <w:contextualSpacing w:val="0"/>
          </w:pPr>
        </w:pPrChange>
      </w:pPr>
      <w:r w:rsidRPr="008037B5">
        <w:rPr>
          <w:lang w:val="ru-RU"/>
          <w:rPrChange w:id="7080" w:author="D.Kambarov" w:date="2025-03-13T17:34:00Z">
            <w:rPr/>
          </w:rPrChange>
        </w:rPr>
        <w:t xml:space="preserve">Рекомендуется моделировании крепежных элементов посредством инструментария </w:t>
      </w:r>
      <w:r w:rsidRPr="00841694">
        <w:t>Revit</w:t>
      </w:r>
      <w:r w:rsidRPr="008037B5">
        <w:rPr>
          <w:lang w:val="ru-RU"/>
          <w:rPrChange w:id="7081" w:author="D.Kambarov" w:date="2025-03-13T17:34:00Z">
            <w:rPr/>
          </w:rPrChange>
        </w:rPr>
        <w:t>.</w:t>
      </w:r>
    </w:p>
    <w:p w14:paraId="334141DF" w14:textId="77777777" w:rsidR="00A66D76" w:rsidRPr="00677ECD" w:rsidRDefault="00C835C6">
      <w:pPr>
        <w:pStyle w:val="OMDV3"/>
        <w:rPr>
          <w:lang w:val="ru-RU"/>
          <w:rPrChange w:id="7082" w:author="Дмитрий Камбаров" w:date="2026-04-15T13:33:00Z">
            <w:rPr/>
          </w:rPrChange>
        </w:rPr>
        <w:pPrChange w:id="7083" w:author="D.Kambarov" w:date="2025-03-13T17:03:00Z">
          <w:pPr>
            <w:pStyle w:val="af1"/>
            <w:numPr>
              <w:ilvl w:val="2"/>
              <w:numId w:val="32"/>
            </w:numPr>
            <w:spacing w:after="119"/>
            <w:ind w:left="709" w:hanging="709"/>
            <w:contextualSpacing w:val="0"/>
          </w:pPr>
        </w:pPrChange>
      </w:pPr>
      <w:r w:rsidRPr="008037B5">
        <w:rPr>
          <w:lang w:val="ru-RU"/>
          <w:rPrChange w:id="7084" w:author="D.Kambarov" w:date="2025-03-13T17:34:00Z">
            <w:rPr/>
          </w:rPrChange>
        </w:rPr>
        <w:t xml:space="preserve">В случае если при оформлении не используется расчетный показатель расхода систем вентиляции, необходимо заполнить параметр </w:t>
      </w:r>
      <w:r w:rsidRPr="00841694">
        <w:rPr>
          <w:i/>
          <w:iCs/>
        </w:rPr>
        <w:t>OMDV</w:t>
      </w:r>
      <w:r w:rsidRPr="008037B5">
        <w:rPr>
          <w:lang w:val="ru-RU"/>
          <w:rPrChange w:id="7085" w:author="D.Kambarov" w:date="2025-03-13T17:34:00Z">
            <w:rPr/>
          </w:rPrChange>
        </w:rPr>
        <w:t>_Расход у всех элементов, входящих в систему. В случае если расход равен 0, так же следует внести это значение в параметр.</w:t>
      </w:r>
    </w:p>
    <w:p w14:paraId="6988D27D" w14:textId="77777777" w:rsidR="00A66D76" w:rsidRDefault="00C835C6">
      <w:pPr>
        <w:pStyle w:val="OMDV3"/>
        <w:pPrChange w:id="7086" w:author="D.Kambarov" w:date="2025-03-13T17:03:00Z">
          <w:pPr>
            <w:pStyle w:val="af1"/>
            <w:numPr>
              <w:ilvl w:val="2"/>
              <w:numId w:val="32"/>
            </w:numPr>
            <w:ind w:hanging="720"/>
            <w:contextualSpacing w:val="0"/>
          </w:pPr>
        </w:pPrChange>
      </w:pPr>
      <w:r w:rsidRPr="008037B5">
        <w:rPr>
          <w:lang w:val="ru-RU"/>
          <w:rPrChange w:id="7087" w:author="D.Kambarov" w:date="2025-03-13T17:34:00Z">
            <w:rPr/>
          </w:rPrChange>
        </w:rPr>
        <w:t xml:space="preserve">Электрощиты/ГРЩ/ВУ/ВРУ, внутриквартирные электрощиты и прочие электрошкафы должны моделироваться с точным соответствием габаритов без внутреннего наполнения, с учетом рабочих зон и/или зон обслуживания; иметь точки подключения электропитания. </w:t>
      </w:r>
      <w:r w:rsidRPr="00841694">
        <w:t>Излишняя передача облика щитов/шкафов не требуется.</w:t>
      </w:r>
    </w:p>
    <w:p w14:paraId="40FFF461" w14:textId="77777777" w:rsidR="00A66D76" w:rsidRPr="00677ECD" w:rsidRDefault="00C835C6">
      <w:pPr>
        <w:pStyle w:val="OMDV3"/>
        <w:rPr>
          <w:lang w:val="ru-RU"/>
          <w:rPrChange w:id="7088" w:author="Дмитрий Камбаров" w:date="2026-04-15T13:33:00Z">
            <w:rPr/>
          </w:rPrChange>
        </w:rPr>
        <w:pPrChange w:id="7089" w:author="D.Kambarov" w:date="2025-03-13T17:03:00Z">
          <w:pPr>
            <w:pStyle w:val="af1"/>
            <w:numPr>
              <w:ilvl w:val="2"/>
              <w:numId w:val="32"/>
            </w:numPr>
            <w:spacing w:after="119"/>
            <w:ind w:left="709" w:hanging="709"/>
            <w:contextualSpacing w:val="0"/>
          </w:pPr>
        </w:pPrChange>
      </w:pPr>
      <w:r w:rsidRPr="008037B5">
        <w:rPr>
          <w:lang w:val="ru-RU"/>
          <w:rPrChange w:id="7090" w:author="D.Kambarov" w:date="2025-03-13T17:34:00Z">
            <w:rPr/>
          </w:rPrChange>
        </w:rPr>
        <w:t>Так же каждый специфицируемый моделируемый элемент модели должен содержать заполненный параметр:</w:t>
      </w:r>
    </w:p>
    <w:p w14:paraId="364F0774" w14:textId="77777777" w:rsidR="00A66D76" w:rsidRDefault="00C835C6">
      <w:pPr>
        <w:pPrChange w:id="7091" w:author="D.Kambarov" w:date="2025-03-13T17:03:00Z">
          <w:pPr>
            <w:pStyle w:val="af1"/>
            <w:numPr>
              <w:ilvl w:val="1"/>
              <w:numId w:val="26"/>
            </w:numPr>
            <w:spacing w:after="0"/>
            <w:ind w:left="709" w:hanging="709"/>
            <w:contextualSpacing w:val="0"/>
          </w:pPr>
        </w:pPrChange>
      </w:pPr>
      <w:r>
        <w:rPr>
          <w:i/>
          <w:iCs/>
          <w:lang w:val="en-US" w:eastAsia="fr-FR"/>
        </w:rPr>
        <w:t>OMDV</w:t>
      </w:r>
      <w:r>
        <w:rPr>
          <w:i/>
          <w:iCs/>
          <w:lang w:eastAsia="fr-FR"/>
        </w:rPr>
        <w:t>_Наименование</w:t>
      </w:r>
      <w:r>
        <w:rPr>
          <w:lang w:eastAsia="fr-FR"/>
        </w:rPr>
        <w:t xml:space="preserve"> (значение соответствует столбцу Наименование спецификации альбома)</w:t>
      </w:r>
    </w:p>
    <w:p w14:paraId="10DDBB4B" w14:textId="77777777" w:rsidR="00A66D76" w:rsidRDefault="00C835C6">
      <w:pPr>
        <w:pPrChange w:id="7092" w:author="D.Kambarov" w:date="2025-03-13T17:03:00Z">
          <w:pPr>
            <w:pStyle w:val="af1"/>
            <w:numPr>
              <w:ilvl w:val="3"/>
              <w:numId w:val="26"/>
            </w:numPr>
            <w:spacing w:after="0"/>
            <w:ind w:left="709" w:hanging="709"/>
            <w:contextualSpacing w:val="0"/>
          </w:pPr>
        </w:pPrChange>
      </w:pPr>
      <w:r>
        <w:rPr>
          <w:i/>
          <w:iCs/>
          <w:lang w:val="en-US" w:eastAsia="fr-FR"/>
        </w:rPr>
        <w:t>OMDV</w:t>
      </w:r>
      <w:r>
        <w:rPr>
          <w:i/>
          <w:iCs/>
          <w:lang w:eastAsia="fr-FR"/>
        </w:rPr>
        <w:t>_Код изделия</w:t>
      </w:r>
      <w:r>
        <w:rPr>
          <w:lang w:eastAsia="fr-FR"/>
        </w:rPr>
        <w:t xml:space="preserve"> (значение соответствует столбцу Код изделия спецификации альбома)</w:t>
      </w:r>
    </w:p>
    <w:p w14:paraId="2566F108" w14:textId="77777777" w:rsidR="00A66D76" w:rsidRDefault="00C835C6">
      <w:pPr>
        <w:rPr>
          <w:lang w:eastAsia="fr-FR"/>
        </w:rPr>
        <w:pPrChange w:id="7093" w:author="D.Kambarov" w:date="2025-03-13T17:03:00Z">
          <w:pPr>
            <w:spacing w:after="0"/>
            <w:ind w:left="709"/>
          </w:pPr>
        </w:pPrChange>
      </w:pPr>
      <w:r>
        <w:rPr>
          <w:i/>
          <w:iCs/>
          <w:lang w:val="en-US" w:eastAsia="fr-FR"/>
        </w:rPr>
        <w:t>OMDV</w:t>
      </w:r>
      <w:r>
        <w:rPr>
          <w:i/>
          <w:iCs/>
          <w:lang w:eastAsia="fr-FR"/>
        </w:rPr>
        <w:t>_Изготовитель</w:t>
      </w:r>
      <w:r>
        <w:rPr>
          <w:vertAlign w:val="superscript"/>
          <w:lang w:eastAsia="fr-FR"/>
        </w:rPr>
        <w:t>1</w:t>
      </w:r>
      <w:r>
        <w:rPr>
          <w:lang w:eastAsia="fr-FR"/>
        </w:rPr>
        <w:t xml:space="preserve"> (значение соответствует столбцу Изготовитель спецификации альбома)</w:t>
      </w:r>
    </w:p>
    <w:p w14:paraId="79399000" w14:textId="77777777" w:rsidR="00A66D76" w:rsidRDefault="00C835C6">
      <w:pPr>
        <w:rPr>
          <w:lang w:eastAsia="fr-FR"/>
        </w:rPr>
        <w:pPrChange w:id="7094" w:author="D.Kambarov" w:date="2025-03-13T17:03:00Z">
          <w:pPr>
            <w:spacing w:after="0"/>
            <w:ind w:left="709"/>
          </w:pPr>
        </w:pPrChange>
      </w:pPr>
      <w:r>
        <w:rPr>
          <w:i/>
          <w:iCs/>
          <w:lang w:val="en-US" w:eastAsia="fr-FR"/>
        </w:rPr>
        <w:t>OMDV</w:t>
      </w:r>
      <w:r>
        <w:rPr>
          <w:i/>
          <w:iCs/>
          <w:lang w:eastAsia="fr-FR"/>
        </w:rPr>
        <w:t>_Марка (</w:t>
      </w:r>
      <w:r>
        <w:rPr>
          <w:iCs/>
          <w:lang w:eastAsia="fr-FR"/>
        </w:rPr>
        <w:t>значение соответствует столбцу «</w:t>
      </w:r>
      <w:r>
        <w:t>Тип, марка, обозначение документа, опросного листа» спецификации альбома)</w:t>
      </w:r>
      <w:r>
        <w:rPr>
          <w:i/>
          <w:iCs/>
          <w:lang w:eastAsia="fr-FR"/>
        </w:rPr>
        <w:t xml:space="preserve"> </w:t>
      </w:r>
    </w:p>
    <w:p w14:paraId="305656DF" w14:textId="77777777" w:rsidR="00A66D76" w:rsidRDefault="00C835C6">
      <w:pPr>
        <w:pPrChange w:id="7095" w:author="D.Kambarov" w:date="2025-03-13T17:03:00Z">
          <w:pPr>
            <w:pStyle w:val="af1"/>
            <w:numPr>
              <w:ilvl w:val="3"/>
              <w:numId w:val="26"/>
            </w:numPr>
            <w:spacing w:after="0"/>
            <w:ind w:left="709" w:hanging="709"/>
            <w:contextualSpacing w:val="0"/>
          </w:pPr>
        </w:pPrChange>
      </w:pPr>
      <w:r>
        <w:rPr>
          <w:i/>
          <w:iCs/>
          <w:lang w:val="en-US" w:eastAsia="fr-FR"/>
        </w:rPr>
        <w:t>OMDV</w:t>
      </w:r>
      <w:r>
        <w:rPr>
          <w:i/>
          <w:iCs/>
          <w:lang w:eastAsia="fr-FR"/>
        </w:rPr>
        <w:t>_Единица Измерения</w:t>
      </w:r>
      <w:r>
        <w:rPr>
          <w:lang w:eastAsia="fr-FR"/>
        </w:rPr>
        <w:t xml:space="preserve"> (значение соответствует столбцу «Единица измерения» спецификации)</w:t>
      </w:r>
    </w:p>
    <w:p w14:paraId="7B4F810D" w14:textId="77777777" w:rsidR="00A66D76" w:rsidRDefault="00C835C6">
      <w:pPr>
        <w:pPrChange w:id="7096" w:author="D.Kambarov" w:date="2025-03-13T17:03:00Z">
          <w:pPr>
            <w:pStyle w:val="af1"/>
            <w:numPr>
              <w:ilvl w:val="3"/>
              <w:numId w:val="26"/>
            </w:numPr>
            <w:spacing w:after="0"/>
            <w:ind w:left="709" w:hanging="709"/>
            <w:contextualSpacing w:val="0"/>
          </w:pPr>
        </w:pPrChange>
      </w:pPr>
      <w:r>
        <w:rPr>
          <w:i/>
          <w:iCs/>
          <w:lang w:val="en-US" w:eastAsia="fr-FR"/>
        </w:rPr>
        <w:t>OMDV</w:t>
      </w:r>
      <w:r>
        <w:rPr>
          <w:i/>
          <w:iCs/>
          <w:lang w:eastAsia="fr-FR"/>
        </w:rPr>
        <w:t>_Количество</w:t>
      </w:r>
      <w:r>
        <w:rPr>
          <w:lang w:eastAsia="fr-FR"/>
        </w:rPr>
        <w:t xml:space="preserve"> (значение параметра Длина с запасом для системных семейств и Число - для загружаемых семейств)</w:t>
      </w:r>
    </w:p>
    <w:p w14:paraId="3416B9F9" w14:textId="77777777" w:rsidR="00A66D76" w:rsidRDefault="00C835C6">
      <w:pPr>
        <w:pPrChange w:id="7097" w:author="D.Kambarov" w:date="2025-03-13T17:03:00Z">
          <w:pPr>
            <w:ind w:left="709"/>
          </w:pPr>
        </w:pPrChange>
      </w:pPr>
      <w:r>
        <w:rPr>
          <w:b/>
          <w:bCs/>
        </w:rPr>
        <w:t>Примечание 1:</w:t>
      </w:r>
      <w:r>
        <w:t xml:space="preserve"> Данные добавляются только при наличии конкретного производителя по вендор-листу или согласованию Заказчика. Только для серийно выпускаемого изделия/материала. </w:t>
      </w:r>
    </w:p>
    <w:p w14:paraId="66E94ECF" w14:textId="77777777" w:rsidR="00A66D76" w:rsidRPr="00677ECD" w:rsidRDefault="00C835C6">
      <w:pPr>
        <w:pStyle w:val="OMDV3"/>
        <w:rPr>
          <w:lang w:val="ru-RU"/>
          <w:rPrChange w:id="7098" w:author="Дмитрий Камбаров" w:date="2026-04-15T13:33:00Z">
            <w:rPr/>
          </w:rPrChange>
        </w:rPr>
        <w:pPrChange w:id="7099" w:author="D.Kambarov" w:date="2025-03-13T17:03:00Z">
          <w:pPr>
            <w:pStyle w:val="af1"/>
            <w:numPr>
              <w:ilvl w:val="2"/>
              <w:numId w:val="32"/>
            </w:numPr>
            <w:ind w:left="709" w:hanging="709"/>
            <w:contextualSpacing w:val="0"/>
          </w:pPr>
        </w:pPrChange>
      </w:pPr>
      <w:r w:rsidRPr="008037B5">
        <w:rPr>
          <w:lang w:val="ru-RU"/>
          <w:rPrChange w:id="7100" w:author="D.Kambarov" w:date="2025-03-13T17:34:00Z">
            <w:rPr/>
          </w:rPrChange>
        </w:rPr>
        <w:t>Для использования моделей инженерных сетей для системы строительного контроля у всех элементов должны быть заполнены параметры:</w:t>
      </w:r>
    </w:p>
    <w:p w14:paraId="1F8154BC" w14:textId="77777777" w:rsidR="00A66D76" w:rsidRDefault="00C835C6">
      <w:pPr>
        <w:pPrChange w:id="7101" w:author="D.Kambarov" w:date="2025-03-13T17:03:00Z">
          <w:pPr>
            <w:pStyle w:val="af1"/>
            <w:numPr>
              <w:ilvl w:val="3"/>
              <w:numId w:val="9"/>
            </w:numPr>
            <w:spacing w:after="0"/>
            <w:ind w:left="709" w:hanging="709"/>
            <w:contextualSpacing w:val="0"/>
          </w:pPr>
        </w:pPrChange>
      </w:pPr>
      <w:r>
        <w:rPr>
          <w:i/>
          <w:iCs/>
          <w:lang w:val="en-US" w:eastAsia="fr-FR"/>
        </w:rPr>
        <w:t>OMDV</w:t>
      </w:r>
      <w:r>
        <w:rPr>
          <w:i/>
          <w:iCs/>
          <w:lang w:eastAsia="fr-FR"/>
        </w:rPr>
        <w:t>_Секция</w:t>
      </w:r>
      <w:r>
        <w:rPr>
          <w:lang w:eastAsia="fr-FR"/>
        </w:rPr>
        <w:t xml:space="preserve"> (записывается номер секции для всех элементов, если разделение на секции отсутствует, то параметру присваивается значение «1»)</w:t>
      </w:r>
    </w:p>
    <w:p w14:paraId="3F9C7B9A" w14:textId="77777777" w:rsidR="00A66D76" w:rsidRDefault="00C835C6">
      <w:pPr>
        <w:rPr>
          <w:lang w:eastAsia="fr-FR"/>
        </w:rPr>
        <w:pPrChange w:id="7102" w:author="D.Kambarov" w:date="2025-03-13T17:03:00Z">
          <w:pPr>
            <w:pStyle w:val="af1"/>
            <w:numPr>
              <w:ilvl w:val="3"/>
              <w:numId w:val="9"/>
            </w:numPr>
            <w:spacing w:after="0"/>
            <w:ind w:left="709" w:hanging="709"/>
            <w:contextualSpacing w:val="0"/>
          </w:pPr>
        </w:pPrChange>
      </w:pPr>
      <w:r>
        <w:rPr>
          <w:i/>
          <w:iCs/>
          <w:lang w:val="en-US" w:eastAsia="fr-FR"/>
        </w:rPr>
        <w:t>OMDV</w:t>
      </w:r>
      <w:r>
        <w:rPr>
          <w:i/>
          <w:iCs/>
          <w:lang w:eastAsia="fr-FR"/>
        </w:rPr>
        <w:t>_Номер этажа</w:t>
      </w:r>
      <w:r>
        <w:rPr>
          <w:lang w:eastAsia="fr-FR"/>
        </w:rPr>
        <w:t xml:space="preserve"> (записывается номер этажа размещения)</w:t>
      </w:r>
    </w:p>
    <w:p w14:paraId="713E8B79" w14:textId="77777777" w:rsidR="00A66D76" w:rsidRDefault="00C835C6">
      <w:pPr>
        <w:pPrChange w:id="7103" w:author="D.Kambarov" w:date="2025-03-13T17:03:00Z">
          <w:pPr>
            <w:pStyle w:val="af1"/>
            <w:numPr>
              <w:ilvl w:val="2"/>
              <w:numId w:val="9"/>
            </w:numPr>
            <w:spacing w:after="0"/>
            <w:ind w:left="709" w:hanging="709"/>
            <w:contextualSpacing w:val="0"/>
          </w:pPr>
        </w:pPrChange>
      </w:pPr>
      <w:r>
        <w:rPr>
          <w:i/>
          <w:iCs/>
          <w:lang w:val="en-US" w:eastAsia="fr-FR"/>
        </w:rPr>
        <w:t>OMDV</w:t>
      </w:r>
      <w:r>
        <w:rPr>
          <w:i/>
          <w:iCs/>
          <w:lang w:eastAsia="fr-FR"/>
        </w:rPr>
        <w:t>_</w:t>
      </w:r>
      <w:r>
        <w:rPr>
          <w:i/>
          <w:iCs/>
        </w:rPr>
        <w:t>Наименование системы</w:t>
      </w:r>
      <w:r>
        <w:rPr>
          <w:lang w:eastAsia="fr-FR"/>
        </w:rPr>
        <w:t xml:space="preserve"> (</w:t>
      </w:r>
      <w:r>
        <w:t xml:space="preserve">для разделов ВК и ОВиК и их подразделов – записывается </w:t>
      </w:r>
      <w:r>
        <w:rPr>
          <w:u w:val="single"/>
        </w:rPr>
        <w:t>имя системы</w:t>
      </w:r>
      <w:r>
        <w:t xml:space="preserve">, в соответствии с документацией, пример: Т2, ВД1; для разделов ЭОМ и СС и их подразделов – записывается </w:t>
      </w:r>
      <w:r>
        <w:rPr>
          <w:u w:val="single"/>
        </w:rPr>
        <w:t>шифр системы</w:t>
      </w:r>
      <w:r>
        <w:t>, в соответствии с документацией, пример: СКУД, СОТ, ЭО</w:t>
      </w:r>
    </w:p>
    <w:p w14:paraId="07799A92" w14:textId="77777777" w:rsidR="00A66D76" w:rsidRDefault="00C835C6">
      <w:pPr>
        <w:rPr>
          <w:b/>
          <w:bCs/>
        </w:rPr>
        <w:pPrChange w:id="7104" w:author="D.Kambarov" w:date="2025-03-13T17:03:00Z">
          <w:pPr>
            <w:pStyle w:val="af1"/>
            <w:numPr>
              <w:ilvl w:val="3"/>
              <w:numId w:val="9"/>
            </w:numPr>
            <w:spacing w:after="0"/>
            <w:ind w:left="709" w:hanging="709"/>
            <w:contextualSpacing w:val="0"/>
          </w:pPr>
        </w:pPrChange>
      </w:pPr>
      <w:r>
        <w:rPr>
          <w:i/>
          <w:iCs/>
          <w:lang w:val="en-US" w:eastAsia="fr-FR"/>
        </w:rPr>
        <w:t>OMDV</w:t>
      </w:r>
      <w:r>
        <w:rPr>
          <w:i/>
          <w:iCs/>
          <w:lang w:eastAsia="fr-FR"/>
        </w:rPr>
        <w:t>_Группа конструкции</w:t>
      </w:r>
      <w:r>
        <w:rPr>
          <w:lang w:eastAsia="fr-FR"/>
        </w:rPr>
        <w:t xml:space="preserve"> (примеры заполнения приведены в таблице ниже)</w:t>
      </w:r>
    </w:p>
    <w:p w14:paraId="5F2B7F05" w14:textId="77777777" w:rsidR="00A66D76" w:rsidRDefault="00A66D76">
      <w:pPr>
        <w:pStyle w:val="af1"/>
        <w:numPr>
          <w:ilvl w:val="3"/>
          <w:numId w:val="9"/>
        </w:numPr>
        <w:spacing w:after="0"/>
        <w:ind w:left="709" w:hanging="709"/>
        <w:contextualSpacing w:val="0"/>
        <w:rPr>
          <w:rFonts w:cstheme="minorHAnsi"/>
          <w:b/>
          <w:bCs/>
        </w:rPr>
      </w:pPr>
    </w:p>
    <w:p w14:paraId="22B4D48F" w14:textId="77777777" w:rsidR="00A66D76" w:rsidRDefault="00C835C6">
      <w:pPr>
        <w:pStyle w:val="af1"/>
        <w:numPr>
          <w:ilvl w:val="0"/>
          <w:numId w:val="9"/>
        </w:numPr>
        <w:spacing w:before="240"/>
        <w:rPr>
          <w:rFonts w:cstheme="minorHAnsi"/>
          <w:bCs/>
          <w:i/>
        </w:rPr>
      </w:pPr>
      <w:r>
        <w:rPr>
          <w:rFonts w:eastAsiaTheme="minorEastAsia" w:cstheme="minorHAnsi"/>
        </w:rPr>
        <w:t>Таблица 6.2. Заполнение параметра</w:t>
      </w:r>
      <w:r>
        <w:rPr>
          <w:rFonts w:eastAsiaTheme="minorEastAsia" w:cstheme="minorHAnsi"/>
          <w:i/>
          <w:iCs/>
        </w:rPr>
        <w:t xml:space="preserve">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  <w:i/>
          <w:iCs/>
        </w:rPr>
        <w:t>_Группа конструкции</w:t>
      </w:r>
    </w:p>
    <w:tbl>
      <w:tblPr>
        <w:tblW w:w="8364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2"/>
        <w:gridCol w:w="4182"/>
      </w:tblGrid>
      <w:tr w:rsidR="00A66D76" w14:paraId="19364AA4" w14:textId="77777777">
        <w:trPr>
          <w:trHeight w:val="567"/>
        </w:trPr>
        <w:tc>
          <w:tcPr>
            <w:tcW w:w="4182" w:type="dxa"/>
            <w:shd w:val="clear" w:color="auto" w:fill="auto"/>
            <w:vAlign w:val="center"/>
          </w:tcPr>
          <w:p w14:paraId="0E4B4174" w14:textId="77777777" w:rsidR="00A66D76" w:rsidRPr="00841694" w:rsidRDefault="00C835C6">
            <w:pPr>
              <w:pStyle w:val="OMDV"/>
              <w:rPr>
                <w:b/>
                <w:bCs/>
                <w:lang w:eastAsia="ru-RU"/>
                <w:rPrChange w:id="7105" w:author="D.Kambarov" w:date="2025-03-13T17:04:00Z">
                  <w:rPr>
                    <w:lang w:eastAsia="ru-RU"/>
                  </w:rPr>
                </w:rPrChange>
              </w:rPr>
              <w:pPrChange w:id="7106" w:author="D.Kambarov" w:date="2025-03-13T17:04:00Z">
                <w:pPr>
                  <w:spacing w:after="0"/>
                  <w:jc w:val="center"/>
                </w:pPr>
              </w:pPrChange>
            </w:pPr>
            <w:r w:rsidRPr="00841694">
              <w:rPr>
                <w:b/>
                <w:bCs/>
                <w:lang w:eastAsia="ru-RU"/>
                <w:rPrChange w:id="7107" w:author="D.Kambarov" w:date="2025-03-13T17:04:00Z">
                  <w:rPr>
                    <w:lang w:eastAsia="ru-RU"/>
                  </w:rPr>
                </w:rPrChange>
              </w:rPr>
              <w:t>Элемент модели</w:t>
            </w:r>
          </w:p>
          <w:p w14:paraId="781AA7E6" w14:textId="55444262" w:rsidR="00A66D76" w:rsidRPr="00841694" w:rsidRDefault="00C835C6">
            <w:pPr>
              <w:pStyle w:val="OMDV"/>
              <w:rPr>
                <w:b/>
                <w:bCs/>
                <w:rPrChange w:id="7108" w:author="D.Kambarov" w:date="2025-03-13T17:04:00Z">
                  <w:rPr/>
                </w:rPrChange>
              </w:rPr>
              <w:pPrChange w:id="7109" w:author="D.Kambarov" w:date="2025-03-13T17:04:00Z">
                <w:pPr>
                  <w:spacing w:after="0"/>
                  <w:jc w:val="center"/>
                </w:pPr>
              </w:pPrChange>
            </w:pPr>
            <w:r w:rsidRPr="00841694">
              <w:rPr>
                <w:b/>
                <w:bCs/>
                <w:lang w:eastAsia="ru-RU"/>
                <w:rPrChange w:id="7110" w:author="D.Kambarov" w:date="2025-03-13T17:04:00Z">
                  <w:rPr>
                    <w:lang w:eastAsia="ru-RU"/>
                  </w:rPr>
                </w:rPrChange>
              </w:rPr>
              <w:t>(</w:t>
            </w:r>
            <w:r w:rsidRPr="00841694">
              <w:rPr>
                <w:b/>
                <w:bCs/>
                <w:i/>
                <w:shd w:val="clear" w:color="auto" w:fill="FFFFFF"/>
                <w:rPrChange w:id="7111" w:author="D.Kambarov" w:date="2025-03-13T17:04:00Z">
                  <w:rPr>
                    <w:i/>
                    <w:shd w:val="clear" w:color="auto" w:fill="FFFFFF"/>
                  </w:rPr>
                </w:rPrChange>
              </w:rPr>
              <w:t>в скобках указан инструмент выполнения</w:t>
            </w:r>
            <w:r w:rsidRPr="00841694">
              <w:rPr>
                <w:b/>
                <w:bCs/>
                <w:shd w:val="clear" w:color="auto" w:fill="FFFFFF"/>
                <w:rPrChange w:id="7112" w:author="D.Kambarov" w:date="2025-03-13T17:04:00Z">
                  <w:rPr>
                    <w:shd w:val="clear" w:color="auto" w:fill="FFFFFF"/>
                  </w:rPr>
                </w:rPrChange>
              </w:rPr>
              <w:t>)</w:t>
            </w:r>
          </w:p>
        </w:tc>
        <w:tc>
          <w:tcPr>
            <w:tcW w:w="4182" w:type="dxa"/>
            <w:shd w:val="clear" w:color="auto" w:fill="auto"/>
            <w:vAlign w:val="center"/>
          </w:tcPr>
          <w:p w14:paraId="31A81B91" w14:textId="77777777" w:rsidR="00A66D76" w:rsidRPr="00841694" w:rsidRDefault="00C835C6">
            <w:pPr>
              <w:pStyle w:val="OMDV"/>
              <w:rPr>
                <w:b/>
                <w:bCs/>
                <w:rPrChange w:id="7113" w:author="D.Kambarov" w:date="2025-03-13T17:04:00Z">
                  <w:rPr/>
                </w:rPrChange>
              </w:rPr>
              <w:pPrChange w:id="7114" w:author="D.Kambarov" w:date="2025-03-13T17:04:00Z">
                <w:pPr>
                  <w:spacing w:after="0"/>
                  <w:jc w:val="center"/>
                </w:pPr>
              </w:pPrChange>
            </w:pPr>
            <w:r w:rsidRPr="00841694">
              <w:rPr>
                <w:b/>
                <w:bCs/>
                <w:i/>
                <w:iCs/>
                <w:lang w:val="en-US" w:eastAsia="ru-RU"/>
                <w:rPrChange w:id="7115" w:author="D.Kambarov" w:date="2025-03-13T17:04:00Z">
                  <w:rPr>
                    <w:i/>
                    <w:iCs/>
                    <w:lang w:val="en-US" w:eastAsia="ru-RU"/>
                  </w:rPr>
                </w:rPrChange>
              </w:rPr>
              <w:t>OMDV</w:t>
            </w:r>
            <w:r w:rsidRPr="00841694">
              <w:rPr>
                <w:b/>
                <w:bCs/>
                <w:lang w:val="en-US" w:eastAsia="ru-RU"/>
                <w:rPrChange w:id="7116" w:author="D.Kambarov" w:date="2025-03-13T17:04:00Z">
                  <w:rPr>
                    <w:lang w:val="en-US" w:eastAsia="ru-RU"/>
                  </w:rPr>
                </w:rPrChange>
              </w:rPr>
              <w:t>_Группа конструкции</w:t>
            </w:r>
          </w:p>
        </w:tc>
      </w:tr>
      <w:tr w:rsidR="00A66D76" w14:paraId="192BCFD1" w14:textId="77777777">
        <w:trPr>
          <w:trHeight w:val="340"/>
        </w:trPr>
        <w:tc>
          <w:tcPr>
            <w:tcW w:w="8364" w:type="dxa"/>
            <w:gridSpan w:val="2"/>
            <w:tcBorders>
              <w:bottom w:val="single" w:sz="4" w:space="0" w:color="000000"/>
            </w:tcBorders>
            <w:shd w:val="clear" w:color="FFFFFF" w:fill="FFFFFF"/>
            <w:vAlign w:val="center"/>
          </w:tcPr>
          <w:p w14:paraId="52DA3B8F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17" w:author="D.Kambarov" w:date="2025-03-13T17:04:00Z">
                <w:pPr>
                  <w:spacing w:after="0"/>
                  <w:jc w:val="center"/>
                </w:pPr>
              </w:pPrChange>
            </w:pPr>
            <w:r>
              <w:rPr>
                <w:lang w:eastAsia="ru-RU"/>
              </w:rPr>
              <w:t>Водоснабжения</w:t>
            </w:r>
            <w:r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и водоотведение</w:t>
            </w:r>
          </w:p>
        </w:tc>
      </w:tr>
      <w:tr w:rsidR="00A66D76" w14:paraId="68E44144" w14:textId="77777777">
        <w:trPr>
          <w:trHeight w:val="340"/>
        </w:trPr>
        <w:tc>
          <w:tcPr>
            <w:tcW w:w="4182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40D049DC" w14:textId="77777777" w:rsidR="00A66D76" w:rsidRDefault="00C835C6">
            <w:pPr>
              <w:pStyle w:val="OMDV"/>
              <w:jc w:val="left"/>
              <w:pPrChange w:id="7118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Трубы</w:t>
            </w:r>
          </w:p>
        </w:tc>
        <w:tc>
          <w:tcPr>
            <w:tcW w:w="4182" w:type="dxa"/>
            <w:shd w:val="clear" w:color="auto" w:fill="auto"/>
            <w:vAlign w:val="center"/>
          </w:tcPr>
          <w:p w14:paraId="11AE5AF6" w14:textId="77777777" w:rsidR="00A66D76" w:rsidRDefault="00C835C6">
            <w:pPr>
              <w:pStyle w:val="OMDV"/>
              <w:jc w:val="left"/>
              <w:pPrChange w:id="7119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Трубопровод</w:t>
            </w:r>
          </w:p>
        </w:tc>
      </w:tr>
      <w:tr w:rsidR="00A66D76" w14:paraId="29A0B590" w14:textId="77777777">
        <w:trPr>
          <w:trHeight w:val="340"/>
        </w:trPr>
        <w:tc>
          <w:tcPr>
            <w:tcW w:w="4182" w:type="dxa"/>
            <w:shd w:val="clear" w:color="auto" w:fill="auto"/>
            <w:vAlign w:val="center"/>
          </w:tcPr>
          <w:p w14:paraId="17A8CCDC" w14:textId="77777777" w:rsidR="00A66D76" w:rsidRDefault="00C835C6">
            <w:pPr>
              <w:pStyle w:val="OMDV"/>
              <w:jc w:val="left"/>
              <w:pPrChange w:id="7120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Арматура трубопроводов</w:t>
            </w:r>
          </w:p>
        </w:tc>
        <w:tc>
          <w:tcPr>
            <w:tcW w:w="4182" w:type="dxa"/>
            <w:shd w:val="clear" w:color="auto" w:fill="auto"/>
            <w:vAlign w:val="center"/>
          </w:tcPr>
          <w:p w14:paraId="41C7D0C4" w14:textId="77777777" w:rsidR="00A66D76" w:rsidRDefault="00C835C6">
            <w:pPr>
              <w:pStyle w:val="OMDV"/>
              <w:jc w:val="left"/>
              <w:pPrChange w:id="7121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Арматура</w:t>
            </w:r>
          </w:p>
        </w:tc>
      </w:tr>
      <w:tr w:rsidR="00A66D76" w14:paraId="21F14C19" w14:textId="77777777">
        <w:trPr>
          <w:trHeight w:val="340"/>
        </w:trPr>
        <w:tc>
          <w:tcPr>
            <w:tcW w:w="4182" w:type="dxa"/>
            <w:shd w:val="clear" w:color="auto" w:fill="auto"/>
            <w:vAlign w:val="center"/>
          </w:tcPr>
          <w:p w14:paraId="15621E4C" w14:textId="77777777" w:rsidR="00A66D76" w:rsidRDefault="00C835C6">
            <w:pPr>
              <w:pStyle w:val="OMDV"/>
              <w:jc w:val="left"/>
              <w:rPr>
                <w:lang w:val="en-US" w:eastAsia="ru-RU"/>
              </w:rPr>
              <w:pPrChange w:id="7122" w:author="D.Kambarov" w:date="2025-03-13T17:04:00Z">
                <w:pPr>
                  <w:spacing w:after="0"/>
                </w:pPr>
              </w:pPrChange>
            </w:pPr>
            <w:r>
              <w:t>Оборудование</w:t>
            </w:r>
          </w:p>
        </w:tc>
        <w:tc>
          <w:tcPr>
            <w:tcW w:w="4182" w:type="dxa"/>
            <w:shd w:val="clear" w:color="auto" w:fill="auto"/>
            <w:vAlign w:val="center"/>
          </w:tcPr>
          <w:p w14:paraId="7030F9EF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23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Оборудование</w:t>
            </w:r>
          </w:p>
        </w:tc>
      </w:tr>
      <w:tr w:rsidR="00A66D76" w14:paraId="1583722A" w14:textId="77777777">
        <w:trPr>
          <w:trHeight w:val="340"/>
        </w:trPr>
        <w:tc>
          <w:tcPr>
            <w:tcW w:w="4182" w:type="dxa"/>
            <w:shd w:val="clear" w:color="auto" w:fill="auto"/>
            <w:vAlign w:val="center"/>
          </w:tcPr>
          <w:p w14:paraId="410121BD" w14:textId="77777777" w:rsidR="00A66D76" w:rsidRDefault="00C835C6">
            <w:pPr>
              <w:pStyle w:val="OMDV"/>
              <w:jc w:val="left"/>
              <w:pPrChange w:id="7124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Сантехнические приборы</w:t>
            </w:r>
          </w:p>
        </w:tc>
        <w:tc>
          <w:tcPr>
            <w:tcW w:w="4182" w:type="dxa"/>
            <w:shd w:val="clear" w:color="auto" w:fill="auto"/>
            <w:vAlign w:val="center"/>
          </w:tcPr>
          <w:p w14:paraId="63783483" w14:textId="77777777" w:rsidR="00A66D76" w:rsidRDefault="00C835C6">
            <w:pPr>
              <w:pStyle w:val="OMDV"/>
              <w:jc w:val="left"/>
              <w:pPrChange w:id="7125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Сантехприбор</w:t>
            </w:r>
          </w:p>
        </w:tc>
      </w:tr>
      <w:tr w:rsidR="00A66D76" w14:paraId="6C7C5B83" w14:textId="77777777">
        <w:trPr>
          <w:trHeight w:val="340"/>
        </w:trPr>
        <w:tc>
          <w:tcPr>
            <w:tcW w:w="4182" w:type="dxa"/>
            <w:shd w:val="clear" w:color="auto" w:fill="auto"/>
            <w:vAlign w:val="center"/>
          </w:tcPr>
          <w:p w14:paraId="6EBF704C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26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 xml:space="preserve">Спринклеры </w:t>
            </w:r>
          </w:p>
        </w:tc>
        <w:tc>
          <w:tcPr>
            <w:tcW w:w="4182" w:type="dxa"/>
            <w:shd w:val="clear" w:color="auto" w:fill="auto"/>
            <w:vAlign w:val="center"/>
          </w:tcPr>
          <w:p w14:paraId="414418E8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27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Спринклер</w:t>
            </w:r>
          </w:p>
        </w:tc>
      </w:tr>
      <w:tr w:rsidR="00A66D76" w14:paraId="74EC709E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79CFAB9E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28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Крепежные элементы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2EF7D67E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29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Крепеж</w:t>
            </w:r>
          </w:p>
        </w:tc>
      </w:tr>
      <w:tr w:rsidR="00A66D76" w14:paraId="556A4F6A" w14:textId="77777777">
        <w:trPr>
          <w:trHeight w:val="340"/>
        </w:trPr>
        <w:tc>
          <w:tcPr>
            <w:tcW w:w="8364" w:type="dxa"/>
            <w:gridSpan w:val="2"/>
            <w:shd w:val="clear" w:color="FFFFFF" w:fill="FFFFFF"/>
            <w:vAlign w:val="center"/>
          </w:tcPr>
          <w:p w14:paraId="2DA95D3A" w14:textId="77777777" w:rsidR="00A66D76" w:rsidRPr="00841694" w:rsidRDefault="00C835C6">
            <w:pPr>
              <w:pStyle w:val="OMDV"/>
              <w:rPr>
                <w:b/>
                <w:bCs/>
                <w:rPrChange w:id="7130" w:author="D.Kambarov" w:date="2025-03-13T17:04:00Z">
                  <w:rPr/>
                </w:rPrChange>
              </w:rPr>
              <w:pPrChange w:id="7131" w:author="D.Kambarov" w:date="2025-03-13T17:04:00Z">
                <w:pPr>
                  <w:spacing w:after="0"/>
                  <w:jc w:val="center"/>
                </w:pPr>
              </w:pPrChange>
            </w:pPr>
            <w:r w:rsidRPr="00841694">
              <w:rPr>
                <w:b/>
                <w:bCs/>
                <w:shd w:val="clear" w:color="auto" w:fill="F8F8F8"/>
                <w:rPrChange w:id="7132" w:author="D.Kambarov" w:date="2025-03-13T17:04:00Z">
                  <w:rPr>
                    <w:shd w:val="clear" w:color="auto" w:fill="F8F8F8"/>
                  </w:rPr>
                </w:rPrChange>
              </w:rPr>
              <w:t>Отопление, вентиляция и кондиционирование воздуха, тепловые сети</w:t>
            </w:r>
          </w:p>
        </w:tc>
      </w:tr>
      <w:tr w:rsidR="00A66D76" w14:paraId="61F71AFC" w14:textId="77777777">
        <w:trPr>
          <w:trHeight w:val="340"/>
        </w:trPr>
        <w:tc>
          <w:tcPr>
            <w:tcW w:w="4182" w:type="dxa"/>
            <w:shd w:val="clear" w:color="auto" w:fill="auto"/>
            <w:vAlign w:val="center"/>
          </w:tcPr>
          <w:p w14:paraId="6A756B13" w14:textId="77777777" w:rsidR="00A66D76" w:rsidRDefault="00C835C6">
            <w:pPr>
              <w:pStyle w:val="OMDV"/>
              <w:jc w:val="left"/>
              <w:pPrChange w:id="7133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Трубы</w:t>
            </w:r>
          </w:p>
        </w:tc>
        <w:tc>
          <w:tcPr>
            <w:tcW w:w="4182" w:type="dxa"/>
            <w:shd w:val="clear" w:color="auto" w:fill="auto"/>
            <w:vAlign w:val="center"/>
          </w:tcPr>
          <w:p w14:paraId="3599A260" w14:textId="77777777" w:rsidR="00A66D76" w:rsidRDefault="00C835C6">
            <w:pPr>
              <w:pStyle w:val="OMDV"/>
              <w:jc w:val="left"/>
              <w:pPrChange w:id="7134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Трубопровод</w:t>
            </w:r>
          </w:p>
        </w:tc>
      </w:tr>
      <w:tr w:rsidR="00A66D76" w14:paraId="529280BB" w14:textId="77777777">
        <w:trPr>
          <w:trHeight w:val="340"/>
        </w:trPr>
        <w:tc>
          <w:tcPr>
            <w:tcW w:w="4182" w:type="dxa"/>
            <w:shd w:val="clear" w:color="auto" w:fill="auto"/>
            <w:vAlign w:val="center"/>
          </w:tcPr>
          <w:p w14:paraId="5FD314C7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35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Воздуховоды</w:t>
            </w:r>
          </w:p>
        </w:tc>
        <w:tc>
          <w:tcPr>
            <w:tcW w:w="4182" w:type="dxa"/>
            <w:shd w:val="clear" w:color="auto" w:fill="auto"/>
            <w:vAlign w:val="center"/>
          </w:tcPr>
          <w:p w14:paraId="3FD11153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36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Воздуховод</w:t>
            </w:r>
          </w:p>
        </w:tc>
      </w:tr>
      <w:tr w:rsidR="00A66D76" w14:paraId="081AB8ED" w14:textId="77777777">
        <w:trPr>
          <w:trHeight w:val="340"/>
        </w:trPr>
        <w:tc>
          <w:tcPr>
            <w:tcW w:w="4182" w:type="dxa"/>
            <w:shd w:val="clear" w:color="auto" w:fill="auto"/>
            <w:vAlign w:val="center"/>
          </w:tcPr>
          <w:p w14:paraId="59616F22" w14:textId="77777777" w:rsidR="00A66D76" w:rsidRDefault="00C835C6">
            <w:pPr>
              <w:pStyle w:val="OMDV"/>
              <w:jc w:val="left"/>
              <w:pPrChange w:id="7137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Арматура трубопроводов</w:t>
            </w:r>
          </w:p>
        </w:tc>
        <w:tc>
          <w:tcPr>
            <w:tcW w:w="4182" w:type="dxa"/>
            <w:shd w:val="clear" w:color="auto" w:fill="auto"/>
            <w:vAlign w:val="center"/>
          </w:tcPr>
          <w:p w14:paraId="09F14618" w14:textId="77777777" w:rsidR="00A66D76" w:rsidRDefault="00C835C6">
            <w:pPr>
              <w:pStyle w:val="OMDV"/>
              <w:jc w:val="left"/>
              <w:pPrChange w:id="7138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Арматура</w:t>
            </w:r>
          </w:p>
        </w:tc>
      </w:tr>
      <w:tr w:rsidR="00A66D76" w14:paraId="774E9B20" w14:textId="77777777">
        <w:trPr>
          <w:trHeight w:val="340"/>
        </w:trPr>
        <w:tc>
          <w:tcPr>
            <w:tcW w:w="4182" w:type="dxa"/>
            <w:shd w:val="clear" w:color="auto" w:fill="auto"/>
            <w:vAlign w:val="center"/>
          </w:tcPr>
          <w:p w14:paraId="0435040A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39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Арматура воздуховодов</w:t>
            </w:r>
          </w:p>
        </w:tc>
        <w:tc>
          <w:tcPr>
            <w:tcW w:w="4182" w:type="dxa"/>
            <w:shd w:val="clear" w:color="auto" w:fill="auto"/>
            <w:vAlign w:val="center"/>
          </w:tcPr>
          <w:p w14:paraId="00E89FFF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40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Арматура</w:t>
            </w:r>
          </w:p>
        </w:tc>
      </w:tr>
      <w:tr w:rsidR="00A66D76" w14:paraId="170BC097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1DA22240" w14:textId="77777777" w:rsidR="00A66D76" w:rsidRDefault="00C835C6">
            <w:pPr>
              <w:pStyle w:val="OMDV"/>
              <w:jc w:val="left"/>
              <w:pPrChange w:id="7141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Оборудование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7008A76C" w14:textId="77777777" w:rsidR="00A66D76" w:rsidRDefault="00C835C6">
            <w:pPr>
              <w:pStyle w:val="OMDV"/>
              <w:jc w:val="left"/>
              <w:pPrChange w:id="7142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Оборудование</w:t>
            </w:r>
          </w:p>
        </w:tc>
      </w:tr>
      <w:tr w:rsidR="00A66D76" w14:paraId="4114BD9D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38E81921" w14:textId="77777777" w:rsidR="00A66D76" w:rsidRDefault="00C835C6">
            <w:pPr>
              <w:pStyle w:val="OMDV"/>
              <w:jc w:val="left"/>
              <w:pPrChange w:id="7143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Диффузоры (Воздухораспределители)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3B18CA46" w14:textId="77777777" w:rsidR="00A66D76" w:rsidRDefault="00C835C6">
            <w:pPr>
              <w:pStyle w:val="OMDV"/>
              <w:jc w:val="left"/>
              <w:pPrChange w:id="7144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Диффузор</w:t>
            </w:r>
          </w:p>
        </w:tc>
      </w:tr>
      <w:tr w:rsidR="00A66D76" w14:paraId="7B7BEDB4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53BB163D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45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Крепежные элементы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4B50F2B5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46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Крепеж</w:t>
            </w:r>
          </w:p>
        </w:tc>
      </w:tr>
      <w:tr w:rsidR="00A66D76" w14:paraId="2EAB4E89" w14:textId="77777777">
        <w:trPr>
          <w:trHeight w:val="340"/>
        </w:trPr>
        <w:tc>
          <w:tcPr>
            <w:tcW w:w="8364" w:type="dxa"/>
            <w:gridSpan w:val="2"/>
            <w:shd w:val="clear" w:color="FFFFFF" w:fill="FFFFFF"/>
            <w:vAlign w:val="center"/>
          </w:tcPr>
          <w:p w14:paraId="5C5B1E6E" w14:textId="77777777" w:rsidR="00A66D76" w:rsidRPr="00841694" w:rsidRDefault="00C835C6">
            <w:pPr>
              <w:pStyle w:val="OMDV"/>
              <w:rPr>
                <w:b/>
                <w:bCs/>
                <w:lang w:eastAsia="ru-RU"/>
                <w:rPrChange w:id="7147" w:author="D.Kambarov" w:date="2025-03-13T17:04:00Z">
                  <w:rPr>
                    <w:lang w:eastAsia="ru-RU"/>
                  </w:rPr>
                </w:rPrChange>
              </w:rPr>
              <w:pPrChange w:id="7148" w:author="D.Kambarov" w:date="2025-03-13T17:04:00Z">
                <w:pPr>
                  <w:spacing w:after="0"/>
                  <w:jc w:val="center"/>
                </w:pPr>
              </w:pPrChange>
            </w:pPr>
            <w:r w:rsidRPr="00841694">
              <w:rPr>
                <w:b/>
                <w:bCs/>
                <w:lang w:eastAsia="ru-RU"/>
                <w:rPrChange w:id="7149" w:author="D.Kambarov" w:date="2025-03-13T17:04:00Z">
                  <w:rPr>
                    <w:lang w:eastAsia="ru-RU"/>
                  </w:rPr>
                </w:rPrChange>
              </w:rPr>
              <w:t>Электроснабжение</w:t>
            </w:r>
          </w:p>
        </w:tc>
      </w:tr>
      <w:tr w:rsidR="00A66D76" w14:paraId="24BAE15F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7CF098CF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50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Кабельные лотки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3523427F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51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Лоток</w:t>
            </w:r>
          </w:p>
        </w:tc>
      </w:tr>
      <w:tr w:rsidR="00A66D76" w14:paraId="7E336614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3064CE2F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52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Кабельные короба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26469E4B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53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Короб</w:t>
            </w:r>
          </w:p>
        </w:tc>
      </w:tr>
      <w:tr w:rsidR="00A66D76" w14:paraId="33888EA7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14E00E5F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54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Шинопровод (Воздуховоды)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729404C9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55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Шинопровод</w:t>
            </w:r>
          </w:p>
        </w:tc>
      </w:tr>
      <w:tr w:rsidR="00A66D76" w14:paraId="22355B21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18D56B6C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56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Осветительные приборы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4E86BE0A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57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Освещение</w:t>
            </w:r>
          </w:p>
        </w:tc>
      </w:tr>
      <w:tr w:rsidR="00A66D76" w14:paraId="513F7547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73F5BE20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58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Электрооборудование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358BDA38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59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Электрооборудование</w:t>
            </w:r>
          </w:p>
        </w:tc>
      </w:tr>
      <w:tr w:rsidR="00A66D76" w14:paraId="0711724F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0A8303F5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60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Оборудование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5F3B7557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61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Оборудование</w:t>
            </w:r>
          </w:p>
        </w:tc>
      </w:tr>
      <w:tr w:rsidR="00A66D76" w14:paraId="14193757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435B0329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62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Крепежные элементы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15951A28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63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Крепеж</w:t>
            </w:r>
          </w:p>
        </w:tc>
      </w:tr>
      <w:tr w:rsidR="00A66D76" w14:paraId="379C043C" w14:textId="77777777">
        <w:trPr>
          <w:trHeight w:val="340"/>
        </w:trPr>
        <w:tc>
          <w:tcPr>
            <w:tcW w:w="8364" w:type="dxa"/>
            <w:gridSpan w:val="2"/>
            <w:shd w:val="clear" w:color="FFFFFF" w:fill="FFFFFF"/>
            <w:vAlign w:val="center"/>
          </w:tcPr>
          <w:p w14:paraId="266CD109" w14:textId="77777777" w:rsidR="00A66D76" w:rsidRPr="00841694" w:rsidRDefault="00C835C6">
            <w:pPr>
              <w:pStyle w:val="OMDV"/>
              <w:rPr>
                <w:b/>
                <w:bCs/>
                <w:lang w:eastAsia="ru-RU"/>
                <w:rPrChange w:id="7164" w:author="D.Kambarov" w:date="2025-03-13T17:04:00Z">
                  <w:rPr>
                    <w:lang w:eastAsia="ru-RU"/>
                  </w:rPr>
                </w:rPrChange>
              </w:rPr>
              <w:pPrChange w:id="7165" w:author="D.Kambarov" w:date="2025-03-13T17:04:00Z">
                <w:pPr>
                  <w:spacing w:after="0"/>
                  <w:jc w:val="center"/>
                </w:pPr>
              </w:pPrChange>
            </w:pPr>
            <w:r w:rsidRPr="00841694">
              <w:rPr>
                <w:b/>
                <w:bCs/>
                <w:lang w:eastAsia="ru-RU"/>
                <w:rPrChange w:id="7166" w:author="D.Kambarov" w:date="2025-03-13T17:04:00Z">
                  <w:rPr>
                    <w:lang w:eastAsia="ru-RU"/>
                  </w:rPr>
                </w:rPrChange>
              </w:rPr>
              <w:t>Сети связи</w:t>
            </w:r>
          </w:p>
        </w:tc>
      </w:tr>
      <w:tr w:rsidR="00A66D76" w14:paraId="617F30CB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775B53F3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67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Кабельные лотки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05B08F89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68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Лоток</w:t>
            </w:r>
          </w:p>
        </w:tc>
      </w:tr>
      <w:tr w:rsidR="00A66D76" w14:paraId="1BDA01BA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677FB429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69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Устройства связи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292F6F9F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70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Устройства связи</w:t>
            </w:r>
          </w:p>
        </w:tc>
      </w:tr>
      <w:tr w:rsidR="00A66D76" w14:paraId="1A4E41A7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158103AE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71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Датчики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1176EC27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72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Датчик</w:t>
            </w:r>
          </w:p>
        </w:tc>
      </w:tr>
      <w:tr w:rsidR="00A66D76" w14:paraId="42D3799A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473960F6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73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Пожарная\охранная сигнализация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7F49872B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74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Сигнализация</w:t>
            </w:r>
          </w:p>
        </w:tc>
      </w:tr>
      <w:tr w:rsidR="00A66D76" w14:paraId="15EB0B01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45ECE1E3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75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Электрооборудование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2BA28C3F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76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Электрооборудование</w:t>
            </w:r>
          </w:p>
        </w:tc>
      </w:tr>
      <w:tr w:rsidR="00A66D76" w14:paraId="59086248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7511EF17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77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Оборудование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4C0E3B5E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78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Оборудование</w:t>
            </w:r>
          </w:p>
        </w:tc>
      </w:tr>
      <w:tr w:rsidR="00A66D76" w14:paraId="55318776" w14:textId="77777777">
        <w:trPr>
          <w:trHeight w:val="340"/>
        </w:trPr>
        <w:tc>
          <w:tcPr>
            <w:tcW w:w="4182" w:type="dxa"/>
            <w:shd w:val="clear" w:color="FFFFFF" w:fill="FFFFFF"/>
            <w:vAlign w:val="center"/>
          </w:tcPr>
          <w:p w14:paraId="31AF5BE5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79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Крепежные элементы</w:t>
            </w:r>
          </w:p>
        </w:tc>
        <w:tc>
          <w:tcPr>
            <w:tcW w:w="4182" w:type="dxa"/>
            <w:shd w:val="clear" w:color="FFFFFF" w:fill="FFFFFF"/>
            <w:vAlign w:val="center"/>
          </w:tcPr>
          <w:p w14:paraId="2F651DB5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7180" w:author="D.Kambarov" w:date="2025-03-13T17:04:00Z">
                <w:pPr>
                  <w:spacing w:after="0"/>
                </w:pPr>
              </w:pPrChange>
            </w:pPr>
            <w:r>
              <w:rPr>
                <w:lang w:eastAsia="ru-RU"/>
              </w:rPr>
              <w:t>Крепеж</w:t>
            </w:r>
          </w:p>
        </w:tc>
      </w:tr>
    </w:tbl>
    <w:p w14:paraId="6826AA7B" w14:textId="77777777" w:rsidR="00A66D76" w:rsidDel="00841694" w:rsidRDefault="00A66D76">
      <w:pPr>
        <w:rPr>
          <w:del w:id="7181" w:author="D.Kambarov" w:date="2025-03-13T17:05:00Z"/>
          <w:rFonts w:cstheme="minorHAnsi"/>
          <w:b/>
          <w:bCs/>
          <w:lang w:eastAsia="fr-FR"/>
        </w:rPr>
      </w:pPr>
    </w:p>
    <w:p w14:paraId="2E67311D" w14:textId="46562622" w:rsidR="00A66D76" w:rsidRPr="00841694" w:rsidDel="00841694" w:rsidRDefault="00C835C6" w:rsidP="006A3917">
      <w:pPr>
        <w:ind w:left="0"/>
        <w:rPr>
          <w:del w:id="7182" w:author="D.Kambarov" w:date="2025-03-13T17:05:00Z"/>
          <w:rFonts w:cstheme="minorHAnsi"/>
          <w:b/>
          <w:bCs/>
          <w:lang w:val="en-US" w:eastAsia="fr-FR"/>
        </w:rPr>
      </w:pPr>
      <w:del w:id="7183" w:author="D.Kambarov" w:date="2025-03-13T17:05:00Z">
        <w:r w:rsidDel="00841694">
          <w:rPr>
            <w:rFonts w:cstheme="minorHAnsi"/>
            <w:b/>
            <w:bCs/>
            <w:lang w:eastAsia="fr-FR"/>
          </w:rPr>
          <w:br w:type="page" w:clear="all"/>
        </w:r>
      </w:del>
    </w:p>
    <w:p w14:paraId="47D3E5C0" w14:textId="77777777" w:rsidR="00A66D76" w:rsidRPr="00677ECD" w:rsidRDefault="00C835C6">
      <w:pPr>
        <w:pStyle w:val="OMDV2"/>
        <w:rPr>
          <w:lang w:val="ru-RU"/>
          <w:rPrChange w:id="7184" w:author="Дмитрий Камбаров" w:date="2026-04-15T13:33:00Z">
            <w:rPr/>
          </w:rPrChange>
        </w:rPr>
        <w:pPrChange w:id="7185" w:author="D.Kambarov" w:date="2025-03-13T17:05:00Z">
          <w:pPr>
            <w:pStyle w:val="af1"/>
            <w:numPr>
              <w:ilvl w:val="1"/>
              <w:numId w:val="32"/>
            </w:numPr>
            <w:ind w:left="567" w:hanging="567"/>
            <w:contextualSpacing w:val="0"/>
          </w:pPr>
        </w:pPrChange>
      </w:pPr>
      <w:r w:rsidRPr="008037B5">
        <w:rPr>
          <w:lang w:val="ru-RU"/>
          <w:rPrChange w:id="7186" w:author="D.Kambarov" w:date="2025-03-13T17:35:00Z">
            <w:rPr/>
          </w:rPrChange>
        </w:rPr>
        <w:t xml:space="preserve">Детализация и информатизация инженерных моделей на этапе </w:t>
      </w:r>
      <w:r>
        <w:t>BIM</w:t>
      </w:r>
      <w:r w:rsidRPr="008037B5">
        <w:rPr>
          <w:lang w:val="ru-RU"/>
          <w:rPrChange w:id="7187" w:author="D.Kambarov" w:date="2025-03-13T17:35:00Z">
            <w:rPr/>
          </w:rPrChange>
        </w:rPr>
        <w:t xml:space="preserve"> (П-Итог)</w:t>
      </w:r>
    </w:p>
    <w:p w14:paraId="2721C3C7" w14:textId="77777777" w:rsidR="00A66D76" w:rsidRPr="00677ECD" w:rsidRDefault="00C835C6">
      <w:pPr>
        <w:pStyle w:val="OMDV3"/>
        <w:rPr>
          <w:lang w:val="ru-RU"/>
          <w:rPrChange w:id="7188" w:author="Дмитрий Камбаров" w:date="2026-04-15T13:33:00Z">
            <w:rPr/>
          </w:rPrChange>
        </w:rPr>
        <w:pPrChange w:id="7189" w:author="D.Kambarov" w:date="2025-03-13T17:05:00Z">
          <w:pPr>
            <w:pStyle w:val="af1"/>
            <w:numPr>
              <w:ilvl w:val="2"/>
              <w:numId w:val="32"/>
            </w:num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ind w:left="709" w:hanging="709"/>
          </w:pPr>
        </w:pPrChange>
      </w:pPr>
      <w:r w:rsidRPr="008037B5">
        <w:rPr>
          <w:b/>
          <w:bCs/>
          <w:lang w:val="ru-RU"/>
          <w:rPrChange w:id="7190" w:author="D.Kambarov" w:date="2025-03-13T17:35:00Z">
            <w:rPr>
              <w:b/>
              <w:bCs/>
            </w:rPr>
          </w:rPrChange>
        </w:rPr>
        <w:t>Разделы:</w:t>
      </w:r>
      <w:r w:rsidRPr="008037B5">
        <w:rPr>
          <w:lang w:val="ru-RU"/>
          <w:rPrChange w:id="7191" w:author="D.Kambarov" w:date="2025-03-13T17:35:00Z">
            <w:rPr/>
          </w:rPrChange>
        </w:rPr>
        <w:t xml:space="preserve"> Система водоснабжения и водоотведения. Внутренние сети (ВК). Пожаротушение (ПТ)</w:t>
      </w:r>
    </w:p>
    <w:tbl>
      <w:tblPr>
        <w:tblW w:w="7538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5102"/>
        <w:gridCol w:w="812"/>
        <w:gridCol w:w="812"/>
        <w:gridCol w:w="812"/>
      </w:tblGrid>
      <w:tr w:rsidR="00A66D76" w14:paraId="2E2F23AB" w14:textId="77777777">
        <w:trPr>
          <w:cantSplit/>
          <w:trHeight w:val="2098"/>
        </w:trPr>
        <w:tc>
          <w:tcPr>
            <w:tcW w:w="5102" w:type="dxa"/>
            <w:shd w:val="clear" w:color="FFFFFF" w:fill="FFFFFF"/>
            <w:vAlign w:val="center"/>
          </w:tcPr>
          <w:p w14:paraId="556078A4" w14:textId="77777777" w:rsidR="00A66D76" w:rsidRPr="0070453F" w:rsidRDefault="00C835C6">
            <w:pPr>
              <w:pStyle w:val="OMDV"/>
              <w:rPr>
                <w:b/>
                <w:bCs/>
                <w:rPrChange w:id="7192" w:author="D.Kambarov" w:date="2025-03-13T17:05:00Z">
                  <w:rPr>
                    <w:bCs/>
                  </w:rPr>
                </w:rPrChange>
              </w:rPr>
              <w:pPrChange w:id="7193" w:author="D.Kambarov" w:date="2025-03-13T17:06:00Z">
                <w:pPr>
                  <w:spacing w:after="0"/>
                  <w:jc w:val="center"/>
                </w:pPr>
              </w:pPrChange>
            </w:pPr>
            <w:r w:rsidRPr="0070453F">
              <w:rPr>
                <w:b/>
                <w:bCs/>
                <w:rPrChange w:id="7194" w:author="D.Kambarov" w:date="2025-03-13T17:05:00Z">
                  <w:rPr/>
                </w:rPrChange>
              </w:rPr>
              <w:t>Элементы модели</w:t>
            </w:r>
          </w:p>
        </w:tc>
        <w:tc>
          <w:tcPr>
            <w:tcW w:w="812" w:type="dxa"/>
            <w:shd w:val="clear" w:color="FFFFFF" w:fill="FFFFFF"/>
            <w:textDirection w:val="btLr"/>
            <w:vAlign w:val="center"/>
          </w:tcPr>
          <w:p w14:paraId="71011320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195" w:author="D.Kambarov" w:date="2025-03-13T17:05:00Z">
                  <w:rPr>
                    <w:bCs/>
                  </w:rPr>
                </w:rPrChange>
              </w:rPr>
              <w:pPrChange w:id="7196" w:author="D.Kambarov" w:date="2025-03-13T17:05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b/>
                <w:bCs/>
                <w:rPrChange w:id="7197" w:author="D.Kambarov" w:date="2025-03-13T17:05:00Z">
                  <w:rPr/>
                </w:rPrChange>
              </w:rPr>
              <w:t>Точный габарит</w:t>
            </w:r>
          </w:p>
        </w:tc>
        <w:tc>
          <w:tcPr>
            <w:tcW w:w="812" w:type="dxa"/>
            <w:shd w:val="clear" w:color="FFFFFF" w:fill="FFFFFF"/>
            <w:textDirection w:val="btLr"/>
            <w:vAlign w:val="center"/>
          </w:tcPr>
          <w:p w14:paraId="5147B3E0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198" w:author="D.Kambarov" w:date="2025-03-13T17:05:00Z">
                  <w:rPr>
                    <w:bCs/>
                  </w:rPr>
                </w:rPrChange>
              </w:rPr>
              <w:pPrChange w:id="7199" w:author="D.Kambarov" w:date="2025-03-13T17:05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b/>
                <w:bCs/>
                <w:rPrChange w:id="7200" w:author="D.Kambarov" w:date="2025-03-13T17:05:00Z">
                  <w:rPr/>
                </w:rPrChange>
              </w:rPr>
              <w:t>Точное положение</w:t>
            </w:r>
          </w:p>
        </w:tc>
        <w:tc>
          <w:tcPr>
            <w:tcW w:w="812" w:type="dxa"/>
            <w:shd w:val="clear" w:color="FFFFFF" w:fill="FFFFFF"/>
            <w:textDirection w:val="btLr"/>
            <w:vAlign w:val="center"/>
          </w:tcPr>
          <w:p w14:paraId="46CC7EF4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201" w:author="D.Kambarov" w:date="2025-03-13T17:05:00Z">
                  <w:rPr>
                    <w:bCs/>
                  </w:rPr>
                </w:rPrChange>
              </w:rPr>
              <w:pPrChange w:id="7202" w:author="D.Kambarov" w:date="2025-03-13T17:05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b/>
                <w:bCs/>
                <w:rPrChange w:id="7203" w:author="D.Kambarov" w:date="2025-03-13T17:05:00Z">
                  <w:rPr/>
                </w:rPrChange>
              </w:rPr>
              <w:t>Уклоны</w:t>
            </w:r>
          </w:p>
        </w:tc>
      </w:tr>
      <w:tr w:rsidR="00A66D76" w14:paraId="18F179E1" w14:textId="77777777">
        <w:trPr>
          <w:trHeight w:val="340"/>
        </w:trPr>
        <w:tc>
          <w:tcPr>
            <w:tcW w:w="5102" w:type="dxa"/>
            <w:shd w:val="clear" w:color="FFFFFF" w:fill="FFFFFF"/>
            <w:vAlign w:val="center"/>
          </w:tcPr>
          <w:p w14:paraId="61782678" w14:textId="77777777" w:rsidR="00A66D76" w:rsidRDefault="00C835C6">
            <w:pPr>
              <w:pStyle w:val="OMDV"/>
              <w:jc w:val="left"/>
              <w:pPrChange w:id="7204" w:author="D.Kambarov" w:date="2025-03-13T17:05:00Z">
                <w:pPr>
                  <w:spacing w:after="0"/>
                </w:pPr>
              </w:pPrChange>
            </w:pPr>
            <w:r>
              <w:t>Оборудование</w:t>
            </w:r>
          </w:p>
        </w:tc>
        <w:tc>
          <w:tcPr>
            <w:tcW w:w="812" w:type="dxa"/>
            <w:shd w:val="clear" w:color="FFFFFF" w:fill="FFFFFF"/>
            <w:vAlign w:val="center"/>
          </w:tcPr>
          <w:p w14:paraId="5968B125" w14:textId="77777777" w:rsidR="00A66D76" w:rsidRPr="0070453F" w:rsidRDefault="00A66D76">
            <w:pPr>
              <w:pStyle w:val="OMDV"/>
              <w:rPr>
                <w:b/>
                <w:bCs/>
                <w:rPrChange w:id="7205" w:author="D.Kambarov" w:date="2025-03-13T17:05:00Z">
                  <w:rPr/>
                </w:rPrChange>
              </w:rPr>
              <w:pPrChange w:id="7206" w:author="D.Kambarov" w:date="2025-03-13T17:05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812" w:type="dxa"/>
            <w:shd w:val="clear" w:color="FFFFFF" w:fill="FFFFFF"/>
            <w:vAlign w:val="center"/>
          </w:tcPr>
          <w:p w14:paraId="2060B355" w14:textId="77777777" w:rsidR="00A66D76" w:rsidRPr="0070453F" w:rsidRDefault="00C835C6">
            <w:pPr>
              <w:pStyle w:val="OMDV"/>
              <w:rPr>
                <w:b/>
                <w:bCs/>
                <w:rPrChange w:id="7207" w:author="D.Kambarov" w:date="2025-03-13T17:05:00Z">
                  <w:rPr/>
                </w:rPrChange>
              </w:rPr>
              <w:pPrChange w:id="7208" w:author="D.Kambarov" w:date="2025-03-13T17:05:00Z">
                <w:pPr>
                  <w:spacing w:after="0"/>
                  <w:jc w:val="center"/>
                </w:pPr>
              </w:pPrChange>
            </w:pPr>
            <w:r w:rsidRPr="0070453F">
              <w:rPr>
                <w:b/>
                <w:bCs/>
                <w:rPrChange w:id="7209" w:author="D.Kambarov" w:date="2025-03-13T17:05:00Z">
                  <w:rPr/>
                </w:rPrChange>
              </w:rPr>
              <w:t>+</w:t>
            </w:r>
          </w:p>
        </w:tc>
        <w:tc>
          <w:tcPr>
            <w:tcW w:w="812" w:type="dxa"/>
            <w:shd w:val="clear" w:color="FFFFFF" w:fill="FFFFFF"/>
            <w:vAlign w:val="center"/>
          </w:tcPr>
          <w:p w14:paraId="38CC8405" w14:textId="77777777" w:rsidR="00A66D76" w:rsidRPr="0070453F" w:rsidRDefault="00A66D76">
            <w:pPr>
              <w:pStyle w:val="OMDV"/>
              <w:rPr>
                <w:b/>
                <w:bCs/>
                <w:rPrChange w:id="7210" w:author="D.Kambarov" w:date="2025-03-13T17:05:00Z">
                  <w:rPr/>
                </w:rPrChange>
              </w:rPr>
              <w:pPrChange w:id="7211" w:author="D.Kambarov" w:date="2025-03-13T17:05:00Z">
                <w:pPr>
                  <w:spacing w:after="0"/>
                  <w:jc w:val="center"/>
                </w:pPr>
              </w:pPrChange>
            </w:pPr>
          </w:p>
        </w:tc>
      </w:tr>
      <w:tr w:rsidR="00A66D76" w14:paraId="2330B911" w14:textId="77777777">
        <w:trPr>
          <w:trHeight w:val="340"/>
        </w:trPr>
        <w:tc>
          <w:tcPr>
            <w:tcW w:w="5102" w:type="dxa"/>
            <w:shd w:val="clear" w:color="FFFFFF" w:fill="FFFFFF"/>
            <w:vAlign w:val="center"/>
          </w:tcPr>
          <w:p w14:paraId="02DD59D9" w14:textId="77777777" w:rsidR="00A66D76" w:rsidRDefault="00C835C6">
            <w:pPr>
              <w:pStyle w:val="OMDV"/>
              <w:jc w:val="left"/>
              <w:pPrChange w:id="7212" w:author="D.Kambarov" w:date="2025-03-13T17:05:00Z">
                <w:pPr>
                  <w:spacing w:after="0"/>
                </w:pPr>
              </w:pPrChange>
            </w:pPr>
            <w:r>
              <w:t>Трубопроводы</w:t>
            </w:r>
          </w:p>
        </w:tc>
        <w:tc>
          <w:tcPr>
            <w:tcW w:w="812" w:type="dxa"/>
            <w:shd w:val="clear" w:color="FFFFFF" w:fill="FFFFFF"/>
            <w:vAlign w:val="center"/>
          </w:tcPr>
          <w:p w14:paraId="00CC9AA6" w14:textId="77777777" w:rsidR="00A66D76" w:rsidRPr="0070453F" w:rsidRDefault="00C835C6">
            <w:pPr>
              <w:pStyle w:val="OMDV"/>
              <w:rPr>
                <w:b/>
                <w:bCs/>
                <w:rPrChange w:id="7213" w:author="D.Kambarov" w:date="2025-03-13T17:05:00Z">
                  <w:rPr/>
                </w:rPrChange>
              </w:rPr>
              <w:pPrChange w:id="7214" w:author="D.Kambarov" w:date="2025-03-13T17:05:00Z">
                <w:pPr>
                  <w:spacing w:after="0"/>
                  <w:jc w:val="center"/>
                </w:pPr>
              </w:pPrChange>
            </w:pPr>
            <w:r w:rsidRPr="0070453F">
              <w:rPr>
                <w:b/>
                <w:bCs/>
                <w:rPrChange w:id="7215" w:author="D.Kambarov" w:date="2025-03-13T17:05:00Z">
                  <w:rPr/>
                </w:rPrChange>
              </w:rPr>
              <w:t>+</w:t>
            </w:r>
          </w:p>
        </w:tc>
        <w:tc>
          <w:tcPr>
            <w:tcW w:w="812" w:type="dxa"/>
            <w:shd w:val="clear" w:color="FFFFFF" w:fill="FFFFFF"/>
            <w:vAlign w:val="center"/>
          </w:tcPr>
          <w:p w14:paraId="44558A5A" w14:textId="77777777" w:rsidR="00A66D76" w:rsidRPr="0070453F" w:rsidRDefault="00C835C6">
            <w:pPr>
              <w:pStyle w:val="OMDV"/>
              <w:rPr>
                <w:b/>
                <w:bCs/>
                <w:rPrChange w:id="7216" w:author="D.Kambarov" w:date="2025-03-13T17:05:00Z">
                  <w:rPr/>
                </w:rPrChange>
              </w:rPr>
              <w:pPrChange w:id="7217" w:author="D.Kambarov" w:date="2025-03-13T17:05:00Z">
                <w:pPr>
                  <w:spacing w:after="0"/>
                  <w:jc w:val="center"/>
                </w:pPr>
              </w:pPrChange>
            </w:pPr>
            <w:r w:rsidRPr="0070453F">
              <w:rPr>
                <w:b/>
                <w:bCs/>
                <w:rPrChange w:id="7218" w:author="D.Kambarov" w:date="2025-03-13T17:05:00Z">
                  <w:rPr/>
                </w:rPrChange>
              </w:rPr>
              <w:t>+</w:t>
            </w:r>
          </w:p>
        </w:tc>
        <w:tc>
          <w:tcPr>
            <w:tcW w:w="812" w:type="dxa"/>
            <w:shd w:val="clear" w:color="FFFFFF" w:fill="FFFFFF"/>
            <w:vAlign w:val="center"/>
          </w:tcPr>
          <w:p w14:paraId="20A98A70" w14:textId="77777777" w:rsidR="00A66D76" w:rsidRPr="0070453F" w:rsidRDefault="00C835C6">
            <w:pPr>
              <w:pStyle w:val="OMDV"/>
              <w:rPr>
                <w:b/>
                <w:bCs/>
                <w:rPrChange w:id="7219" w:author="D.Kambarov" w:date="2025-03-13T17:05:00Z">
                  <w:rPr/>
                </w:rPrChange>
              </w:rPr>
              <w:pPrChange w:id="7220" w:author="D.Kambarov" w:date="2025-03-13T17:05:00Z">
                <w:pPr>
                  <w:spacing w:after="0"/>
                  <w:jc w:val="center"/>
                </w:pPr>
              </w:pPrChange>
            </w:pPr>
            <w:r w:rsidRPr="0070453F">
              <w:rPr>
                <w:b/>
                <w:bCs/>
                <w:rPrChange w:id="7221" w:author="D.Kambarov" w:date="2025-03-13T17:05:00Z">
                  <w:rPr/>
                </w:rPrChange>
              </w:rPr>
              <w:t>+</w:t>
            </w:r>
          </w:p>
        </w:tc>
      </w:tr>
    </w:tbl>
    <w:p w14:paraId="1F387481" w14:textId="77777777" w:rsidR="00A66D76" w:rsidRDefault="00C835C6">
      <w:pPr>
        <w:pStyle w:val="OMDV3"/>
        <w:pPrChange w:id="7222" w:author="D.Kambarov" w:date="2025-03-13T17:05:00Z">
          <w:pPr>
            <w:pStyle w:val="af1"/>
            <w:numPr>
              <w:ilvl w:val="2"/>
              <w:numId w:val="32"/>
            </w:num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spacing w:before="240"/>
            <w:ind w:hanging="720"/>
          </w:pPr>
        </w:pPrChange>
      </w:pPr>
      <w:r w:rsidRPr="008037B5">
        <w:rPr>
          <w:b/>
          <w:bCs/>
          <w:lang w:val="ru-RU"/>
          <w:rPrChange w:id="7223" w:author="D.Kambarov" w:date="2025-03-13T17:35:00Z">
            <w:rPr>
              <w:b/>
              <w:bCs/>
            </w:rPr>
          </w:rPrChange>
        </w:rPr>
        <w:t>Разделы:</w:t>
      </w:r>
      <w:r w:rsidRPr="008037B5">
        <w:rPr>
          <w:lang w:val="ru-RU"/>
          <w:rPrChange w:id="7224" w:author="D.Kambarov" w:date="2025-03-13T17:35:00Z">
            <w:rPr/>
          </w:rPrChange>
        </w:rPr>
        <w:t xml:space="preserve"> Отопление, вентиляция и кондиционирование воздуха (ОВиК). </w:t>
      </w:r>
      <w:r>
        <w:t>Теплоснабжение (ТС). Тепломеханические решения (ТМ). Холодоснабжение (ХС)</w:t>
      </w:r>
    </w:p>
    <w:tbl>
      <w:tblPr>
        <w:tblW w:w="887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7249"/>
        <w:gridCol w:w="812"/>
        <w:gridCol w:w="812"/>
      </w:tblGrid>
      <w:tr w:rsidR="00A66D76" w14:paraId="57790D73" w14:textId="77777777">
        <w:trPr>
          <w:cantSplit/>
          <w:trHeight w:val="2098"/>
          <w:jc w:val="center"/>
        </w:trPr>
        <w:tc>
          <w:tcPr>
            <w:tcW w:w="7249" w:type="dxa"/>
            <w:shd w:val="clear" w:color="FFFFFF" w:fill="FFFFFF"/>
            <w:vAlign w:val="center"/>
          </w:tcPr>
          <w:p w14:paraId="53DA3C99" w14:textId="77777777" w:rsidR="00A66D76" w:rsidRPr="0070453F" w:rsidRDefault="00C835C6">
            <w:pPr>
              <w:pStyle w:val="OMDV"/>
              <w:rPr>
                <w:b/>
                <w:bCs/>
                <w:rPrChange w:id="7225" w:author="D.Kambarov" w:date="2025-03-13T17:05:00Z">
                  <w:rPr>
                    <w:bCs/>
                  </w:rPr>
                </w:rPrChange>
              </w:rPr>
              <w:pPrChange w:id="7226" w:author="D.Kambarov" w:date="2025-03-13T17:05:00Z">
                <w:pPr>
                  <w:spacing w:after="0"/>
                  <w:jc w:val="center"/>
                </w:pPr>
              </w:pPrChange>
            </w:pPr>
            <w:r w:rsidRPr="0070453F">
              <w:rPr>
                <w:b/>
                <w:bCs/>
                <w:rPrChange w:id="7227" w:author="D.Kambarov" w:date="2025-03-13T17:05:00Z">
                  <w:rPr/>
                </w:rPrChange>
              </w:rPr>
              <w:t>Элементы модели</w:t>
            </w:r>
          </w:p>
        </w:tc>
        <w:tc>
          <w:tcPr>
            <w:tcW w:w="812" w:type="dxa"/>
            <w:shd w:val="clear" w:color="FFFFFF" w:fill="FFFFFF"/>
            <w:textDirection w:val="btLr"/>
            <w:vAlign w:val="center"/>
          </w:tcPr>
          <w:p w14:paraId="76539B36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228" w:author="D.Kambarov" w:date="2025-03-13T17:05:00Z">
                  <w:rPr>
                    <w:bCs/>
                  </w:rPr>
                </w:rPrChange>
              </w:rPr>
              <w:pPrChange w:id="7229" w:author="D.Kambarov" w:date="2025-03-13T17:05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b/>
                <w:bCs/>
                <w:rPrChange w:id="7230" w:author="D.Kambarov" w:date="2025-03-13T17:05:00Z">
                  <w:rPr/>
                </w:rPrChange>
              </w:rPr>
              <w:t>Точный габарит</w:t>
            </w:r>
          </w:p>
        </w:tc>
        <w:tc>
          <w:tcPr>
            <w:tcW w:w="812" w:type="dxa"/>
            <w:shd w:val="clear" w:color="FFFFFF" w:fill="FFFFFF"/>
            <w:textDirection w:val="btLr"/>
            <w:vAlign w:val="center"/>
          </w:tcPr>
          <w:p w14:paraId="00765A76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231" w:author="D.Kambarov" w:date="2025-03-13T17:05:00Z">
                  <w:rPr>
                    <w:bCs/>
                  </w:rPr>
                </w:rPrChange>
              </w:rPr>
              <w:pPrChange w:id="7232" w:author="D.Kambarov" w:date="2025-03-13T17:05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b/>
                <w:bCs/>
                <w:rPrChange w:id="7233" w:author="D.Kambarov" w:date="2025-03-13T17:05:00Z">
                  <w:rPr/>
                </w:rPrChange>
              </w:rPr>
              <w:t>Точное положение</w:t>
            </w:r>
          </w:p>
        </w:tc>
      </w:tr>
      <w:tr w:rsidR="00A66D76" w14:paraId="3EA535DE" w14:textId="77777777">
        <w:trPr>
          <w:trHeight w:val="340"/>
          <w:jc w:val="center"/>
        </w:trPr>
        <w:tc>
          <w:tcPr>
            <w:tcW w:w="7249" w:type="dxa"/>
            <w:shd w:val="clear" w:color="FFFFFF" w:fill="FFFFFF"/>
            <w:vAlign w:val="center"/>
          </w:tcPr>
          <w:p w14:paraId="5A05D18A" w14:textId="77777777" w:rsidR="00A66D76" w:rsidRDefault="00C835C6">
            <w:pPr>
              <w:pStyle w:val="OMDV"/>
              <w:jc w:val="left"/>
              <w:pPrChange w:id="7234" w:author="D.Kambarov" w:date="2025-03-13T17:05:00Z">
                <w:pPr>
                  <w:spacing w:after="0"/>
                </w:pPr>
              </w:pPrChange>
            </w:pPr>
            <w:r>
              <w:t>Оборудование</w:t>
            </w:r>
          </w:p>
        </w:tc>
        <w:tc>
          <w:tcPr>
            <w:tcW w:w="812" w:type="dxa"/>
            <w:shd w:val="clear" w:color="FFFFFF" w:fill="FFFFFF"/>
            <w:vAlign w:val="center"/>
          </w:tcPr>
          <w:p w14:paraId="2C447B7E" w14:textId="77777777" w:rsidR="00A66D76" w:rsidRDefault="00A66D76">
            <w:pPr>
              <w:pStyle w:val="OMDV"/>
              <w:pPrChange w:id="7235" w:author="D.Kambarov" w:date="2025-03-13T17:06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812" w:type="dxa"/>
            <w:shd w:val="clear" w:color="FFFFFF" w:fill="FFFFFF"/>
            <w:vAlign w:val="center"/>
          </w:tcPr>
          <w:p w14:paraId="5A425AE0" w14:textId="77777777" w:rsidR="00A66D76" w:rsidRDefault="00C835C6">
            <w:pPr>
              <w:pStyle w:val="OMDV"/>
              <w:pPrChange w:id="7236" w:author="D.Kambarov" w:date="2025-03-13T17:06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</w:tr>
      <w:tr w:rsidR="00A66D76" w14:paraId="22F71200" w14:textId="77777777">
        <w:trPr>
          <w:trHeight w:val="340"/>
          <w:jc w:val="center"/>
        </w:trPr>
        <w:tc>
          <w:tcPr>
            <w:tcW w:w="7249" w:type="dxa"/>
            <w:shd w:val="clear" w:color="FFFFFF" w:fill="FFFFFF"/>
            <w:vAlign w:val="center"/>
          </w:tcPr>
          <w:p w14:paraId="63104E1A" w14:textId="77777777" w:rsidR="00A66D76" w:rsidRDefault="00C835C6">
            <w:pPr>
              <w:pStyle w:val="OMDV"/>
              <w:jc w:val="left"/>
              <w:pPrChange w:id="7237" w:author="D.Kambarov" w:date="2025-03-13T17:05:00Z">
                <w:pPr>
                  <w:spacing w:after="0"/>
                </w:pPr>
              </w:pPrChange>
            </w:pPr>
            <w:r>
              <w:t>Трубопроводы</w:t>
            </w:r>
          </w:p>
        </w:tc>
        <w:tc>
          <w:tcPr>
            <w:tcW w:w="812" w:type="dxa"/>
            <w:shd w:val="clear" w:color="FFFFFF" w:fill="FFFFFF"/>
            <w:vAlign w:val="center"/>
          </w:tcPr>
          <w:p w14:paraId="03912E17" w14:textId="77777777" w:rsidR="00A66D76" w:rsidRDefault="00C835C6">
            <w:pPr>
              <w:pStyle w:val="OMDV"/>
              <w:pPrChange w:id="7238" w:author="D.Kambarov" w:date="2025-03-13T17:06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812" w:type="dxa"/>
            <w:shd w:val="clear" w:color="FFFFFF" w:fill="FFFFFF"/>
            <w:vAlign w:val="center"/>
          </w:tcPr>
          <w:p w14:paraId="73A1D862" w14:textId="77777777" w:rsidR="00A66D76" w:rsidRDefault="00C835C6">
            <w:pPr>
              <w:pStyle w:val="OMDV"/>
              <w:pPrChange w:id="7239" w:author="D.Kambarov" w:date="2025-03-13T17:06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</w:tr>
      <w:tr w:rsidR="00A66D76" w14:paraId="45109F3E" w14:textId="77777777">
        <w:trPr>
          <w:trHeight w:val="340"/>
          <w:jc w:val="center"/>
        </w:trPr>
        <w:tc>
          <w:tcPr>
            <w:tcW w:w="7249" w:type="dxa"/>
            <w:shd w:val="clear" w:color="FFFFFF" w:fill="FFFFFF"/>
            <w:vAlign w:val="center"/>
          </w:tcPr>
          <w:p w14:paraId="7B7A6123" w14:textId="77777777" w:rsidR="00A66D76" w:rsidRDefault="00C835C6">
            <w:pPr>
              <w:pStyle w:val="OMDV"/>
              <w:jc w:val="left"/>
              <w:pPrChange w:id="7240" w:author="D.Kambarov" w:date="2025-03-13T17:05:00Z">
                <w:pPr>
                  <w:spacing w:after="0"/>
                </w:pPr>
              </w:pPrChange>
            </w:pPr>
            <w:r>
              <w:t>Воздуховоды</w:t>
            </w:r>
          </w:p>
        </w:tc>
        <w:tc>
          <w:tcPr>
            <w:tcW w:w="812" w:type="dxa"/>
            <w:shd w:val="clear" w:color="FFFFFF" w:fill="FFFFFF"/>
            <w:vAlign w:val="center"/>
          </w:tcPr>
          <w:p w14:paraId="20ED856F" w14:textId="77777777" w:rsidR="00A66D76" w:rsidRDefault="00C835C6">
            <w:pPr>
              <w:pStyle w:val="OMDV"/>
              <w:pPrChange w:id="7241" w:author="D.Kambarov" w:date="2025-03-13T17:06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812" w:type="dxa"/>
            <w:shd w:val="clear" w:color="FFFFFF" w:fill="FFFFFF"/>
            <w:vAlign w:val="center"/>
          </w:tcPr>
          <w:p w14:paraId="5324C7C4" w14:textId="77777777" w:rsidR="00A66D76" w:rsidRDefault="00C835C6">
            <w:pPr>
              <w:pStyle w:val="OMDV"/>
              <w:pPrChange w:id="7242" w:author="D.Kambarov" w:date="2025-03-13T17:06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</w:tr>
    </w:tbl>
    <w:p w14:paraId="29B9DCB9" w14:textId="77777777" w:rsidR="00A66D76" w:rsidRDefault="00C835C6">
      <w:pPr>
        <w:pStyle w:val="OMDV3"/>
        <w:pPrChange w:id="7243" w:author="D.Kambarov" w:date="2025-03-13T17:05:00Z">
          <w:pPr>
            <w:pStyle w:val="af1"/>
            <w:numPr>
              <w:ilvl w:val="2"/>
              <w:numId w:val="32"/>
            </w:num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spacing w:before="240"/>
            <w:ind w:left="567" w:hanging="567"/>
          </w:pPr>
        </w:pPrChange>
      </w:pPr>
      <w:r w:rsidRPr="008037B5">
        <w:rPr>
          <w:b/>
          <w:bCs/>
          <w:lang w:val="ru-RU"/>
          <w:rPrChange w:id="7244" w:author="D.Kambarov" w:date="2025-03-13T17:35:00Z">
            <w:rPr>
              <w:b/>
              <w:bCs/>
            </w:rPr>
          </w:rPrChange>
        </w:rPr>
        <w:t>Разделы:</w:t>
      </w:r>
      <w:r w:rsidRPr="008037B5">
        <w:rPr>
          <w:lang w:val="ru-RU"/>
          <w:rPrChange w:id="7245" w:author="D.Kambarov" w:date="2025-03-13T17:35:00Z">
            <w:rPr/>
          </w:rPrChange>
        </w:rPr>
        <w:t xml:space="preserve"> Система электроснабжения. Силовое электрооборудование (ЭМ) Система электроснабжения. </w:t>
      </w:r>
      <w:r>
        <w:t>Электроосвещение (ЭО) Молниезащита и заземление (МЗ)</w:t>
      </w:r>
    </w:p>
    <w:tbl>
      <w:tblPr>
        <w:tblW w:w="9094" w:type="dxa"/>
        <w:jc w:val="center"/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7676"/>
        <w:gridCol w:w="709"/>
        <w:gridCol w:w="709"/>
      </w:tblGrid>
      <w:tr w:rsidR="00A66D76" w14:paraId="2219263A" w14:textId="77777777">
        <w:trPr>
          <w:cantSplit/>
          <w:trHeight w:val="2098"/>
          <w:jc w:val="center"/>
        </w:trPr>
        <w:tc>
          <w:tcPr>
            <w:tcW w:w="76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A557ED2" w14:textId="77777777" w:rsidR="00A66D76" w:rsidRPr="0070453F" w:rsidRDefault="00C835C6">
            <w:pPr>
              <w:pStyle w:val="OMDV"/>
              <w:rPr>
                <w:b/>
                <w:bCs/>
                <w:rPrChange w:id="7246" w:author="D.Kambarov" w:date="2025-03-13T17:06:00Z">
                  <w:rPr>
                    <w:bCs/>
                  </w:rPr>
                </w:rPrChange>
              </w:rPr>
              <w:pPrChange w:id="7247" w:author="D.Kambarov" w:date="2025-03-13T17:06:00Z">
                <w:pPr>
                  <w:spacing w:after="0"/>
                  <w:jc w:val="center"/>
                </w:pPr>
              </w:pPrChange>
            </w:pPr>
            <w:r w:rsidRPr="0070453F">
              <w:rPr>
                <w:b/>
                <w:bCs/>
                <w:rPrChange w:id="7248" w:author="D.Kambarov" w:date="2025-03-13T17:06:00Z">
                  <w:rPr/>
                </w:rPrChange>
              </w:rPr>
              <w:t>Элементы модели</w:t>
            </w:r>
          </w:p>
        </w:tc>
        <w:tc>
          <w:tcPr>
            <w:tcW w:w="709" w:type="dxa"/>
            <w:tcBorders>
              <w:top w:val="single" w:sz="4" w:space="0" w:color="000000"/>
              <w:left w:val="none" w:sz="4" w:space="0" w:color="000000"/>
              <w:bottom w:val="single" w:sz="4" w:space="0" w:color="auto"/>
              <w:right w:val="single" w:sz="4" w:space="0" w:color="000000"/>
            </w:tcBorders>
            <w:shd w:val="clear" w:color="FFFFFF" w:fill="FFFFFF"/>
            <w:textDirection w:val="btLr"/>
            <w:vAlign w:val="center"/>
          </w:tcPr>
          <w:p w14:paraId="1CEF216C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249" w:author="D.Kambarov" w:date="2025-03-13T17:06:00Z">
                  <w:rPr>
                    <w:bCs/>
                  </w:rPr>
                </w:rPrChange>
              </w:rPr>
              <w:pPrChange w:id="7250" w:author="D.Kambarov" w:date="2025-03-13T17:06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b/>
                <w:bCs/>
                <w:rPrChange w:id="7251" w:author="D.Kambarov" w:date="2025-03-13T17:06:00Z">
                  <w:rPr/>
                </w:rPrChange>
              </w:rPr>
              <w:t>Точный габарит</w:t>
            </w:r>
          </w:p>
        </w:tc>
        <w:tc>
          <w:tcPr>
            <w:tcW w:w="709" w:type="dxa"/>
            <w:tcBorders>
              <w:top w:val="single" w:sz="4" w:space="0" w:color="000000"/>
              <w:left w:val="none" w:sz="4" w:space="0" w:color="000000"/>
              <w:bottom w:val="single" w:sz="4" w:space="0" w:color="auto"/>
              <w:right w:val="single" w:sz="4" w:space="0" w:color="000000"/>
            </w:tcBorders>
            <w:shd w:val="clear" w:color="FFFFFF" w:fill="FFFFFF"/>
            <w:textDirection w:val="btLr"/>
            <w:vAlign w:val="center"/>
          </w:tcPr>
          <w:p w14:paraId="1CE1EBA0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252" w:author="D.Kambarov" w:date="2025-03-13T17:06:00Z">
                  <w:rPr>
                    <w:bCs/>
                  </w:rPr>
                </w:rPrChange>
              </w:rPr>
              <w:pPrChange w:id="7253" w:author="D.Kambarov" w:date="2025-03-13T17:06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b/>
                <w:bCs/>
                <w:rPrChange w:id="7254" w:author="D.Kambarov" w:date="2025-03-13T17:06:00Z">
                  <w:rPr/>
                </w:rPrChange>
              </w:rPr>
              <w:t>Точное положение</w:t>
            </w:r>
          </w:p>
        </w:tc>
      </w:tr>
      <w:tr w:rsidR="00A66D76" w14:paraId="35F9469F" w14:textId="77777777">
        <w:trPr>
          <w:trHeight w:val="340"/>
          <w:jc w:val="center"/>
        </w:trPr>
        <w:tc>
          <w:tcPr>
            <w:tcW w:w="7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</w:tcPr>
          <w:p w14:paraId="39DC5563" w14:textId="77777777" w:rsidR="00A66D76" w:rsidRDefault="00C835C6">
            <w:pPr>
              <w:pStyle w:val="OMDV"/>
              <w:jc w:val="left"/>
              <w:pPrChange w:id="7255" w:author="D.Kambarov" w:date="2025-03-13T17:06:00Z">
                <w:pPr>
                  <w:spacing w:after="0"/>
                </w:pPr>
              </w:pPrChange>
            </w:pPr>
            <w:r>
              <w:t>Щиты и шкафы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</w:tcPr>
          <w:p w14:paraId="54C49A65" w14:textId="77777777" w:rsidR="00A66D76" w:rsidRDefault="00A66D76">
            <w:pPr>
              <w:pStyle w:val="OMDV"/>
              <w:pPrChange w:id="7256" w:author="D.Kambarov" w:date="2025-03-13T17:06:00Z">
                <w:pPr>
                  <w:spacing w:after="0"/>
                </w:pPr>
              </w:pPrChange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</w:tcPr>
          <w:p w14:paraId="1563EFF5" w14:textId="77777777" w:rsidR="00A66D76" w:rsidRDefault="00000000">
            <w:pPr>
              <w:pStyle w:val="OMDV"/>
              <w:pPrChange w:id="7257" w:author="D.Kambarov" w:date="2025-03-13T17:06:00Z">
                <w:pPr>
                  <w:spacing w:after="0"/>
                  <w:jc w:val="center"/>
                </w:pPr>
              </w:pPrChange>
            </w:pPr>
            <w:sdt>
              <w:sdtPr>
                <w:alias w:val=""/>
                <w:tag w:val="goog_rdk_146"/>
                <w:id w:val="-2100856833"/>
              </w:sdtPr>
              <w:sdtContent>
                <w:r w:rsidR="00C835C6">
                  <w:t>+</w:t>
                </w:r>
              </w:sdtContent>
            </w:sdt>
          </w:p>
        </w:tc>
      </w:tr>
      <w:tr w:rsidR="00A66D76" w14:paraId="1612A023" w14:textId="77777777">
        <w:trPr>
          <w:trHeight w:val="340"/>
          <w:jc w:val="center"/>
        </w:trPr>
        <w:tc>
          <w:tcPr>
            <w:tcW w:w="7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</w:tcPr>
          <w:p w14:paraId="37171994" w14:textId="44E6D321" w:rsidR="00A66D76" w:rsidRDefault="00C835C6">
            <w:pPr>
              <w:pStyle w:val="OMDV"/>
              <w:jc w:val="left"/>
              <w:pPrChange w:id="7258" w:author="D.Kambarov" w:date="2025-03-13T17:06:00Z">
                <w:pPr>
                  <w:spacing w:after="0"/>
                </w:pPr>
              </w:pPrChange>
            </w:pPr>
            <w:r>
              <w:t>Кабельные лотки, короба, кабельные каналы</w:t>
            </w:r>
            <w:del w:id="7259" w:author="D.Kambarov" w:date="2025-03-13T11:17:00Z">
              <w:r w:rsidDel="004938CA">
                <w:delText>, трубы</w:delText>
              </w:r>
            </w:del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</w:tcPr>
          <w:p w14:paraId="0C3D181D" w14:textId="77777777" w:rsidR="00A66D76" w:rsidRDefault="00C835C6">
            <w:pPr>
              <w:pStyle w:val="OMDV"/>
              <w:pPrChange w:id="7260" w:author="D.Kambarov" w:date="2025-03-13T17:06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</w:tcPr>
          <w:p w14:paraId="1ED2BFBE" w14:textId="77777777" w:rsidR="00A66D76" w:rsidRDefault="00C835C6">
            <w:pPr>
              <w:pStyle w:val="OMDV"/>
              <w:pPrChange w:id="7261" w:author="D.Kambarov" w:date="2025-03-13T17:06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</w:tr>
    </w:tbl>
    <w:p w14:paraId="63961676" w14:textId="77777777" w:rsidR="00A66D76" w:rsidRDefault="00A66D76">
      <w:pPr>
        <w:pPrChange w:id="7262" w:author="D.Kambarov" w:date="2025-03-13T14:02:00Z">
          <w:pPr>
            <w:pStyle w:val="af1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ind w:left="567"/>
          </w:pPr>
        </w:pPrChange>
      </w:pPr>
    </w:p>
    <w:p w14:paraId="1531EE69" w14:textId="3915AC33" w:rsidR="00A66D76" w:rsidRPr="006E35CC" w:rsidDel="006E35CC" w:rsidRDefault="006E35CC">
      <w:pPr>
        <w:pStyle w:val="OMDV3"/>
        <w:rPr>
          <w:del w:id="7263" w:author="D.Kambarov" w:date="2025-03-13T13:32:00Z"/>
        </w:rPr>
        <w:pPrChange w:id="7264" w:author="D.Kambarov" w:date="2025-03-13T17:06:00Z">
          <w:pPr>
            <w:pStyle w:val="af1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ind w:left="567"/>
          </w:pPr>
        </w:pPrChange>
      </w:pPr>
      <w:ins w:id="7265" w:author="D.Kambarov" w:date="2025-03-13T13:33:00Z">
        <w:r>
          <w:br w:type="page"/>
        </w:r>
      </w:ins>
    </w:p>
    <w:p w14:paraId="6753961D" w14:textId="77777777" w:rsidR="00A66D76" w:rsidDel="006E35CC" w:rsidRDefault="00A66D76">
      <w:pPr>
        <w:pStyle w:val="OMDV3"/>
        <w:rPr>
          <w:del w:id="7266" w:author="D.Kambarov" w:date="2025-03-13T13:32:00Z"/>
        </w:rPr>
        <w:pPrChange w:id="7267" w:author="D.Kambarov" w:date="2025-03-13T17:06:00Z">
          <w:pPr>
            <w:pStyle w:val="af1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ind w:left="567"/>
          </w:pPr>
        </w:pPrChange>
      </w:pPr>
    </w:p>
    <w:p w14:paraId="0CB2BA1E" w14:textId="68F3A1F8" w:rsidR="00A66D76" w:rsidRPr="006E35CC" w:rsidDel="006E35CC" w:rsidRDefault="00A66D76">
      <w:pPr>
        <w:pStyle w:val="OMDV3"/>
        <w:rPr>
          <w:del w:id="7268" w:author="D.Kambarov" w:date="2025-03-13T13:32:00Z"/>
        </w:rPr>
        <w:pPrChange w:id="7269" w:author="D.Kambarov" w:date="2025-03-13T17:06:00Z">
          <w:pPr>
            <w:pStyle w:val="af1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ind w:left="567"/>
          </w:pPr>
        </w:pPrChange>
      </w:pPr>
    </w:p>
    <w:p w14:paraId="3F9AD3BC" w14:textId="4C01CFDD" w:rsidR="00A66D76" w:rsidDel="006E35CC" w:rsidRDefault="00A66D76">
      <w:pPr>
        <w:pStyle w:val="OMDV3"/>
        <w:rPr>
          <w:del w:id="7270" w:author="D.Kambarov" w:date="2025-03-13T13:32:00Z"/>
        </w:rPr>
        <w:pPrChange w:id="7271" w:author="D.Kambarov" w:date="2025-03-13T17:06:00Z">
          <w:pPr>
            <w:pStyle w:val="af1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ind w:left="567"/>
          </w:pPr>
        </w:pPrChange>
      </w:pPr>
    </w:p>
    <w:p w14:paraId="31B9AE09" w14:textId="7B9635A9" w:rsidR="00A66D76" w:rsidDel="006E35CC" w:rsidRDefault="00A66D76">
      <w:pPr>
        <w:pStyle w:val="OMDV3"/>
        <w:rPr>
          <w:del w:id="7272" w:author="D.Kambarov" w:date="2025-03-13T13:32:00Z"/>
        </w:rPr>
        <w:pPrChange w:id="7273" w:author="D.Kambarov" w:date="2025-03-13T17:06:00Z">
          <w:pPr>
            <w:pStyle w:val="af1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ind w:left="567"/>
          </w:pPr>
        </w:pPrChange>
      </w:pPr>
    </w:p>
    <w:p w14:paraId="3B5667D6" w14:textId="54600E69" w:rsidR="00A66D76" w:rsidDel="006E35CC" w:rsidRDefault="00A66D76">
      <w:pPr>
        <w:pStyle w:val="OMDV3"/>
        <w:rPr>
          <w:del w:id="7274" w:author="D.Kambarov" w:date="2025-03-13T13:32:00Z"/>
        </w:rPr>
        <w:pPrChange w:id="7275" w:author="D.Kambarov" w:date="2025-03-13T17:06:00Z">
          <w:pPr>
            <w:pStyle w:val="af1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ind w:left="567"/>
          </w:pPr>
        </w:pPrChange>
      </w:pPr>
    </w:p>
    <w:p w14:paraId="7CDA4B0A" w14:textId="3CDF8808" w:rsidR="00A66D76" w:rsidRPr="006E35CC" w:rsidDel="006E35CC" w:rsidRDefault="00A66D76">
      <w:pPr>
        <w:pStyle w:val="OMDV3"/>
        <w:rPr>
          <w:del w:id="7276" w:author="D.Kambarov" w:date="2025-03-13T13:32:00Z"/>
        </w:rPr>
        <w:pPrChange w:id="7277" w:author="D.Kambarov" w:date="2025-03-13T17:06:00Z">
          <w:pPr>
            <w:pStyle w:val="af1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ind w:left="567"/>
          </w:pPr>
        </w:pPrChange>
      </w:pPr>
    </w:p>
    <w:p w14:paraId="5D7DB7B7" w14:textId="6544DC7B" w:rsidR="00A66D76" w:rsidDel="006E35CC" w:rsidRDefault="00A66D76">
      <w:pPr>
        <w:pStyle w:val="OMDV3"/>
        <w:rPr>
          <w:del w:id="7278" w:author="D.Kambarov" w:date="2025-03-13T13:33:00Z"/>
        </w:rPr>
        <w:pPrChange w:id="7279" w:author="D.Kambarov" w:date="2025-03-13T17:06:00Z">
          <w:pPr>
            <w:pStyle w:val="af1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ind w:left="567"/>
          </w:pPr>
        </w:pPrChange>
      </w:pPr>
    </w:p>
    <w:p w14:paraId="3AFDD5B3" w14:textId="77777777" w:rsidR="00A66D76" w:rsidRPr="00677ECD" w:rsidRDefault="00C835C6">
      <w:pPr>
        <w:pStyle w:val="OMDV3"/>
        <w:rPr>
          <w:lang w:val="ru-RU"/>
          <w:rPrChange w:id="7280" w:author="Дмитрий Камбаров" w:date="2026-04-15T13:33:00Z">
            <w:rPr/>
          </w:rPrChange>
        </w:rPr>
        <w:pPrChange w:id="7281" w:author="D.Kambarov" w:date="2025-03-13T17:06:00Z">
          <w:pPr>
            <w:pStyle w:val="af1"/>
            <w:numPr>
              <w:ilvl w:val="2"/>
              <w:numId w:val="32"/>
            </w:num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ind w:hanging="720"/>
          </w:pPr>
        </w:pPrChange>
      </w:pPr>
      <w:r w:rsidRPr="008037B5">
        <w:rPr>
          <w:b/>
          <w:bCs/>
          <w:lang w:val="ru-RU"/>
          <w:rPrChange w:id="7282" w:author="D.Kambarov" w:date="2025-03-13T17:35:00Z">
            <w:rPr>
              <w:b/>
              <w:bCs/>
            </w:rPr>
          </w:rPrChange>
        </w:rPr>
        <w:t>Разделы:</w:t>
      </w:r>
      <w:r w:rsidRPr="008037B5">
        <w:rPr>
          <w:lang w:val="ru-RU"/>
          <w:rPrChange w:id="7283" w:author="D.Kambarov" w:date="2025-03-13T17:35:00Z">
            <w:rPr/>
          </w:rPrChange>
        </w:rPr>
        <w:t xml:space="preserve"> Телефония, Радиофикация, Телеприем (РТ). Структурированные кабельные сети (СКС). Комплексная автоматизация (АК). Видеонаблюдение (ВН). Охранная сигнализация (ОС). Система контроля и учета доступа (СКУД)</w:t>
      </w:r>
    </w:p>
    <w:tbl>
      <w:tblPr>
        <w:tblW w:w="8811" w:type="dxa"/>
        <w:jc w:val="center"/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7236"/>
        <w:gridCol w:w="787"/>
        <w:gridCol w:w="788"/>
      </w:tblGrid>
      <w:tr w:rsidR="00A66D76" w14:paraId="706BF502" w14:textId="77777777">
        <w:trPr>
          <w:cantSplit/>
          <w:trHeight w:val="2098"/>
          <w:jc w:val="center"/>
        </w:trPr>
        <w:tc>
          <w:tcPr>
            <w:tcW w:w="7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C1549" w14:textId="77777777" w:rsidR="00A66D76" w:rsidRPr="0070453F" w:rsidRDefault="00C835C6">
            <w:pPr>
              <w:pStyle w:val="OMDV"/>
              <w:rPr>
                <w:b/>
                <w:bCs/>
                <w:lang w:val="en-US"/>
                <w:rPrChange w:id="7284" w:author="D.Kambarov" w:date="2025-03-13T17:06:00Z">
                  <w:rPr>
                    <w:bCs/>
                    <w:lang w:val="en-US"/>
                  </w:rPr>
                </w:rPrChange>
              </w:rPr>
              <w:pPrChange w:id="7285" w:author="D.Kambarov" w:date="2025-03-13T17:06:00Z">
                <w:pPr>
                  <w:spacing w:after="0"/>
                  <w:ind w:left="20" w:hanging="20"/>
                  <w:jc w:val="center"/>
                </w:pPr>
              </w:pPrChange>
            </w:pPr>
            <w:r w:rsidRPr="0070453F">
              <w:rPr>
                <w:b/>
                <w:bCs/>
                <w:rPrChange w:id="7286" w:author="D.Kambarov" w:date="2025-03-13T17:06:00Z">
                  <w:rPr/>
                </w:rPrChange>
              </w:rPr>
              <w:t>Элементы модели</w:t>
            </w:r>
          </w:p>
        </w:tc>
        <w:tc>
          <w:tcPr>
            <w:tcW w:w="78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textDirection w:val="btLr"/>
            <w:vAlign w:val="center"/>
          </w:tcPr>
          <w:p w14:paraId="7FC96283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287" w:author="D.Kambarov" w:date="2025-03-13T17:06:00Z">
                  <w:rPr>
                    <w:bCs/>
                  </w:rPr>
                </w:rPrChange>
              </w:rPr>
              <w:pPrChange w:id="7288" w:author="D.Kambarov" w:date="2025-03-13T17:06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b/>
                <w:bCs/>
                <w:rPrChange w:id="7289" w:author="D.Kambarov" w:date="2025-03-13T17:06:00Z">
                  <w:rPr/>
                </w:rPrChange>
              </w:rPr>
              <w:t>Точный габарит</w:t>
            </w:r>
          </w:p>
        </w:tc>
        <w:tc>
          <w:tcPr>
            <w:tcW w:w="78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textDirection w:val="btLr"/>
            <w:vAlign w:val="center"/>
          </w:tcPr>
          <w:p w14:paraId="6BD5495A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290" w:author="D.Kambarov" w:date="2025-03-13T17:06:00Z">
                  <w:rPr>
                    <w:bCs/>
                  </w:rPr>
                </w:rPrChange>
              </w:rPr>
              <w:pPrChange w:id="7291" w:author="D.Kambarov" w:date="2025-03-13T17:06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b/>
                <w:bCs/>
                <w:rPrChange w:id="7292" w:author="D.Kambarov" w:date="2025-03-13T17:06:00Z">
                  <w:rPr/>
                </w:rPrChange>
              </w:rPr>
              <w:t>Точное положение</w:t>
            </w:r>
          </w:p>
        </w:tc>
      </w:tr>
      <w:tr w:rsidR="00A66D76" w14:paraId="1A8A4BF9" w14:textId="77777777">
        <w:trPr>
          <w:trHeight w:val="340"/>
          <w:jc w:val="center"/>
        </w:trPr>
        <w:tc>
          <w:tcPr>
            <w:tcW w:w="7236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8A33C8B" w14:textId="77777777" w:rsidR="00A66D76" w:rsidRDefault="00C835C6">
            <w:pPr>
              <w:pStyle w:val="OMDV"/>
              <w:jc w:val="left"/>
              <w:pPrChange w:id="7293" w:author="D.Kambarov" w:date="2025-03-13T17:06:00Z">
                <w:pPr>
                  <w:spacing w:after="0"/>
                </w:pPr>
              </w:pPrChange>
            </w:pPr>
            <w:r>
              <w:t>Щиты и шкафы</w:t>
            </w:r>
          </w:p>
        </w:tc>
        <w:tc>
          <w:tcPr>
            <w:tcW w:w="787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29569337" w14:textId="77777777" w:rsidR="00A66D76" w:rsidRDefault="00A66D76">
            <w:pPr>
              <w:pStyle w:val="OMDV"/>
              <w:pPrChange w:id="7294" w:author="D.Kambarov" w:date="2025-03-13T17:06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78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95A5C0D" w14:textId="77777777" w:rsidR="00A66D76" w:rsidRDefault="00C835C6">
            <w:pPr>
              <w:pStyle w:val="OMDV"/>
              <w:pPrChange w:id="7295" w:author="D.Kambarov" w:date="2025-03-13T17:06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</w:tr>
      <w:tr w:rsidR="00A66D76" w14:paraId="7D40F13B" w14:textId="77777777">
        <w:trPr>
          <w:trHeight w:val="340"/>
          <w:jc w:val="center"/>
        </w:trPr>
        <w:tc>
          <w:tcPr>
            <w:tcW w:w="7236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6913CA4" w14:textId="35BBA75E" w:rsidR="00A66D76" w:rsidRDefault="00C835C6">
            <w:pPr>
              <w:pStyle w:val="OMDV"/>
              <w:jc w:val="left"/>
              <w:pPrChange w:id="7296" w:author="D.Kambarov" w:date="2025-03-13T17:06:00Z">
                <w:pPr>
                  <w:spacing w:after="0"/>
                </w:pPr>
              </w:pPrChange>
            </w:pPr>
            <w:r>
              <w:t>Кабельные лотки, короба, кабельные каналы</w:t>
            </w:r>
            <w:del w:id="7297" w:author="D.Kambarov" w:date="2025-03-13T11:18:00Z">
              <w:r w:rsidDel="004938CA">
                <w:delText>,</w:delText>
              </w:r>
            </w:del>
            <w:del w:id="7298" w:author="D.Kambarov" w:date="2025-03-13T11:17:00Z">
              <w:r w:rsidDel="004938CA">
                <w:delText xml:space="preserve"> трубы</w:delText>
              </w:r>
            </w:del>
          </w:p>
        </w:tc>
        <w:tc>
          <w:tcPr>
            <w:tcW w:w="787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</w:tcPr>
          <w:p w14:paraId="4CD0275C" w14:textId="77777777" w:rsidR="00A66D76" w:rsidRDefault="00C835C6">
            <w:pPr>
              <w:pStyle w:val="OMDV"/>
              <w:pPrChange w:id="7299" w:author="D.Kambarov" w:date="2025-03-13T17:06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78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</w:tcPr>
          <w:p w14:paraId="6882CEB5" w14:textId="77777777" w:rsidR="00A66D76" w:rsidRDefault="00C835C6">
            <w:pPr>
              <w:pStyle w:val="OMDV"/>
              <w:pPrChange w:id="7300" w:author="D.Kambarov" w:date="2025-03-13T17:06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</w:tr>
    </w:tbl>
    <w:p w14:paraId="3F7371D3" w14:textId="77777777" w:rsidR="00A66D76" w:rsidRDefault="00A66D76">
      <w:pPr>
        <w:spacing w:before="240"/>
        <w:rPr>
          <w:rFonts w:cstheme="minorHAnsi"/>
          <w:b/>
          <w:bCs/>
        </w:rPr>
      </w:pPr>
    </w:p>
    <w:p w14:paraId="4AE27C33" w14:textId="77777777" w:rsidR="00A66D76" w:rsidRPr="00677ECD" w:rsidRDefault="00C835C6">
      <w:pPr>
        <w:pStyle w:val="OMDV2"/>
        <w:rPr>
          <w:bCs/>
          <w:lang w:val="ru-RU"/>
          <w:rPrChange w:id="7301" w:author="Дмитрий Камбаров" w:date="2026-04-15T13:33:00Z">
            <w:rPr>
              <w:bCs/>
            </w:rPr>
          </w:rPrChange>
        </w:rPr>
        <w:pPrChange w:id="7302" w:author="D.Kambarov" w:date="2025-03-13T17:06:00Z">
          <w:pPr>
            <w:pStyle w:val="af1"/>
            <w:numPr>
              <w:ilvl w:val="1"/>
              <w:numId w:val="32"/>
            </w:numPr>
            <w:ind w:left="567" w:hanging="567"/>
          </w:pPr>
        </w:pPrChange>
      </w:pPr>
      <w:r w:rsidRPr="008037B5">
        <w:rPr>
          <w:lang w:val="ru-RU"/>
          <w:rPrChange w:id="7303" w:author="D.Kambarov" w:date="2025-03-13T17:35:00Z">
            <w:rPr/>
          </w:rPrChange>
        </w:rPr>
        <w:t>Детализация информационных моделей на этапах Тендер и Рабочая документация (П+/Т и РД)</w:t>
      </w:r>
    </w:p>
    <w:p w14:paraId="6DC3947B" w14:textId="125531CB" w:rsidR="00A66D76" w:rsidDel="0070453F" w:rsidRDefault="00A66D76">
      <w:pPr>
        <w:rPr>
          <w:del w:id="7304" w:author="D.Kambarov" w:date="2025-03-13T17:06:00Z"/>
        </w:rPr>
        <w:pPrChange w:id="7305" w:author="D.Kambarov" w:date="2025-03-13T14:02:00Z">
          <w:pPr>
            <w:pStyle w:val="af1"/>
            <w:ind w:left="567"/>
          </w:pPr>
        </w:pPrChange>
      </w:pPr>
    </w:p>
    <w:p w14:paraId="0324185E" w14:textId="77777777" w:rsidR="00A66D76" w:rsidRPr="00677ECD" w:rsidRDefault="00C835C6">
      <w:pPr>
        <w:pStyle w:val="OMDV3"/>
        <w:rPr>
          <w:lang w:val="ru-RU"/>
          <w:rPrChange w:id="7306" w:author="Дмитрий Камбаров" w:date="2026-04-15T13:33:00Z">
            <w:rPr/>
          </w:rPrChange>
        </w:rPr>
        <w:pPrChange w:id="7307" w:author="D.Kambarov" w:date="2025-03-13T17:06:00Z">
          <w:pPr>
            <w:pStyle w:val="af1"/>
            <w:numPr>
              <w:ilvl w:val="2"/>
              <w:numId w:val="32"/>
            </w:num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spacing w:before="240"/>
            <w:ind w:left="709" w:hanging="709"/>
          </w:pPr>
        </w:pPrChange>
      </w:pPr>
      <w:r w:rsidRPr="008037B5">
        <w:rPr>
          <w:b/>
          <w:bCs/>
          <w:lang w:val="ru-RU"/>
          <w:rPrChange w:id="7308" w:author="D.Kambarov" w:date="2025-03-13T17:35:00Z">
            <w:rPr>
              <w:b/>
              <w:bCs/>
            </w:rPr>
          </w:rPrChange>
        </w:rPr>
        <w:t>Разделы:</w:t>
      </w:r>
      <w:r w:rsidRPr="008037B5">
        <w:rPr>
          <w:lang w:val="ru-RU"/>
          <w:rPrChange w:id="7309" w:author="D.Kambarov" w:date="2025-03-13T17:35:00Z">
            <w:rPr/>
          </w:rPrChange>
        </w:rPr>
        <w:t xml:space="preserve"> Система водоснабжения и водоотведения. Внутренние сети (ВК). Пожаротушение (ПТ)</w:t>
      </w:r>
    </w:p>
    <w:tbl>
      <w:tblPr>
        <w:tblW w:w="1063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3544"/>
        <w:gridCol w:w="585"/>
        <w:gridCol w:w="585"/>
        <w:gridCol w:w="585"/>
        <w:gridCol w:w="584"/>
        <w:gridCol w:w="584"/>
        <w:gridCol w:w="584"/>
        <w:gridCol w:w="585"/>
        <w:gridCol w:w="585"/>
        <w:gridCol w:w="709"/>
        <w:gridCol w:w="568"/>
        <w:gridCol w:w="566"/>
        <w:gridCol w:w="567"/>
      </w:tblGrid>
      <w:tr w:rsidR="00A66D76" w14:paraId="4696B738" w14:textId="77777777">
        <w:trPr>
          <w:cantSplit/>
          <w:trHeight w:val="3044"/>
        </w:trPr>
        <w:tc>
          <w:tcPr>
            <w:tcW w:w="3544" w:type="dxa"/>
            <w:shd w:val="clear" w:color="FFFFFF" w:fill="FFFFFF"/>
            <w:vAlign w:val="center"/>
          </w:tcPr>
          <w:p w14:paraId="1AC76DFF" w14:textId="77777777" w:rsidR="00A66D76" w:rsidRPr="0070453F" w:rsidRDefault="00C835C6">
            <w:pPr>
              <w:pStyle w:val="OMDV"/>
              <w:rPr>
                <w:b/>
                <w:bCs/>
                <w:rPrChange w:id="7310" w:author="D.Kambarov" w:date="2025-03-13T17:10:00Z">
                  <w:rPr>
                    <w:bCs/>
                  </w:rPr>
                </w:rPrChange>
              </w:rPr>
              <w:pPrChange w:id="7311" w:author="D.Kambarov" w:date="2025-03-13T17:10:00Z">
                <w:pPr>
                  <w:spacing w:after="0"/>
                  <w:jc w:val="center"/>
                </w:pPr>
              </w:pPrChange>
            </w:pPr>
            <w:r w:rsidRPr="0070453F">
              <w:rPr>
                <w:b/>
                <w:bCs/>
                <w:rPrChange w:id="7312" w:author="D.Kambarov" w:date="2025-03-13T17:10:00Z">
                  <w:rPr/>
                </w:rPrChange>
              </w:rPr>
              <w:t>Элементы модели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14:paraId="6FD38AAE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313" w:author="D.Kambarov" w:date="2025-03-13T17:10:00Z">
                  <w:rPr>
                    <w:bCs/>
                  </w:rPr>
                </w:rPrChange>
              </w:rPr>
              <w:pPrChange w:id="7314" w:author="D.Kambarov" w:date="2025-03-13T17:07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b/>
                <w:bCs/>
                <w:rPrChange w:id="7315" w:author="D.Kambarov" w:date="2025-03-13T17:10:00Z">
                  <w:rPr/>
                </w:rPrChange>
              </w:rPr>
              <w:t>Точный габарит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14:paraId="217C2B26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316" w:author="D.Kambarov" w:date="2025-03-13T17:10:00Z">
                  <w:rPr>
                    <w:bCs/>
                  </w:rPr>
                </w:rPrChange>
              </w:rPr>
              <w:pPrChange w:id="7317" w:author="D.Kambarov" w:date="2025-03-13T17:07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b/>
                <w:bCs/>
                <w:rPrChange w:id="7318" w:author="D.Kambarov" w:date="2025-03-13T17:10:00Z">
                  <w:rPr/>
                </w:rPrChange>
              </w:rPr>
              <w:t>Точное положение</w:t>
            </w:r>
          </w:p>
        </w:tc>
        <w:tc>
          <w:tcPr>
            <w:tcW w:w="585" w:type="dxa"/>
            <w:shd w:val="clear" w:color="FFFFFF" w:fill="FFFFFF"/>
            <w:textDirection w:val="btLr"/>
          </w:tcPr>
          <w:p w14:paraId="3390270C" w14:textId="6CFA62FB" w:rsidR="00A66D76" w:rsidRPr="0070453F" w:rsidRDefault="00C835C6">
            <w:pPr>
              <w:pStyle w:val="OMDV"/>
              <w:jc w:val="left"/>
              <w:rPr>
                <w:b/>
                <w:bCs/>
                <w:rPrChange w:id="7319" w:author="D.Kambarov" w:date="2025-03-13T17:10:00Z">
                  <w:rPr/>
                </w:rPrChange>
              </w:rPr>
              <w:pPrChange w:id="7320" w:author="D.Kambarov" w:date="2025-03-13T17:07:00Z">
                <w:pPr/>
              </w:pPrChange>
            </w:pPr>
            <w:r w:rsidRPr="0070453F">
              <w:rPr>
                <w:b/>
                <w:bCs/>
                <w:rPrChange w:id="7321" w:author="D.Kambarov" w:date="2025-03-13T17:10:00Z">
                  <w:rPr/>
                </w:rPrChange>
              </w:rPr>
              <w:t>Материал</w:t>
            </w:r>
          </w:p>
        </w:tc>
        <w:tc>
          <w:tcPr>
            <w:tcW w:w="584" w:type="dxa"/>
            <w:shd w:val="clear" w:color="FFFFFF" w:fill="FFFFFF"/>
            <w:textDirection w:val="btLr"/>
            <w:vAlign w:val="center"/>
          </w:tcPr>
          <w:p w14:paraId="3C36D3D2" w14:textId="5CB41D3C" w:rsidR="00A66D76" w:rsidRPr="0070453F" w:rsidRDefault="00C835C6">
            <w:pPr>
              <w:pStyle w:val="OMDV"/>
              <w:jc w:val="left"/>
              <w:rPr>
                <w:b/>
                <w:bCs/>
                <w:rPrChange w:id="7322" w:author="D.Kambarov" w:date="2025-03-13T17:10:00Z">
                  <w:rPr>
                    <w:bCs/>
                  </w:rPr>
                </w:rPrChange>
              </w:rPr>
              <w:pPrChange w:id="7323" w:author="D.Kambarov" w:date="2025-03-13T17:07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b/>
                <w:bCs/>
                <w:rPrChange w:id="7324" w:author="D.Kambarov" w:date="2025-03-13T17:10:00Z">
                  <w:rPr/>
                </w:rPrChange>
              </w:rPr>
              <w:t>Уклоны</w:t>
            </w:r>
          </w:p>
        </w:tc>
        <w:tc>
          <w:tcPr>
            <w:tcW w:w="584" w:type="dxa"/>
            <w:shd w:val="clear" w:color="FFFFFF" w:fill="FFFFFF"/>
            <w:textDirection w:val="btLr"/>
          </w:tcPr>
          <w:p w14:paraId="1E68FEAD" w14:textId="04D26FED" w:rsidR="00A66D76" w:rsidRPr="0070453F" w:rsidRDefault="00C835C6">
            <w:pPr>
              <w:pStyle w:val="OMDV"/>
              <w:jc w:val="left"/>
              <w:rPr>
                <w:b/>
                <w:bCs/>
                <w:rPrChange w:id="7325" w:author="D.Kambarov" w:date="2025-03-13T17:10:00Z">
                  <w:rPr/>
                </w:rPrChange>
              </w:rPr>
              <w:pPrChange w:id="7326" w:author="D.Kambarov" w:date="2025-03-13T17:07:00Z">
                <w:pPr/>
              </w:pPrChange>
            </w:pPr>
            <w:r w:rsidRPr="0070453F">
              <w:rPr>
                <w:b/>
                <w:bCs/>
                <w:i/>
                <w:iCs/>
                <w:lang w:val="en-US"/>
                <w:rPrChange w:id="7327" w:author="D.Kambarov" w:date="2025-03-13T17:10:00Z">
                  <w:rPr>
                    <w:i/>
                    <w:iCs/>
                    <w:lang w:val="en-US"/>
                  </w:rPr>
                </w:rPrChange>
              </w:rPr>
              <w:t>OMDV</w:t>
            </w:r>
            <w:r w:rsidRPr="0070453F">
              <w:rPr>
                <w:b/>
                <w:bCs/>
                <w:lang w:val="en-US"/>
                <w:rPrChange w:id="7328" w:author="D.Kambarov" w:date="2025-03-13T17:10:00Z">
                  <w:rPr>
                    <w:lang w:val="en-US"/>
                  </w:rPr>
                </w:rPrChange>
              </w:rPr>
              <w:t>_</w:t>
            </w:r>
            <w:r w:rsidRPr="0070453F">
              <w:rPr>
                <w:b/>
                <w:bCs/>
                <w:rPrChange w:id="7329" w:author="D.Kambarov" w:date="2025-03-13T17:10:00Z">
                  <w:rPr/>
                </w:rPrChange>
              </w:rPr>
              <w:t>Группа конструкций</w:t>
            </w:r>
            <w:r w:rsidRPr="0070453F">
              <w:rPr>
                <w:b/>
                <w:bCs/>
                <w:vertAlign w:val="superscript"/>
                <w:rPrChange w:id="7330" w:author="D.Kambarov" w:date="2025-03-13T17:10:00Z">
                  <w:rPr>
                    <w:vertAlign w:val="superscript"/>
                  </w:rPr>
                </w:rPrChange>
              </w:rPr>
              <w:t>1</w:t>
            </w:r>
          </w:p>
        </w:tc>
        <w:tc>
          <w:tcPr>
            <w:tcW w:w="584" w:type="dxa"/>
            <w:shd w:val="clear" w:color="FFFFFF" w:fill="FFFFFF"/>
            <w:textDirection w:val="btLr"/>
            <w:vAlign w:val="center"/>
          </w:tcPr>
          <w:p w14:paraId="3CFEEF17" w14:textId="181C8482" w:rsidR="00A66D76" w:rsidRPr="0070453F" w:rsidRDefault="00C835C6">
            <w:pPr>
              <w:pStyle w:val="OMDV"/>
              <w:jc w:val="left"/>
              <w:rPr>
                <w:b/>
                <w:bCs/>
                <w:rPrChange w:id="7331" w:author="D.Kambarov" w:date="2025-03-13T17:10:00Z">
                  <w:rPr/>
                </w:rPrChange>
              </w:rPr>
              <w:pPrChange w:id="7332" w:author="D.Kambarov" w:date="2025-03-13T17:07:00Z">
                <w:pPr/>
              </w:pPrChange>
            </w:pPr>
            <w:r w:rsidRPr="0070453F">
              <w:rPr>
                <w:rFonts w:eastAsiaTheme="minorEastAsia"/>
                <w:b/>
                <w:bCs/>
                <w:i/>
                <w:iCs/>
                <w:lang w:val="en-US" w:eastAsia="fr-FR"/>
                <w:rPrChange w:id="7333" w:author="D.Kambarov" w:date="2025-03-13T17:10:00Z">
                  <w:rPr>
                    <w:rFonts w:eastAsiaTheme="minorEastAsia"/>
                    <w:i/>
                    <w:iCs/>
                    <w:lang w:val="en-US" w:eastAsia="fr-FR"/>
                  </w:rPr>
                </w:rPrChange>
              </w:rPr>
              <w:t>OMDV</w:t>
            </w:r>
            <w:r w:rsidRPr="0070453F">
              <w:rPr>
                <w:b/>
                <w:bCs/>
                <w:rPrChange w:id="7334" w:author="D.Kambarov" w:date="2025-03-13T17:10:00Z">
                  <w:rPr/>
                </w:rPrChange>
              </w:rPr>
              <w:t>_Категория материала</w:t>
            </w:r>
            <w:r w:rsidRPr="0070453F">
              <w:rPr>
                <w:b/>
                <w:bCs/>
                <w:vertAlign w:val="superscript"/>
                <w:rPrChange w:id="7335" w:author="D.Kambarov" w:date="2025-03-13T17:10:00Z">
                  <w:rPr>
                    <w:vertAlign w:val="superscript"/>
                  </w:rPr>
                </w:rPrChange>
              </w:rPr>
              <w:t>1</w:t>
            </w:r>
          </w:p>
        </w:tc>
        <w:tc>
          <w:tcPr>
            <w:tcW w:w="585" w:type="dxa"/>
            <w:shd w:val="clear" w:color="FFFFFF" w:fill="FFFFFF"/>
            <w:textDirection w:val="btLr"/>
          </w:tcPr>
          <w:p w14:paraId="1B2720B2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336" w:author="D.Kambarov" w:date="2025-03-13T17:10:00Z">
                  <w:rPr/>
                </w:rPrChange>
              </w:rPr>
              <w:pPrChange w:id="7337" w:author="D.Kambarov" w:date="2025-03-13T17:07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rFonts w:eastAsiaTheme="minorEastAsia"/>
                <w:b/>
                <w:bCs/>
                <w:i/>
                <w:iCs/>
                <w:lang w:val="en-US" w:eastAsia="fr-FR"/>
                <w:rPrChange w:id="7338" w:author="D.Kambarov" w:date="2025-03-13T17:10:00Z">
                  <w:rPr>
                    <w:rFonts w:eastAsiaTheme="minorEastAsia"/>
                    <w:i/>
                    <w:iCs/>
                    <w:lang w:val="en-US" w:eastAsia="fr-FR"/>
                  </w:rPr>
                </w:rPrChange>
              </w:rPr>
              <w:t>OMDV</w:t>
            </w:r>
            <w:r w:rsidRPr="0070453F">
              <w:rPr>
                <w:b/>
                <w:bCs/>
                <w:lang w:val="en-US"/>
                <w:rPrChange w:id="7339" w:author="D.Kambarov" w:date="2025-03-13T17:10:00Z">
                  <w:rPr>
                    <w:lang w:val="en-US"/>
                  </w:rPr>
                </w:rPrChange>
              </w:rPr>
              <w:t xml:space="preserve"> _</w:t>
            </w:r>
            <w:r w:rsidRPr="0070453F">
              <w:rPr>
                <w:b/>
                <w:bCs/>
                <w:rPrChange w:id="7340" w:author="D.Kambarov" w:date="2025-03-13T17:10:00Z">
                  <w:rPr/>
                </w:rPrChange>
              </w:rPr>
              <w:t>Номер этажа</w:t>
            </w:r>
            <w:r w:rsidRPr="0070453F">
              <w:rPr>
                <w:b/>
                <w:bCs/>
                <w:vertAlign w:val="superscript"/>
                <w:rPrChange w:id="7341" w:author="D.Kambarov" w:date="2025-03-13T17:10:00Z">
                  <w:rPr>
                    <w:vertAlign w:val="superscript"/>
                  </w:rPr>
                </w:rPrChange>
              </w:rPr>
              <w:t>1</w:t>
            </w:r>
          </w:p>
        </w:tc>
        <w:tc>
          <w:tcPr>
            <w:tcW w:w="585" w:type="dxa"/>
            <w:shd w:val="clear" w:color="FFFFFF" w:fill="FFFFFF"/>
            <w:textDirection w:val="btLr"/>
          </w:tcPr>
          <w:p w14:paraId="471E1040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342" w:author="D.Kambarov" w:date="2025-03-13T17:10:00Z">
                  <w:rPr/>
                </w:rPrChange>
              </w:rPr>
              <w:pPrChange w:id="7343" w:author="D.Kambarov" w:date="2025-03-13T17:07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b/>
                <w:bCs/>
                <w:i/>
                <w:iCs/>
                <w:lang w:val="en-US"/>
                <w:rPrChange w:id="7344" w:author="D.Kambarov" w:date="2025-03-13T17:10:00Z">
                  <w:rPr>
                    <w:i/>
                    <w:iCs/>
                    <w:lang w:val="en-US"/>
                  </w:rPr>
                </w:rPrChange>
              </w:rPr>
              <w:t>OMDV</w:t>
            </w:r>
            <w:r w:rsidRPr="0070453F">
              <w:rPr>
                <w:b/>
                <w:bCs/>
                <w:lang w:val="en-US"/>
                <w:rPrChange w:id="7345" w:author="D.Kambarov" w:date="2025-03-13T17:10:00Z">
                  <w:rPr>
                    <w:lang w:val="en-US"/>
                  </w:rPr>
                </w:rPrChange>
              </w:rPr>
              <w:t>_</w:t>
            </w:r>
            <w:r w:rsidRPr="0070453F">
              <w:rPr>
                <w:b/>
                <w:bCs/>
                <w:rPrChange w:id="7346" w:author="D.Kambarov" w:date="2025-03-13T17:10:00Z">
                  <w:rPr/>
                </w:rPrChange>
              </w:rPr>
              <w:t>Секция</w:t>
            </w:r>
            <w:r w:rsidRPr="0070453F">
              <w:rPr>
                <w:b/>
                <w:bCs/>
                <w:vertAlign w:val="superscript"/>
                <w:rPrChange w:id="7347" w:author="D.Kambarov" w:date="2025-03-13T17:10:00Z">
                  <w:rPr>
                    <w:vertAlign w:val="superscript"/>
                  </w:rPr>
                </w:rPrChange>
              </w:rPr>
              <w:t>1</w:t>
            </w:r>
          </w:p>
        </w:tc>
        <w:tc>
          <w:tcPr>
            <w:tcW w:w="709" w:type="dxa"/>
            <w:shd w:val="clear" w:color="FFFFFF" w:fill="FFFFFF"/>
            <w:textDirection w:val="btLr"/>
          </w:tcPr>
          <w:p w14:paraId="67623AF1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348" w:author="D.Kambarov" w:date="2025-03-13T17:10:00Z">
                  <w:rPr/>
                </w:rPrChange>
              </w:rPr>
              <w:pPrChange w:id="7349" w:author="D.Kambarov" w:date="2025-03-13T17:07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b/>
                <w:bCs/>
                <w:i/>
                <w:iCs/>
                <w:shd w:val="clear" w:color="auto" w:fill="FFFFFF"/>
                <w:lang w:val="en-US"/>
                <w:rPrChange w:id="7350" w:author="D.Kambarov" w:date="2025-03-13T17:10:00Z">
                  <w:rPr>
                    <w:i/>
                    <w:iCs/>
                    <w:shd w:val="clear" w:color="auto" w:fill="FFFFFF"/>
                    <w:lang w:val="en-US"/>
                  </w:rPr>
                </w:rPrChange>
              </w:rPr>
              <w:t>OMDV</w:t>
            </w:r>
            <w:r w:rsidRPr="0070453F">
              <w:rPr>
                <w:b/>
                <w:bCs/>
                <w:rPrChange w:id="7351" w:author="D.Kambarov" w:date="2025-03-13T17:10:00Z">
                  <w:rPr/>
                </w:rPrChange>
              </w:rPr>
              <w:t>_Наименование системы</w:t>
            </w:r>
            <w:r w:rsidRPr="0070453F">
              <w:rPr>
                <w:b/>
                <w:bCs/>
                <w:vertAlign w:val="superscript"/>
                <w:rPrChange w:id="7352" w:author="D.Kambarov" w:date="2025-03-13T17:10:00Z">
                  <w:rPr>
                    <w:vertAlign w:val="superscript"/>
                  </w:rPr>
                </w:rPrChange>
              </w:rPr>
              <w:t>1</w:t>
            </w:r>
          </w:p>
        </w:tc>
        <w:tc>
          <w:tcPr>
            <w:tcW w:w="568" w:type="dxa"/>
            <w:shd w:val="clear" w:color="FFFFFF" w:fill="FFFFFF"/>
            <w:textDirection w:val="btLr"/>
          </w:tcPr>
          <w:p w14:paraId="3E7C2BA2" w14:textId="77777777" w:rsidR="00A66D76" w:rsidRPr="0070453F" w:rsidRDefault="00C835C6">
            <w:pPr>
              <w:pStyle w:val="OMDV"/>
              <w:jc w:val="left"/>
              <w:rPr>
                <w:b/>
                <w:bCs/>
                <w:sz w:val="20"/>
                <w:rPrChange w:id="7353" w:author="D.Kambarov" w:date="2025-03-13T17:10:00Z">
                  <w:rPr>
                    <w:sz w:val="20"/>
                  </w:rPr>
                </w:rPrChange>
              </w:rPr>
              <w:pPrChange w:id="7354" w:author="D.Kambarov" w:date="2025-03-13T17:07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rFonts w:eastAsiaTheme="minorEastAsia"/>
                <w:b/>
                <w:bCs/>
                <w:i/>
                <w:iCs/>
                <w:sz w:val="20"/>
                <w:lang w:val="en-US" w:eastAsia="fr-FR"/>
                <w:rPrChange w:id="7355" w:author="D.Kambarov" w:date="2025-03-13T17:10:00Z">
                  <w:rPr>
                    <w:rFonts w:eastAsiaTheme="minorEastAsia"/>
                    <w:i/>
                    <w:iCs/>
                    <w:sz w:val="20"/>
                    <w:lang w:val="en-US" w:eastAsia="fr-FR"/>
                  </w:rPr>
                </w:rPrChange>
              </w:rPr>
              <w:t>OMDV</w:t>
            </w:r>
            <w:r w:rsidRPr="0070453F">
              <w:rPr>
                <w:b/>
                <w:bCs/>
                <w:sz w:val="20"/>
                <w:lang w:val="en-US"/>
                <w:rPrChange w:id="7356" w:author="D.Kambarov" w:date="2025-03-13T17:10:00Z">
                  <w:rPr>
                    <w:sz w:val="20"/>
                    <w:lang w:val="en-US"/>
                  </w:rPr>
                </w:rPrChange>
              </w:rPr>
              <w:t>_</w:t>
            </w:r>
            <w:r w:rsidRPr="0070453F">
              <w:rPr>
                <w:b/>
                <w:bCs/>
                <w:sz w:val="20"/>
                <w:rPrChange w:id="7357" w:author="D.Kambarov" w:date="2025-03-13T17:10:00Z">
                  <w:rPr>
                    <w:sz w:val="20"/>
                  </w:rPr>
                </w:rPrChange>
              </w:rPr>
              <w:t>Производительность</w:t>
            </w:r>
            <w:r w:rsidRPr="0070453F">
              <w:rPr>
                <w:b/>
                <w:bCs/>
                <w:sz w:val="20"/>
                <w:vertAlign w:val="superscript"/>
                <w:rPrChange w:id="7358" w:author="D.Kambarov" w:date="2025-03-13T17:10:00Z">
                  <w:rPr>
                    <w:sz w:val="20"/>
                    <w:vertAlign w:val="superscript"/>
                  </w:rPr>
                </w:rPrChange>
              </w:rPr>
              <w:t>1</w:t>
            </w:r>
          </w:p>
        </w:tc>
        <w:tc>
          <w:tcPr>
            <w:tcW w:w="566" w:type="dxa"/>
            <w:shd w:val="clear" w:color="FFFFFF" w:fill="FFFFFF"/>
            <w:textDirection w:val="btLr"/>
          </w:tcPr>
          <w:p w14:paraId="3CA2B7E6" w14:textId="77777777" w:rsidR="00A66D76" w:rsidRPr="0070453F" w:rsidRDefault="00C835C6">
            <w:pPr>
              <w:pStyle w:val="OMDV"/>
              <w:jc w:val="left"/>
              <w:rPr>
                <w:b/>
                <w:bCs/>
                <w:shd w:val="clear" w:color="auto" w:fill="FFFFFF"/>
                <w:rPrChange w:id="7359" w:author="D.Kambarov" w:date="2025-03-13T17:10:00Z">
                  <w:rPr>
                    <w:shd w:val="clear" w:color="auto" w:fill="FFFFFF"/>
                  </w:rPr>
                </w:rPrChange>
              </w:rPr>
              <w:pPrChange w:id="7360" w:author="D.Kambarov" w:date="2025-03-13T17:07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rFonts w:eastAsiaTheme="minorEastAsia"/>
                <w:b/>
                <w:bCs/>
                <w:i/>
                <w:iCs/>
                <w:lang w:val="en-US" w:eastAsia="fr-FR"/>
                <w:rPrChange w:id="7361" w:author="D.Kambarov" w:date="2025-03-13T17:10:00Z">
                  <w:rPr>
                    <w:rFonts w:eastAsiaTheme="minorEastAsia"/>
                    <w:i/>
                    <w:iCs/>
                    <w:lang w:val="en-US" w:eastAsia="fr-FR"/>
                  </w:rPr>
                </w:rPrChange>
              </w:rPr>
              <w:t>OMDV</w:t>
            </w:r>
            <w:r w:rsidRPr="0070453F">
              <w:rPr>
                <w:b/>
                <w:bCs/>
                <w:lang w:val="en-US"/>
                <w:rPrChange w:id="7362" w:author="D.Kambarov" w:date="2025-03-13T17:10:00Z">
                  <w:rPr>
                    <w:lang w:val="en-US"/>
                  </w:rPr>
                </w:rPrChange>
              </w:rPr>
              <w:t>_</w:t>
            </w:r>
            <w:r w:rsidRPr="0070453F">
              <w:rPr>
                <w:b/>
                <w:bCs/>
                <w:rPrChange w:id="7363" w:author="D.Kambarov" w:date="2025-03-13T17:10:00Z">
                  <w:rPr/>
                </w:rPrChange>
              </w:rPr>
              <w:t>Альбом</w:t>
            </w:r>
            <w:r w:rsidRPr="0070453F">
              <w:rPr>
                <w:b/>
                <w:bCs/>
                <w:vertAlign w:val="superscript"/>
                <w:rPrChange w:id="7364" w:author="D.Kambarov" w:date="2025-03-13T17:10:00Z">
                  <w:rPr>
                    <w:vertAlign w:val="superscript"/>
                  </w:rPr>
                </w:rPrChange>
              </w:rPr>
              <w:t>1</w:t>
            </w:r>
          </w:p>
        </w:tc>
        <w:tc>
          <w:tcPr>
            <w:tcW w:w="567" w:type="dxa"/>
            <w:shd w:val="clear" w:color="FFFFFF" w:fill="FFFFFF"/>
            <w:textDirection w:val="btLr"/>
          </w:tcPr>
          <w:p w14:paraId="4975C86C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365" w:author="D.Kambarov" w:date="2025-03-13T17:10:00Z">
                  <w:rPr/>
                </w:rPrChange>
              </w:rPr>
              <w:pPrChange w:id="7366" w:author="D.Kambarov" w:date="2025-03-13T17:07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b/>
                <w:bCs/>
                <w:rPrChange w:id="7367" w:author="D.Kambarov" w:date="2025-03-13T17:10:00Z">
                  <w:rPr/>
                </w:rPrChange>
              </w:rPr>
              <w:t>Зона доступа</w:t>
            </w:r>
            <w:r w:rsidRPr="0070453F">
              <w:rPr>
                <w:b/>
                <w:bCs/>
                <w:vertAlign w:val="superscript"/>
                <w:rPrChange w:id="7368" w:author="D.Kambarov" w:date="2025-03-13T17:10:00Z">
                  <w:rPr>
                    <w:vertAlign w:val="superscript"/>
                  </w:rPr>
                </w:rPrChange>
              </w:rPr>
              <w:t>2</w:t>
            </w:r>
          </w:p>
        </w:tc>
      </w:tr>
      <w:tr w:rsidR="00A66D76" w14:paraId="2B139D77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1EFFACF9" w14:textId="77777777" w:rsidR="00A66D76" w:rsidRDefault="00C835C6">
            <w:pPr>
              <w:pStyle w:val="OMDV"/>
              <w:jc w:val="left"/>
              <w:pPrChange w:id="7369" w:author="D.Kambarov" w:date="2025-03-13T17:07:00Z">
                <w:pPr>
                  <w:spacing w:after="0"/>
                </w:pPr>
              </w:pPrChange>
            </w:pPr>
            <w:r>
              <w:t>Оборудование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519B86D3" w14:textId="77777777" w:rsidR="00A66D76" w:rsidRDefault="00C835C6">
            <w:pPr>
              <w:pStyle w:val="OMDV"/>
              <w:pPrChange w:id="7370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56903999" w14:textId="77777777" w:rsidR="00A66D76" w:rsidRDefault="00C835C6">
            <w:pPr>
              <w:pStyle w:val="OMDV"/>
              <w:pPrChange w:id="7371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5FE8077" w14:textId="77777777" w:rsidR="00A66D76" w:rsidRDefault="00A66D76">
            <w:pPr>
              <w:pStyle w:val="OMDV"/>
              <w:pPrChange w:id="7372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4" w:type="dxa"/>
            <w:shd w:val="clear" w:color="FFFFFF" w:fill="FFFFFF"/>
            <w:vAlign w:val="center"/>
          </w:tcPr>
          <w:p w14:paraId="3F9345EC" w14:textId="77777777" w:rsidR="00A66D76" w:rsidRDefault="00A66D76">
            <w:pPr>
              <w:pStyle w:val="OMDV"/>
              <w:pPrChange w:id="7373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4" w:type="dxa"/>
            <w:shd w:val="clear" w:color="FFFFFF" w:fill="FFFFFF"/>
            <w:vAlign w:val="center"/>
          </w:tcPr>
          <w:p w14:paraId="0FEE4FC5" w14:textId="77777777" w:rsidR="00A66D76" w:rsidRDefault="00C835C6">
            <w:pPr>
              <w:pStyle w:val="OMDV"/>
              <w:pPrChange w:id="7374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4" w:type="dxa"/>
            <w:shd w:val="clear" w:color="FFFFFF" w:fill="FFFFFF"/>
            <w:vAlign w:val="center"/>
          </w:tcPr>
          <w:p w14:paraId="4476F4A9" w14:textId="77777777" w:rsidR="00A66D76" w:rsidRDefault="00A66D76">
            <w:pPr>
              <w:pStyle w:val="OMDV"/>
              <w:pPrChange w:id="7375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2294C4CC" w14:textId="77777777" w:rsidR="00A66D76" w:rsidRDefault="00C835C6">
            <w:pPr>
              <w:pStyle w:val="OMDV"/>
              <w:pPrChange w:id="7376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404E91F0" w14:textId="77777777" w:rsidR="00A66D76" w:rsidRDefault="00C835C6">
            <w:pPr>
              <w:pStyle w:val="OMDV"/>
              <w:pPrChange w:id="7377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709" w:type="dxa"/>
            <w:shd w:val="clear" w:color="FFFFFF" w:fill="FFFFFF"/>
            <w:vAlign w:val="center"/>
          </w:tcPr>
          <w:p w14:paraId="21417723" w14:textId="77777777" w:rsidR="00A66D76" w:rsidRDefault="00C835C6">
            <w:pPr>
              <w:pStyle w:val="OMDV"/>
              <w:pPrChange w:id="7378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8" w:type="dxa"/>
            <w:shd w:val="clear" w:color="FFFFFF" w:fill="FFFFFF"/>
          </w:tcPr>
          <w:p w14:paraId="6784301C" w14:textId="77777777" w:rsidR="00A66D76" w:rsidRDefault="00C835C6">
            <w:pPr>
              <w:pStyle w:val="OMDV"/>
              <w:pPrChange w:id="7379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6" w:type="dxa"/>
            <w:shd w:val="clear" w:color="FFFFFF" w:fill="FFFFFF"/>
            <w:vAlign w:val="center"/>
          </w:tcPr>
          <w:p w14:paraId="55369D6E" w14:textId="77777777" w:rsidR="00A66D76" w:rsidRDefault="00C835C6">
            <w:pPr>
              <w:pStyle w:val="OMDV"/>
              <w:pPrChange w:id="7380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2B425715" w14:textId="77777777" w:rsidR="00A66D76" w:rsidRDefault="00C835C6">
            <w:pPr>
              <w:pStyle w:val="OMDV"/>
              <w:pPrChange w:id="7381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  <w:r>
              <w:rPr>
                <w:vertAlign w:val="superscript"/>
              </w:rPr>
              <w:t>1</w:t>
            </w:r>
          </w:p>
        </w:tc>
      </w:tr>
      <w:tr w:rsidR="00A66D76" w14:paraId="3D6C7EE2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2A8CBA18" w14:textId="77777777" w:rsidR="00A66D76" w:rsidRDefault="00C835C6">
            <w:pPr>
              <w:pStyle w:val="OMDV"/>
              <w:jc w:val="left"/>
              <w:pPrChange w:id="7382" w:author="D.Kambarov" w:date="2025-03-13T17:07:00Z">
                <w:pPr>
                  <w:spacing w:after="0"/>
                </w:pPr>
              </w:pPrChange>
            </w:pPr>
            <w:r>
              <w:t>Трубопроводы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3CBF8B7" w14:textId="77777777" w:rsidR="00A66D76" w:rsidRDefault="00C835C6">
            <w:pPr>
              <w:pStyle w:val="OMDV"/>
              <w:pPrChange w:id="7383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311880D" w14:textId="77777777" w:rsidR="00A66D76" w:rsidRDefault="00C835C6">
            <w:pPr>
              <w:pStyle w:val="OMDV"/>
              <w:pPrChange w:id="7384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029D596E" w14:textId="77777777" w:rsidR="00A66D76" w:rsidRDefault="00C835C6">
            <w:pPr>
              <w:pStyle w:val="OMDV"/>
              <w:pPrChange w:id="7385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4" w:type="dxa"/>
            <w:shd w:val="clear" w:color="FFFFFF" w:fill="FFFFFF"/>
            <w:vAlign w:val="center"/>
          </w:tcPr>
          <w:p w14:paraId="697C8A6E" w14:textId="77777777" w:rsidR="00A66D76" w:rsidRDefault="00C835C6">
            <w:pPr>
              <w:pStyle w:val="OMDV"/>
              <w:pPrChange w:id="7386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4" w:type="dxa"/>
            <w:shd w:val="clear" w:color="FFFFFF" w:fill="FFFFFF"/>
            <w:vAlign w:val="center"/>
          </w:tcPr>
          <w:p w14:paraId="69D78403" w14:textId="77777777" w:rsidR="00A66D76" w:rsidRDefault="00C835C6">
            <w:pPr>
              <w:pStyle w:val="OMDV"/>
              <w:pPrChange w:id="7387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4" w:type="dxa"/>
            <w:shd w:val="clear" w:color="FFFFFF" w:fill="FFFFFF"/>
            <w:vAlign w:val="center"/>
          </w:tcPr>
          <w:p w14:paraId="0BF06712" w14:textId="77777777" w:rsidR="00A66D76" w:rsidRDefault="00C835C6">
            <w:pPr>
              <w:pStyle w:val="OMDV"/>
              <w:pPrChange w:id="7388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  <w:r>
              <w:rPr>
                <w:vertAlign w:val="superscript"/>
              </w:rPr>
              <w:t>3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20AEDA4F" w14:textId="77777777" w:rsidR="00A66D76" w:rsidRDefault="00C835C6">
            <w:pPr>
              <w:pStyle w:val="OMDV"/>
              <w:pPrChange w:id="7389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6EF9C816" w14:textId="77777777" w:rsidR="00A66D76" w:rsidRDefault="00C835C6">
            <w:pPr>
              <w:pStyle w:val="OMDV"/>
              <w:pPrChange w:id="7390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709" w:type="dxa"/>
            <w:shd w:val="clear" w:color="FFFFFF" w:fill="FFFFFF"/>
            <w:vAlign w:val="center"/>
          </w:tcPr>
          <w:p w14:paraId="7F7DE774" w14:textId="77777777" w:rsidR="00A66D76" w:rsidRDefault="00C835C6">
            <w:pPr>
              <w:pStyle w:val="OMDV"/>
              <w:pPrChange w:id="7391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8" w:type="dxa"/>
            <w:shd w:val="clear" w:color="FFFFFF" w:fill="FFFFFF"/>
          </w:tcPr>
          <w:p w14:paraId="1C2549E6" w14:textId="77777777" w:rsidR="00A66D76" w:rsidRDefault="00A66D76">
            <w:pPr>
              <w:pStyle w:val="OMDV"/>
              <w:pPrChange w:id="7392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6" w:type="dxa"/>
            <w:shd w:val="clear" w:color="FFFFFF" w:fill="FFFFFF"/>
            <w:vAlign w:val="center"/>
          </w:tcPr>
          <w:p w14:paraId="5D90C0AA" w14:textId="77777777" w:rsidR="00A66D76" w:rsidRDefault="00C835C6">
            <w:pPr>
              <w:pStyle w:val="OMDV"/>
              <w:pPrChange w:id="7393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153C17DF" w14:textId="77777777" w:rsidR="00A66D76" w:rsidRDefault="00A66D76">
            <w:pPr>
              <w:pStyle w:val="OMDV"/>
              <w:pPrChange w:id="7394" w:author="D.Kambarov" w:date="2025-03-13T17:10:00Z">
                <w:pPr>
                  <w:spacing w:after="0"/>
                  <w:jc w:val="center"/>
                </w:pPr>
              </w:pPrChange>
            </w:pPr>
          </w:p>
        </w:tc>
      </w:tr>
      <w:tr w:rsidR="00A66D76" w14:paraId="64CEE964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064C78C6" w14:textId="77777777" w:rsidR="00A66D76" w:rsidRDefault="00C835C6">
            <w:pPr>
              <w:pStyle w:val="OMDV"/>
              <w:jc w:val="left"/>
              <w:pPrChange w:id="7395" w:author="D.Kambarov" w:date="2025-03-13T17:07:00Z">
                <w:pPr>
                  <w:spacing w:after="0"/>
                </w:pPr>
              </w:pPrChange>
            </w:pPr>
            <w:r>
              <w:t>Соединительные детали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3EC20126" w14:textId="77777777" w:rsidR="00A66D76" w:rsidRDefault="00C835C6">
            <w:pPr>
              <w:pStyle w:val="OMDV"/>
              <w:pPrChange w:id="7396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33B2D1A4" w14:textId="77777777" w:rsidR="00A66D76" w:rsidRDefault="00C835C6">
            <w:pPr>
              <w:pStyle w:val="OMDV"/>
              <w:pPrChange w:id="7397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6E215B50" w14:textId="77777777" w:rsidR="00A66D76" w:rsidRDefault="00A66D76">
            <w:pPr>
              <w:pStyle w:val="OMDV"/>
              <w:pPrChange w:id="7398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4" w:type="dxa"/>
            <w:shd w:val="clear" w:color="FFFFFF" w:fill="FFFFFF"/>
            <w:vAlign w:val="center"/>
          </w:tcPr>
          <w:p w14:paraId="10B90AFF" w14:textId="77777777" w:rsidR="00A66D76" w:rsidRDefault="00A66D76">
            <w:pPr>
              <w:pStyle w:val="OMDV"/>
              <w:pPrChange w:id="7399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4" w:type="dxa"/>
            <w:shd w:val="clear" w:color="FFFFFF" w:fill="FFFFFF"/>
            <w:vAlign w:val="center"/>
          </w:tcPr>
          <w:p w14:paraId="25E780BA" w14:textId="77777777" w:rsidR="00A66D76" w:rsidRDefault="00C835C6">
            <w:pPr>
              <w:pStyle w:val="OMDV"/>
              <w:pPrChange w:id="7400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4" w:type="dxa"/>
            <w:shd w:val="clear" w:color="FFFFFF" w:fill="FFFFFF"/>
            <w:vAlign w:val="center"/>
          </w:tcPr>
          <w:p w14:paraId="3D4219DD" w14:textId="77777777" w:rsidR="00A66D76" w:rsidRDefault="00A66D76">
            <w:pPr>
              <w:pStyle w:val="OMDV"/>
              <w:pPrChange w:id="7401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2BE71944" w14:textId="77777777" w:rsidR="00A66D76" w:rsidRDefault="00C835C6">
            <w:pPr>
              <w:pStyle w:val="OMDV"/>
              <w:pPrChange w:id="7402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5BC10158" w14:textId="77777777" w:rsidR="00A66D76" w:rsidRDefault="00C835C6">
            <w:pPr>
              <w:pStyle w:val="OMDV"/>
              <w:pPrChange w:id="7403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709" w:type="dxa"/>
            <w:shd w:val="clear" w:color="FFFFFF" w:fill="FFFFFF"/>
            <w:vAlign w:val="center"/>
          </w:tcPr>
          <w:p w14:paraId="165D7D4A" w14:textId="77777777" w:rsidR="00A66D76" w:rsidRDefault="00C835C6">
            <w:pPr>
              <w:pStyle w:val="OMDV"/>
              <w:pPrChange w:id="7404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8" w:type="dxa"/>
            <w:shd w:val="clear" w:color="FFFFFF" w:fill="FFFFFF"/>
          </w:tcPr>
          <w:p w14:paraId="1B9C3E13" w14:textId="77777777" w:rsidR="00A66D76" w:rsidRDefault="00A66D76">
            <w:pPr>
              <w:pStyle w:val="OMDV"/>
              <w:pPrChange w:id="7405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6" w:type="dxa"/>
            <w:shd w:val="clear" w:color="FFFFFF" w:fill="FFFFFF"/>
            <w:vAlign w:val="center"/>
          </w:tcPr>
          <w:p w14:paraId="54062F99" w14:textId="77777777" w:rsidR="00A66D76" w:rsidRDefault="00C835C6">
            <w:pPr>
              <w:pStyle w:val="OMDV"/>
              <w:pPrChange w:id="7406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0C5CF27A" w14:textId="77777777" w:rsidR="00A66D76" w:rsidRDefault="00A66D76">
            <w:pPr>
              <w:pStyle w:val="OMDV"/>
              <w:pPrChange w:id="7407" w:author="D.Kambarov" w:date="2025-03-13T17:10:00Z">
                <w:pPr>
                  <w:spacing w:after="0"/>
                  <w:jc w:val="center"/>
                </w:pPr>
              </w:pPrChange>
            </w:pPr>
          </w:p>
        </w:tc>
      </w:tr>
      <w:tr w:rsidR="00A66D76" w14:paraId="137187C3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70DC8E92" w14:textId="77777777" w:rsidR="00A66D76" w:rsidRDefault="00C835C6">
            <w:pPr>
              <w:pStyle w:val="OMDV"/>
              <w:jc w:val="left"/>
              <w:pPrChange w:id="7408" w:author="D.Kambarov" w:date="2025-03-13T17:07:00Z">
                <w:pPr>
                  <w:spacing w:after="0"/>
                </w:pPr>
              </w:pPrChange>
            </w:pPr>
            <w:r>
              <w:t>Арматура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585670CC" w14:textId="77777777" w:rsidR="00A66D76" w:rsidRDefault="00C835C6">
            <w:pPr>
              <w:pStyle w:val="OMDV"/>
              <w:pPrChange w:id="7409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07322265" w14:textId="77777777" w:rsidR="00A66D76" w:rsidRDefault="00A66D76">
            <w:pPr>
              <w:pStyle w:val="OMDV"/>
              <w:pPrChange w:id="7410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295E3FD4" w14:textId="77777777" w:rsidR="00A66D76" w:rsidRDefault="00A66D76">
            <w:pPr>
              <w:pStyle w:val="OMDV"/>
              <w:pPrChange w:id="7411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4" w:type="dxa"/>
            <w:shd w:val="clear" w:color="FFFFFF" w:fill="FFFFFF"/>
            <w:vAlign w:val="center"/>
          </w:tcPr>
          <w:p w14:paraId="1FC37844" w14:textId="77777777" w:rsidR="00A66D76" w:rsidRDefault="00A66D76">
            <w:pPr>
              <w:pStyle w:val="OMDV"/>
              <w:pPrChange w:id="7412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4" w:type="dxa"/>
            <w:shd w:val="clear" w:color="FFFFFF" w:fill="FFFFFF"/>
            <w:vAlign w:val="center"/>
          </w:tcPr>
          <w:p w14:paraId="28E990C9" w14:textId="77777777" w:rsidR="00A66D76" w:rsidRDefault="00C835C6">
            <w:pPr>
              <w:pStyle w:val="OMDV"/>
              <w:pPrChange w:id="7413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4" w:type="dxa"/>
            <w:shd w:val="clear" w:color="FFFFFF" w:fill="FFFFFF"/>
            <w:vAlign w:val="center"/>
          </w:tcPr>
          <w:p w14:paraId="23643ED2" w14:textId="77777777" w:rsidR="00A66D76" w:rsidRDefault="00A66D76">
            <w:pPr>
              <w:pStyle w:val="OMDV"/>
              <w:pPrChange w:id="7414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57CAC2EC" w14:textId="77777777" w:rsidR="00A66D76" w:rsidRDefault="00C835C6">
            <w:pPr>
              <w:pStyle w:val="OMDV"/>
              <w:pPrChange w:id="7415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18A4C043" w14:textId="77777777" w:rsidR="00A66D76" w:rsidRDefault="00C835C6">
            <w:pPr>
              <w:pStyle w:val="OMDV"/>
              <w:pPrChange w:id="7416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709" w:type="dxa"/>
            <w:shd w:val="clear" w:color="FFFFFF" w:fill="FFFFFF"/>
            <w:vAlign w:val="center"/>
          </w:tcPr>
          <w:p w14:paraId="03708CBB" w14:textId="77777777" w:rsidR="00A66D76" w:rsidRDefault="00C835C6">
            <w:pPr>
              <w:pStyle w:val="OMDV"/>
              <w:pPrChange w:id="7417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8" w:type="dxa"/>
            <w:shd w:val="clear" w:color="FFFFFF" w:fill="FFFFFF"/>
          </w:tcPr>
          <w:p w14:paraId="0FD392DD" w14:textId="77777777" w:rsidR="00A66D76" w:rsidRDefault="00A66D76">
            <w:pPr>
              <w:pStyle w:val="OMDV"/>
              <w:pPrChange w:id="7418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6" w:type="dxa"/>
            <w:shd w:val="clear" w:color="FFFFFF" w:fill="FFFFFF"/>
            <w:vAlign w:val="center"/>
          </w:tcPr>
          <w:p w14:paraId="42B5F337" w14:textId="77777777" w:rsidR="00A66D76" w:rsidRDefault="00C835C6">
            <w:pPr>
              <w:pStyle w:val="OMDV"/>
              <w:pPrChange w:id="7419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59405108" w14:textId="77777777" w:rsidR="00A66D76" w:rsidRDefault="00A66D76">
            <w:pPr>
              <w:pStyle w:val="OMDV"/>
              <w:pPrChange w:id="7420" w:author="D.Kambarov" w:date="2025-03-13T17:10:00Z">
                <w:pPr>
                  <w:spacing w:after="0"/>
                  <w:jc w:val="center"/>
                </w:pPr>
              </w:pPrChange>
            </w:pPr>
          </w:p>
        </w:tc>
      </w:tr>
      <w:tr w:rsidR="00A66D76" w14:paraId="7B520E31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0571EDE1" w14:textId="77777777" w:rsidR="00A66D76" w:rsidRDefault="00C835C6">
            <w:pPr>
              <w:pStyle w:val="OMDV"/>
              <w:jc w:val="left"/>
              <w:pPrChange w:id="7421" w:author="D.Kambarov" w:date="2025-03-13T17:07:00Z">
                <w:pPr>
                  <w:spacing w:after="0"/>
                </w:pPr>
              </w:pPrChange>
            </w:pPr>
            <w:r>
              <w:t>Изоляция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EBF8064" w14:textId="77777777" w:rsidR="00A66D76" w:rsidRDefault="00C835C6">
            <w:pPr>
              <w:pStyle w:val="OMDV"/>
              <w:pPrChange w:id="7422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13AD6A40" w14:textId="77777777" w:rsidR="00A66D76" w:rsidRDefault="00C835C6">
            <w:pPr>
              <w:pStyle w:val="OMDV"/>
              <w:pPrChange w:id="7423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ED1DEB4" w14:textId="77777777" w:rsidR="00A66D76" w:rsidRDefault="00C835C6">
            <w:pPr>
              <w:pStyle w:val="OMDV"/>
              <w:pPrChange w:id="7424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4" w:type="dxa"/>
            <w:shd w:val="clear" w:color="FFFFFF" w:fill="FFFFFF"/>
            <w:vAlign w:val="center"/>
          </w:tcPr>
          <w:p w14:paraId="5459AE34" w14:textId="77777777" w:rsidR="00A66D76" w:rsidRDefault="00A66D76">
            <w:pPr>
              <w:pStyle w:val="OMDV"/>
              <w:pPrChange w:id="7425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4" w:type="dxa"/>
            <w:shd w:val="clear" w:color="FFFFFF" w:fill="FFFFFF"/>
            <w:vAlign w:val="center"/>
          </w:tcPr>
          <w:p w14:paraId="0F7CE2D3" w14:textId="77777777" w:rsidR="00A66D76" w:rsidRDefault="00A66D76">
            <w:pPr>
              <w:pStyle w:val="OMDV"/>
              <w:pPrChange w:id="7426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4" w:type="dxa"/>
            <w:shd w:val="clear" w:color="FFFFFF" w:fill="FFFFFF"/>
            <w:vAlign w:val="center"/>
          </w:tcPr>
          <w:p w14:paraId="45167BA3" w14:textId="77777777" w:rsidR="00A66D76" w:rsidRDefault="00A66D76">
            <w:pPr>
              <w:pStyle w:val="OMDV"/>
              <w:pPrChange w:id="7427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0A9204E5" w14:textId="77777777" w:rsidR="00A66D76" w:rsidRDefault="00A66D76">
            <w:pPr>
              <w:pStyle w:val="OMDV"/>
              <w:pPrChange w:id="7428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1ED26F27" w14:textId="77777777" w:rsidR="00A66D76" w:rsidRDefault="00A66D76">
            <w:pPr>
              <w:pStyle w:val="OMDV"/>
              <w:pPrChange w:id="7429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709" w:type="dxa"/>
            <w:shd w:val="clear" w:color="FFFFFF" w:fill="FFFFFF"/>
            <w:vAlign w:val="center"/>
          </w:tcPr>
          <w:p w14:paraId="09FEFA39" w14:textId="77777777" w:rsidR="00A66D76" w:rsidRDefault="00A66D76">
            <w:pPr>
              <w:pStyle w:val="OMDV"/>
              <w:pPrChange w:id="7430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8" w:type="dxa"/>
            <w:shd w:val="clear" w:color="FFFFFF" w:fill="FFFFFF"/>
          </w:tcPr>
          <w:p w14:paraId="15D20206" w14:textId="77777777" w:rsidR="00A66D76" w:rsidRDefault="00A66D76">
            <w:pPr>
              <w:pStyle w:val="OMDV"/>
              <w:pPrChange w:id="7431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6" w:type="dxa"/>
            <w:shd w:val="clear" w:color="FFFFFF" w:fill="FFFFFF"/>
            <w:vAlign w:val="center"/>
          </w:tcPr>
          <w:p w14:paraId="34A46531" w14:textId="77777777" w:rsidR="00A66D76" w:rsidRDefault="00C835C6">
            <w:pPr>
              <w:pStyle w:val="OMDV"/>
              <w:pPrChange w:id="7432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21CAC771" w14:textId="77777777" w:rsidR="00A66D76" w:rsidRDefault="00A66D76">
            <w:pPr>
              <w:pStyle w:val="OMDV"/>
              <w:pPrChange w:id="7433" w:author="D.Kambarov" w:date="2025-03-13T17:10:00Z">
                <w:pPr>
                  <w:spacing w:after="0"/>
                  <w:jc w:val="center"/>
                </w:pPr>
              </w:pPrChange>
            </w:pPr>
          </w:p>
        </w:tc>
      </w:tr>
      <w:tr w:rsidR="00A66D76" w14:paraId="374A8F08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15F76D55" w14:textId="77777777" w:rsidR="00A66D76" w:rsidRDefault="00C835C6">
            <w:pPr>
              <w:pStyle w:val="OMDV"/>
              <w:jc w:val="left"/>
              <w:pPrChange w:id="7434" w:author="D.Kambarov" w:date="2025-03-13T17:07:00Z">
                <w:pPr>
                  <w:spacing w:after="0"/>
                </w:pPr>
              </w:pPrChange>
            </w:pPr>
            <w:r>
              <w:t>Сантехнические приборы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502A0F59" w14:textId="77777777" w:rsidR="00A66D76" w:rsidRDefault="00C835C6">
            <w:pPr>
              <w:pStyle w:val="OMDV"/>
              <w:pPrChange w:id="7435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89BAF62" w14:textId="77777777" w:rsidR="00A66D76" w:rsidRDefault="00C835C6">
            <w:pPr>
              <w:pStyle w:val="OMDV"/>
              <w:pPrChange w:id="7436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07A42B94" w14:textId="77777777" w:rsidR="00A66D76" w:rsidRDefault="00A66D76">
            <w:pPr>
              <w:pStyle w:val="OMDV"/>
              <w:pPrChange w:id="7437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4" w:type="dxa"/>
            <w:shd w:val="clear" w:color="FFFFFF" w:fill="FFFFFF"/>
            <w:vAlign w:val="center"/>
          </w:tcPr>
          <w:p w14:paraId="402892AD" w14:textId="77777777" w:rsidR="00A66D76" w:rsidRDefault="00A66D76">
            <w:pPr>
              <w:pStyle w:val="OMDV"/>
              <w:pPrChange w:id="7438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4" w:type="dxa"/>
            <w:shd w:val="clear" w:color="FFFFFF" w:fill="FFFFFF"/>
            <w:vAlign w:val="center"/>
          </w:tcPr>
          <w:p w14:paraId="6F8FBC61" w14:textId="77777777" w:rsidR="00A66D76" w:rsidRDefault="00C835C6">
            <w:pPr>
              <w:pStyle w:val="OMDV"/>
              <w:pPrChange w:id="7439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4" w:type="dxa"/>
            <w:shd w:val="clear" w:color="FFFFFF" w:fill="FFFFFF"/>
            <w:vAlign w:val="center"/>
          </w:tcPr>
          <w:p w14:paraId="783AC4A7" w14:textId="77777777" w:rsidR="00A66D76" w:rsidRDefault="00A66D76">
            <w:pPr>
              <w:pStyle w:val="OMDV"/>
              <w:pPrChange w:id="7440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01973EC5" w14:textId="77777777" w:rsidR="00A66D76" w:rsidRDefault="00C835C6">
            <w:pPr>
              <w:pStyle w:val="OMDV"/>
              <w:pPrChange w:id="7441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224FC809" w14:textId="77777777" w:rsidR="00A66D76" w:rsidRDefault="00C835C6">
            <w:pPr>
              <w:pStyle w:val="OMDV"/>
              <w:pPrChange w:id="7442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709" w:type="dxa"/>
            <w:shd w:val="clear" w:color="FFFFFF" w:fill="FFFFFF"/>
            <w:vAlign w:val="center"/>
          </w:tcPr>
          <w:p w14:paraId="69B9CB26" w14:textId="77777777" w:rsidR="00A66D76" w:rsidRDefault="00C835C6">
            <w:pPr>
              <w:pStyle w:val="OMDV"/>
              <w:pPrChange w:id="7443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8" w:type="dxa"/>
            <w:shd w:val="clear" w:color="FFFFFF" w:fill="FFFFFF"/>
          </w:tcPr>
          <w:p w14:paraId="17B359E5" w14:textId="77777777" w:rsidR="00A66D76" w:rsidRDefault="00A66D76">
            <w:pPr>
              <w:pStyle w:val="OMDV"/>
              <w:pPrChange w:id="7444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6" w:type="dxa"/>
            <w:shd w:val="clear" w:color="FFFFFF" w:fill="FFFFFF"/>
            <w:vAlign w:val="center"/>
          </w:tcPr>
          <w:p w14:paraId="568C6355" w14:textId="77777777" w:rsidR="00A66D76" w:rsidRDefault="00C835C6">
            <w:pPr>
              <w:pStyle w:val="OMDV"/>
              <w:pPrChange w:id="7445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62CB961C" w14:textId="77777777" w:rsidR="00A66D76" w:rsidRDefault="00A66D76">
            <w:pPr>
              <w:pStyle w:val="OMDV"/>
              <w:pPrChange w:id="7446" w:author="D.Kambarov" w:date="2025-03-13T17:10:00Z">
                <w:pPr>
                  <w:spacing w:after="0"/>
                  <w:jc w:val="center"/>
                </w:pPr>
              </w:pPrChange>
            </w:pPr>
          </w:p>
        </w:tc>
      </w:tr>
      <w:tr w:rsidR="00A66D76" w14:paraId="2D711BDB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425DFE19" w14:textId="77777777" w:rsidR="00A66D76" w:rsidRDefault="00C835C6">
            <w:pPr>
              <w:pStyle w:val="OMDV"/>
              <w:jc w:val="left"/>
              <w:pPrChange w:id="7447" w:author="D.Kambarov" w:date="2025-03-13T17:07:00Z">
                <w:pPr>
                  <w:spacing w:after="0"/>
                </w:pPr>
              </w:pPrChange>
            </w:pPr>
            <w:r>
              <w:t>Спринклеры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2AE9D6E8" w14:textId="77777777" w:rsidR="00A66D76" w:rsidRDefault="00C835C6">
            <w:pPr>
              <w:pStyle w:val="OMDV"/>
              <w:pPrChange w:id="7448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67E6433E" w14:textId="77777777" w:rsidR="00A66D76" w:rsidRDefault="00C835C6">
            <w:pPr>
              <w:pStyle w:val="OMDV"/>
              <w:pPrChange w:id="7449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07AE8DE0" w14:textId="77777777" w:rsidR="00A66D76" w:rsidRDefault="00A66D76">
            <w:pPr>
              <w:pStyle w:val="OMDV"/>
              <w:pPrChange w:id="7450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4" w:type="dxa"/>
            <w:shd w:val="clear" w:color="FFFFFF" w:fill="FFFFFF"/>
            <w:vAlign w:val="center"/>
          </w:tcPr>
          <w:p w14:paraId="4E857083" w14:textId="77777777" w:rsidR="00A66D76" w:rsidRDefault="00A66D76">
            <w:pPr>
              <w:pStyle w:val="OMDV"/>
              <w:pPrChange w:id="7451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4" w:type="dxa"/>
            <w:shd w:val="clear" w:color="FFFFFF" w:fill="FFFFFF"/>
            <w:vAlign w:val="center"/>
          </w:tcPr>
          <w:p w14:paraId="703A3CE2" w14:textId="77777777" w:rsidR="00A66D76" w:rsidRDefault="00C835C6">
            <w:pPr>
              <w:pStyle w:val="OMDV"/>
              <w:pPrChange w:id="7452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4" w:type="dxa"/>
            <w:shd w:val="clear" w:color="FFFFFF" w:fill="FFFFFF"/>
            <w:vAlign w:val="center"/>
          </w:tcPr>
          <w:p w14:paraId="053EAE81" w14:textId="77777777" w:rsidR="00A66D76" w:rsidRDefault="00A66D76">
            <w:pPr>
              <w:pStyle w:val="OMDV"/>
              <w:pPrChange w:id="7453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50B93CD7" w14:textId="77777777" w:rsidR="00A66D76" w:rsidRDefault="00C835C6">
            <w:pPr>
              <w:pStyle w:val="OMDV"/>
              <w:pPrChange w:id="7454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6D5FE3DD" w14:textId="77777777" w:rsidR="00A66D76" w:rsidRDefault="00C835C6">
            <w:pPr>
              <w:pStyle w:val="OMDV"/>
              <w:pPrChange w:id="7455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709" w:type="dxa"/>
            <w:shd w:val="clear" w:color="FFFFFF" w:fill="FFFFFF"/>
            <w:vAlign w:val="center"/>
          </w:tcPr>
          <w:p w14:paraId="12B5745F" w14:textId="77777777" w:rsidR="00A66D76" w:rsidRDefault="00C835C6">
            <w:pPr>
              <w:pStyle w:val="OMDV"/>
              <w:pPrChange w:id="7456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8" w:type="dxa"/>
            <w:shd w:val="clear" w:color="FFFFFF" w:fill="FFFFFF"/>
          </w:tcPr>
          <w:p w14:paraId="563E2751" w14:textId="77777777" w:rsidR="00A66D76" w:rsidRDefault="00A66D76">
            <w:pPr>
              <w:pStyle w:val="OMDV"/>
              <w:pPrChange w:id="7457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6" w:type="dxa"/>
            <w:shd w:val="clear" w:color="FFFFFF" w:fill="FFFFFF"/>
            <w:vAlign w:val="center"/>
          </w:tcPr>
          <w:p w14:paraId="29774138" w14:textId="77777777" w:rsidR="00A66D76" w:rsidRDefault="00C835C6">
            <w:pPr>
              <w:pStyle w:val="OMDV"/>
              <w:pPrChange w:id="7458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5F0DBF4F" w14:textId="77777777" w:rsidR="00A66D76" w:rsidRDefault="00A66D76">
            <w:pPr>
              <w:pStyle w:val="OMDV"/>
              <w:pPrChange w:id="7459" w:author="D.Kambarov" w:date="2025-03-13T17:10:00Z">
                <w:pPr>
                  <w:spacing w:after="0"/>
                  <w:jc w:val="center"/>
                </w:pPr>
              </w:pPrChange>
            </w:pPr>
          </w:p>
        </w:tc>
      </w:tr>
      <w:tr w:rsidR="00A66D76" w14:paraId="299C704F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67467873" w14:textId="77777777" w:rsidR="00A66D76" w:rsidRDefault="00C835C6">
            <w:pPr>
              <w:pStyle w:val="OMDV"/>
              <w:jc w:val="left"/>
              <w:pPrChange w:id="7460" w:author="D.Kambarov" w:date="2025-03-13T17:07:00Z">
                <w:pPr>
                  <w:spacing w:after="0"/>
                </w:pPr>
              </w:pPrChange>
            </w:pPr>
            <w:r>
              <w:t>Крепежные элемент*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1587B018" w14:textId="77777777" w:rsidR="00A66D76" w:rsidRDefault="00C835C6">
            <w:pPr>
              <w:pStyle w:val="OMDV"/>
              <w:pPrChange w:id="7461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117B33CE" w14:textId="77777777" w:rsidR="00A66D76" w:rsidRDefault="00C835C6">
            <w:pPr>
              <w:pStyle w:val="OMDV"/>
              <w:pPrChange w:id="7462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3E7F2A52" w14:textId="77777777" w:rsidR="00A66D76" w:rsidRDefault="00A66D76">
            <w:pPr>
              <w:pStyle w:val="OMDV"/>
              <w:pPrChange w:id="7463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4" w:type="dxa"/>
            <w:shd w:val="clear" w:color="FFFFFF" w:fill="FFFFFF"/>
            <w:vAlign w:val="center"/>
          </w:tcPr>
          <w:p w14:paraId="2F876661" w14:textId="77777777" w:rsidR="00A66D76" w:rsidRDefault="00A66D76">
            <w:pPr>
              <w:pStyle w:val="OMDV"/>
              <w:pPrChange w:id="7464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4" w:type="dxa"/>
            <w:shd w:val="clear" w:color="FFFFFF" w:fill="FFFFFF"/>
            <w:vAlign w:val="center"/>
          </w:tcPr>
          <w:p w14:paraId="786F61DD" w14:textId="77777777" w:rsidR="00A66D76" w:rsidRDefault="00C835C6">
            <w:pPr>
              <w:pStyle w:val="OMDV"/>
              <w:pPrChange w:id="7465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4" w:type="dxa"/>
            <w:shd w:val="clear" w:color="FFFFFF" w:fill="FFFFFF"/>
            <w:vAlign w:val="center"/>
          </w:tcPr>
          <w:p w14:paraId="640A5830" w14:textId="77777777" w:rsidR="00A66D76" w:rsidRDefault="00A66D76">
            <w:pPr>
              <w:pStyle w:val="OMDV"/>
              <w:pPrChange w:id="7466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7BE621D8" w14:textId="77777777" w:rsidR="00A66D76" w:rsidRDefault="00C835C6">
            <w:pPr>
              <w:pStyle w:val="OMDV"/>
              <w:pPrChange w:id="7467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46AD57B3" w14:textId="77777777" w:rsidR="00A66D76" w:rsidRDefault="00C835C6">
            <w:pPr>
              <w:pStyle w:val="OMDV"/>
              <w:pPrChange w:id="7468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709" w:type="dxa"/>
            <w:shd w:val="clear" w:color="FFFFFF" w:fill="FFFFFF"/>
            <w:vAlign w:val="center"/>
          </w:tcPr>
          <w:p w14:paraId="030A4E2A" w14:textId="77777777" w:rsidR="00A66D76" w:rsidRDefault="00A66D76">
            <w:pPr>
              <w:pStyle w:val="OMDV"/>
              <w:pPrChange w:id="7469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8" w:type="dxa"/>
            <w:shd w:val="clear" w:color="FFFFFF" w:fill="FFFFFF"/>
          </w:tcPr>
          <w:p w14:paraId="3D655675" w14:textId="77777777" w:rsidR="00A66D76" w:rsidRDefault="00A66D76">
            <w:pPr>
              <w:pStyle w:val="OMDV"/>
              <w:pPrChange w:id="7470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6" w:type="dxa"/>
            <w:shd w:val="clear" w:color="FFFFFF" w:fill="FFFFFF"/>
            <w:vAlign w:val="center"/>
          </w:tcPr>
          <w:p w14:paraId="73B29EFE" w14:textId="77777777" w:rsidR="00A66D76" w:rsidRDefault="00C835C6">
            <w:pPr>
              <w:pStyle w:val="OMDV"/>
              <w:pPrChange w:id="7471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268A7AF9" w14:textId="77777777" w:rsidR="00A66D76" w:rsidRDefault="00A66D76">
            <w:pPr>
              <w:pStyle w:val="OMDV"/>
              <w:pPrChange w:id="7472" w:author="D.Kambarov" w:date="2025-03-13T17:10:00Z">
                <w:pPr>
                  <w:spacing w:after="0"/>
                  <w:jc w:val="center"/>
                </w:pPr>
              </w:pPrChange>
            </w:pPr>
          </w:p>
        </w:tc>
      </w:tr>
    </w:tbl>
    <w:p w14:paraId="718D55F8" w14:textId="77777777" w:rsidR="00A66D76" w:rsidRDefault="00C835C6" w:rsidP="0070453F">
      <w:pPr>
        <w:spacing w:before="240" w:after="0"/>
        <w:ind w:left="0"/>
        <w:rPr>
          <w:rFonts w:eastAsiaTheme="minorEastAsia" w:cstheme="minorHAnsi"/>
          <w:b/>
          <w:u w:val="single"/>
        </w:rPr>
      </w:pPr>
      <w:r>
        <w:rPr>
          <w:rFonts w:eastAsiaTheme="minorEastAsia" w:cstheme="minorHAnsi"/>
          <w:b/>
          <w:u w:val="single"/>
        </w:rPr>
        <w:t xml:space="preserve">Определения системных параметров и параметров детализации даны в Разделе 9. </w:t>
      </w:r>
      <w:r>
        <w:rPr>
          <w:rFonts w:eastAsiaTheme="minorEastAsia" w:cstheme="minorHAnsi"/>
          <w:b/>
          <w:i/>
          <w:iCs/>
          <w:u w:val="single"/>
          <w:lang w:val="en-US"/>
        </w:rPr>
        <w:t>OMDV</w:t>
      </w:r>
      <w:r>
        <w:rPr>
          <w:rFonts w:eastAsiaTheme="minorEastAsia" w:cstheme="minorHAnsi"/>
          <w:b/>
          <w:u w:val="single"/>
        </w:rPr>
        <w:t>-параметров информатизации даны в Приложении 1.</w:t>
      </w:r>
    </w:p>
    <w:p w14:paraId="5628120A" w14:textId="77777777" w:rsidR="00A66D76" w:rsidRDefault="00A66D76" w:rsidP="0070453F">
      <w:pPr>
        <w:spacing w:after="0"/>
        <w:ind w:left="0"/>
        <w:rPr>
          <w:rFonts w:cstheme="minorHAnsi"/>
        </w:rPr>
      </w:pPr>
    </w:p>
    <w:p w14:paraId="5A48E8B7" w14:textId="77777777" w:rsidR="00A66D76" w:rsidRDefault="00C835C6" w:rsidP="0070453F">
      <w:pPr>
        <w:spacing w:after="0"/>
        <w:ind w:left="0"/>
        <w:rPr>
          <w:rFonts w:cstheme="minorHAnsi"/>
          <w:highlight w:val="yellow"/>
        </w:rPr>
      </w:pPr>
      <w:r>
        <w:rPr>
          <w:rFonts w:eastAsiaTheme="minorEastAsia" w:cstheme="minorHAnsi"/>
          <w:b/>
        </w:rPr>
        <w:t xml:space="preserve">Примечание 1: </w:t>
      </w:r>
      <w:r>
        <w:rPr>
          <w:rFonts w:eastAsiaTheme="minorEastAsia" w:cstheme="minorHAnsi"/>
        </w:rPr>
        <w:t>Только для стадии РД</w:t>
      </w:r>
    </w:p>
    <w:p w14:paraId="3A14A194" w14:textId="77777777" w:rsidR="00A66D76" w:rsidRDefault="00C835C6" w:rsidP="0070453F">
      <w:pPr>
        <w:spacing w:after="0"/>
        <w:ind w:left="0"/>
        <w:rPr>
          <w:rFonts w:eastAsiaTheme="minorEastAsia" w:cstheme="minorHAnsi"/>
        </w:rPr>
      </w:pPr>
      <w:r>
        <w:rPr>
          <w:rFonts w:eastAsiaTheme="minorEastAsia" w:cstheme="minorHAnsi"/>
          <w:b/>
        </w:rPr>
        <w:t xml:space="preserve">Примечание 2: </w:t>
      </w:r>
      <w:r>
        <w:rPr>
          <w:rFonts w:eastAsiaTheme="minorEastAsia" w:cstheme="minorHAnsi"/>
        </w:rPr>
        <w:t xml:space="preserve">Зона доступа должна быть выполнена в соответствующей подкатегории «Зона доступа» для опционального отключения отображения </w:t>
      </w:r>
    </w:p>
    <w:p w14:paraId="44877039" w14:textId="77777777" w:rsidR="00A66D76" w:rsidRDefault="00C835C6" w:rsidP="0070453F">
      <w:pPr>
        <w:spacing w:after="0"/>
        <w:ind w:left="0"/>
        <w:rPr>
          <w:rFonts w:eastAsiaTheme="minorEastAsia" w:cstheme="minorHAnsi"/>
        </w:rPr>
      </w:pPr>
      <w:r>
        <w:rPr>
          <w:rFonts w:eastAsiaTheme="minorEastAsia" w:cstheme="minorHAnsi"/>
          <w:b/>
        </w:rPr>
        <w:t xml:space="preserve">Примечание 3: </w:t>
      </w:r>
      <w:r>
        <w:rPr>
          <w:rFonts w:eastAsiaTheme="minorEastAsia" w:cstheme="minorHAnsi"/>
        </w:rPr>
        <w:t xml:space="preserve">Параметры </w:t>
      </w:r>
      <w:r>
        <w:rPr>
          <w:rFonts w:eastAsiaTheme="minorEastAsia" w:cstheme="minorHAnsi"/>
          <w:i/>
          <w:iCs/>
          <w:lang w:val="en-US" w:eastAsia="fr-FR"/>
        </w:rPr>
        <w:t>OMDV</w:t>
      </w:r>
      <w:r>
        <w:rPr>
          <w:rFonts w:eastAsiaTheme="minorEastAsia" w:cstheme="minorHAnsi"/>
        </w:rPr>
        <w:t>_Категория Материала необходимо присваивать категории «Материал»</w:t>
      </w:r>
    </w:p>
    <w:p w14:paraId="1AE92329" w14:textId="77777777" w:rsidR="00A66D76" w:rsidRDefault="00C835C6" w:rsidP="0070453F">
      <w:pPr>
        <w:spacing w:after="0"/>
        <w:ind w:left="0"/>
        <w:rPr>
          <w:rFonts w:eastAsiaTheme="minorEastAsia" w:cstheme="minorHAnsi"/>
        </w:rPr>
      </w:pPr>
      <w:r>
        <w:rPr>
          <w:rFonts w:eastAsiaTheme="minorEastAsia" w:cstheme="minorHAnsi"/>
          <w:b/>
        </w:rPr>
        <w:t>*</w:t>
      </w:r>
      <w:r>
        <w:rPr>
          <w:rFonts w:eastAsiaTheme="minorEastAsia" w:cstheme="minorHAnsi"/>
        </w:rPr>
        <w:t xml:space="preserve"> Заполнить параметры в случае моделирования элементов</w:t>
      </w:r>
    </w:p>
    <w:p w14:paraId="7CF6974F" w14:textId="77777777" w:rsidR="00A66D76" w:rsidRDefault="00A66D76">
      <w:pPr>
        <w:ind w:firstLine="708"/>
        <w:rPr>
          <w:rFonts w:eastAsiaTheme="minorEastAsia" w:cstheme="minorHAnsi"/>
        </w:rPr>
      </w:pPr>
    </w:p>
    <w:p w14:paraId="1B17B37A" w14:textId="77777777" w:rsidR="00A66D76" w:rsidRDefault="00A66D76">
      <w:pPr>
        <w:rPr>
          <w:rFonts w:eastAsiaTheme="minorEastAsia" w:cstheme="minorHAnsi"/>
        </w:rPr>
      </w:pPr>
    </w:p>
    <w:p w14:paraId="774D19DF" w14:textId="77777777" w:rsidR="00A66D76" w:rsidRDefault="00C835C6">
      <w:pPr>
        <w:pStyle w:val="OMDV3"/>
        <w:pPrChange w:id="7473" w:author="D.Kambarov" w:date="2025-03-13T17:10:00Z">
          <w:pPr>
            <w:pStyle w:val="af1"/>
            <w:numPr>
              <w:ilvl w:val="2"/>
              <w:numId w:val="32"/>
            </w:num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ind w:hanging="720"/>
          </w:pPr>
        </w:pPrChange>
      </w:pPr>
      <w:r w:rsidRPr="008037B5">
        <w:rPr>
          <w:b/>
          <w:bCs/>
          <w:lang w:val="ru-RU"/>
          <w:rPrChange w:id="7474" w:author="D.Kambarov" w:date="2025-03-13T17:35:00Z">
            <w:rPr>
              <w:b/>
              <w:bCs/>
            </w:rPr>
          </w:rPrChange>
        </w:rPr>
        <w:t>Разделы:</w:t>
      </w:r>
      <w:r w:rsidRPr="008037B5">
        <w:rPr>
          <w:lang w:val="ru-RU"/>
          <w:rPrChange w:id="7475" w:author="D.Kambarov" w:date="2025-03-13T17:35:00Z">
            <w:rPr/>
          </w:rPrChange>
        </w:rPr>
        <w:t xml:space="preserve"> Отопление, вентиляция и кондиционирование воздуха (ОВиК). </w:t>
      </w:r>
      <w:r>
        <w:t>Теплоснабжение (ТС). Тепломеханические решения (ТМ). Холодоснабжение (ХС)</w:t>
      </w:r>
    </w:p>
    <w:tbl>
      <w:tblPr>
        <w:tblW w:w="1063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2689"/>
        <w:gridCol w:w="484"/>
        <w:gridCol w:w="622"/>
        <w:gridCol w:w="621"/>
        <w:gridCol w:w="622"/>
        <w:gridCol w:w="621"/>
        <w:gridCol w:w="622"/>
        <w:gridCol w:w="621"/>
        <w:gridCol w:w="753"/>
        <w:gridCol w:w="595"/>
        <w:gridCol w:w="595"/>
        <w:gridCol w:w="595"/>
        <w:gridCol w:w="595"/>
        <w:gridCol w:w="596"/>
      </w:tblGrid>
      <w:tr w:rsidR="00A66D76" w14:paraId="37D512BE" w14:textId="77777777">
        <w:trPr>
          <w:cantSplit/>
          <w:trHeight w:val="2967"/>
          <w:jc w:val="center"/>
        </w:trPr>
        <w:tc>
          <w:tcPr>
            <w:tcW w:w="2689" w:type="dxa"/>
            <w:shd w:val="clear" w:color="FFFFFF" w:fill="FFFFFF"/>
            <w:vAlign w:val="center"/>
          </w:tcPr>
          <w:p w14:paraId="63E675F2" w14:textId="77777777" w:rsidR="00A66D76" w:rsidRPr="0070453F" w:rsidRDefault="00C835C6">
            <w:pPr>
              <w:pStyle w:val="OMDV"/>
              <w:rPr>
                <w:b/>
                <w:bCs/>
                <w:rPrChange w:id="7476" w:author="D.Kambarov" w:date="2025-03-13T17:10:00Z">
                  <w:rPr>
                    <w:bCs/>
                  </w:rPr>
                </w:rPrChange>
              </w:rPr>
              <w:pPrChange w:id="7477" w:author="D.Kambarov" w:date="2025-03-13T17:10:00Z">
                <w:pPr>
                  <w:spacing w:after="0"/>
                  <w:jc w:val="center"/>
                </w:pPr>
              </w:pPrChange>
            </w:pPr>
            <w:r w:rsidRPr="0070453F">
              <w:rPr>
                <w:b/>
                <w:bCs/>
                <w:rPrChange w:id="7478" w:author="D.Kambarov" w:date="2025-03-13T17:10:00Z">
                  <w:rPr/>
                </w:rPrChange>
              </w:rPr>
              <w:t>Элементы модели</w:t>
            </w:r>
          </w:p>
        </w:tc>
        <w:tc>
          <w:tcPr>
            <w:tcW w:w="484" w:type="dxa"/>
            <w:shd w:val="clear" w:color="FFFFFF" w:fill="FFFFFF"/>
            <w:textDirection w:val="btLr"/>
            <w:vAlign w:val="center"/>
          </w:tcPr>
          <w:p w14:paraId="1B47C186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479" w:author="D.Kambarov" w:date="2025-03-13T17:10:00Z">
                  <w:rPr>
                    <w:bCs/>
                  </w:rPr>
                </w:rPrChange>
              </w:rPr>
              <w:pPrChange w:id="7480" w:author="D.Kambarov" w:date="2025-03-13T17:10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b/>
                <w:bCs/>
                <w:rPrChange w:id="7481" w:author="D.Kambarov" w:date="2025-03-13T17:10:00Z">
                  <w:rPr/>
                </w:rPrChange>
              </w:rPr>
              <w:t>Точный габарит</w:t>
            </w:r>
          </w:p>
        </w:tc>
        <w:tc>
          <w:tcPr>
            <w:tcW w:w="622" w:type="dxa"/>
            <w:shd w:val="clear" w:color="FFFFFF" w:fill="FFFFFF"/>
            <w:textDirection w:val="btLr"/>
            <w:vAlign w:val="center"/>
          </w:tcPr>
          <w:p w14:paraId="2AD7E7C8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482" w:author="D.Kambarov" w:date="2025-03-13T17:10:00Z">
                  <w:rPr>
                    <w:bCs/>
                  </w:rPr>
                </w:rPrChange>
              </w:rPr>
              <w:pPrChange w:id="7483" w:author="D.Kambarov" w:date="2025-03-13T17:10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b/>
                <w:bCs/>
                <w:rPrChange w:id="7484" w:author="D.Kambarov" w:date="2025-03-13T17:10:00Z">
                  <w:rPr/>
                </w:rPrChange>
              </w:rPr>
              <w:t>Точное положение</w:t>
            </w:r>
          </w:p>
        </w:tc>
        <w:tc>
          <w:tcPr>
            <w:tcW w:w="621" w:type="dxa"/>
            <w:shd w:val="clear" w:color="FFFFFF" w:fill="FFFFFF"/>
            <w:textDirection w:val="btLr"/>
            <w:vAlign w:val="center"/>
          </w:tcPr>
          <w:p w14:paraId="37E39CAD" w14:textId="23BD8574" w:rsidR="00A66D76" w:rsidRPr="0070453F" w:rsidRDefault="00C835C6">
            <w:pPr>
              <w:pStyle w:val="OMDV"/>
              <w:jc w:val="left"/>
              <w:rPr>
                <w:b/>
                <w:bCs/>
                <w:rPrChange w:id="7485" w:author="D.Kambarov" w:date="2025-03-13T17:10:00Z">
                  <w:rPr/>
                </w:rPrChange>
              </w:rPr>
              <w:pPrChange w:id="7486" w:author="D.Kambarov" w:date="2025-03-13T17:10:00Z">
                <w:pPr/>
              </w:pPrChange>
            </w:pPr>
            <w:r w:rsidRPr="0070453F">
              <w:rPr>
                <w:b/>
                <w:bCs/>
                <w:rPrChange w:id="7487" w:author="D.Kambarov" w:date="2025-03-13T17:10:00Z">
                  <w:rPr/>
                </w:rPrChange>
              </w:rPr>
              <w:t>Материал</w:t>
            </w:r>
          </w:p>
        </w:tc>
        <w:tc>
          <w:tcPr>
            <w:tcW w:w="622" w:type="dxa"/>
            <w:shd w:val="clear" w:color="FFFFFF" w:fill="FFFFFF"/>
            <w:textDirection w:val="btLr"/>
            <w:vAlign w:val="center"/>
          </w:tcPr>
          <w:p w14:paraId="31FE7B74" w14:textId="38B570CF" w:rsidR="00A66D76" w:rsidRPr="0070453F" w:rsidRDefault="00C835C6">
            <w:pPr>
              <w:pStyle w:val="OMDV"/>
              <w:jc w:val="left"/>
              <w:rPr>
                <w:b/>
                <w:bCs/>
                <w:rPrChange w:id="7488" w:author="D.Kambarov" w:date="2025-03-13T17:10:00Z">
                  <w:rPr/>
                </w:rPrChange>
              </w:rPr>
              <w:pPrChange w:id="7489" w:author="D.Kambarov" w:date="2025-03-13T17:10:00Z">
                <w:pPr/>
              </w:pPrChange>
            </w:pPr>
            <w:r w:rsidRPr="0070453F">
              <w:rPr>
                <w:rFonts w:eastAsiaTheme="minorEastAsia"/>
                <w:b/>
                <w:bCs/>
                <w:i/>
                <w:iCs/>
                <w:lang w:val="en-US" w:eastAsia="fr-FR"/>
                <w:rPrChange w:id="7490" w:author="D.Kambarov" w:date="2025-03-13T17:10:00Z">
                  <w:rPr>
                    <w:rFonts w:eastAsiaTheme="minorEastAsia"/>
                    <w:i/>
                    <w:iCs/>
                    <w:lang w:val="en-US" w:eastAsia="fr-FR"/>
                  </w:rPr>
                </w:rPrChange>
              </w:rPr>
              <w:t>OMDV</w:t>
            </w:r>
            <w:r w:rsidRPr="0070453F">
              <w:rPr>
                <w:b/>
                <w:bCs/>
                <w:lang w:val="en-US"/>
                <w:rPrChange w:id="7491" w:author="D.Kambarov" w:date="2025-03-13T17:10:00Z">
                  <w:rPr>
                    <w:lang w:val="en-US"/>
                  </w:rPr>
                </w:rPrChange>
              </w:rPr>
              <w:t>_</w:t>
            </w:r>
            <w:r w:rsidRPr="0070453F">
              <w:rPr>
                <w:b/>
                <w:bCs/>
                <w:rPrChange w:id="7492" w:author="D.Kambarov" w:date="2025-03-13T17:10:00Z">
                  <w:rPr/>
                </w:rPrChange>
              </w:rPr>
              <w:t>Группа конструкций</w:t>
            </w:r>
            <w:r w:rsidRPr="0070453F">
              <w:rPr>
                <w:b/>
                <w:bCs/>
                <w:vertAlign w:val="superscript"/>
                <w:rPrChange w:id="7493" w:author="D.Kambarov" w:date="2025-03-13T17:10:00Z">
                  <w:rPr>
                    <w:vertAlign w:val="superscript"/>
                  </w:rPr>
                </w:rPrChange>
              </w:rPr>
              <w:t>1</w:t>
            </w:r>
          </w:p>
        </w:tc>
        <w:tc>
          <w:tcPr>
            <w:tcW w:w="621" w:type="dxa"/>
            <w:shd w:val="clear" w:color="FFFFFF" w:fill="FFFFFF"/>
            <w:textDirection w:val="btLr"/>
            <w:vAlign w:val="center"/>
          </w:tcPr>
          <w:p w14:paraId="0AD2EC7B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494" w:author="D.Kambarov" w:date="2025-03-13T17:10:00Z">
                  <w:rPr/>
                </w:rPrChange>
              </w:rPr>
              <w:pPrChange w:id="7495" w:author="D.Kambarov" w:date="2025-03-13T17:10:00Z">
                <w:pPr/>
              </w:pPrChange>
            </w:pPr>
            <w:r w:rsidRPr="0070453F">
              <w:rPr>
                <w:rFonts w:eastAsiaTheme="minorEastAsia"/>
                <w:b/>
                <w:bCs/>
                <w:i/>
                <w:iCs/>
                <w:lang w:val="en-US" w:eastAsia="fr-FR"/>
                <w:rPrChange w:id="7496" w:author="D.Kambarov" w:date="2025-03-13T17:10:00Z">
                  <w:rPr>
                    <w:rFonts w:eastAsiaTheme="minorEastAsia"/>
                    <w:i/>
                    <w:iCs/>
                    <w:lang w:val="en-US" w:eastAsia="fr-FR"/>
                  </w:rPr>
                </w:rPrChange>
              </w:rPr>
              <w:t>OMDV</w:t>
            </w:r>
            <w:r w:rsidRPr="0070453F">
              <w:rPr>
                <w:b/>
                <w:bCs/>
                <w:rPrChange w:id="7497" w:author="D.Kambarov" w:date="2025-03-13T17:10:00Z">
                  <w:rPr/>
                </w:rPrChange>
              </w:rPr>
              <w:t>_Категория материала</w:t>
            </w:r>
            <w:r w:rsidRPr="0070453F">
              <w:rPr>
                <w:b/>
                <w:bCs/>
                <w:vertAlign w:val="superscript"/>
                <w:rPrChange w:id="7498" w:author="D.Kambarov" w:date="2025-03-13T17:10:00Z">
                  <w:rPr>
                    <w:vertAlign w:val="superscript"/>
                  </w:rPr>
                </w:rPrChange>
              </w:rPr>
              <w:t>1</w:t>
            </w:r>
          </w:p>
        </w:tc>
        <w:tc>
          <w:tcPr>
            <w:tcW w:w="622" w:type="dxa"/>
            <w:shd w:val="clear" w:color="FFFFFF" w:fill="FFFFFF"/>
            <w:textDirection w:val="btLr"/>
            <w:vAlign w:val="center"/>
          </w:tcPr>
          <w:p w14:paraId="58C6EE45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499" w:author="D.Kambarov" w:date="2025-03-13T17:10:00Z">
                  <w:rPr/>
                </w:rPrChange>
              </w:rPr>
              <w:pPrChange w:id="7500" w:author="D.Kambarov" w:date="2025-03-13T17:10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rFonts w:eastAsiaTheme="minorEastAsia"/>
                <w:b/>
                <w:bCs/>
                <w:i/>
                <w:iCs/>
                <w:lang w:val="en-US" w:eastAsia="fr-FR"/>
                <w:rPrChange w:id="7501" w:author="D.Kambarov" w:date="2025-03-13T17:10:00Z">
                  <w:rPr>
                    <w:rFonts w:eastAsiaTheme="minorEastAsia"/>
                    <w:i/>
                    <w:iCs/>
                    <w:lang w:val="en-US" w:eastAsia="fr-FR"/>
                  </w:rPr>
                </w:rPrChange>
              </w:rPr>
              <w:t>OMDV</w:t>
            </w:r>
            <w:r w:rsidRPr="0070453F">
              <w:rPr>
                <w:b/>
                <w:bCs/>
                <w:lang w:val="en-US"/>
                <w:rPrChange w:id="7502" w:author="D.Kambarov" w:date="2025-03-13T17:10:00Z">
                  <w:rPr>
                    <w:lang w:val="en-US"/>
                  </w:rPr>
                </w:rPrChange>
              </w:rPr>
              <w:t>_</w:t>
            </w:r>
            <w:r w:rsidRPr="0070453F">
              <w:rPr>
                <w:b/>
                <w:bCs/>
                <w:rPrChange w:id="7503" w:author="D.Kambarov" w:date="2025-03-13T17:10:00Z">
                  <w:rPr/>
                </w:rPrChange>
              </w:rPr>
              <w:t>Номер этажа</w:t>
            </w:r>
            <w:r w:rsidRPr="0070453F">
              <w:rPr>
                <w:b/>
                <w:bCs/>
                <w:vertAlign w:val="superscript"/>
                <w:rPrChange w:id="7504" w:author="D.Kambarov" w:date="2025-03-13T17:10:00Z">
                  <w:rPr>
                    <w:vertAlign w:val="superscript"/>
                  </w:rPr>
                </w:rPrChange>
              </w:rPr>
              <w:t>1</w:t>
            </w:r>
          </w:p>
        </w:tc>
        <w:tc>
          <w:tcPr>
            <w:tcW w:w="621" w:type="dxa"/>
            <w:shd w:val="clear" w:color="FFFFFF" w:fill="FFFFFF"/>
            <w:textDirection w:val="btLr"/>
            <w:vAlign w:val="center"/>
          </w:tcPr>
          <w:p w14:paraId="62AFA0C2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505" w:author="D.Kambarov" w:date="2025-03-13T17:10:00Z">
                  <w:rPr/>
                </w:rPrChange>
              </w:rPr>
              <w:pPrChange w:id="7506" w:author="D.Kambarov" w:date="2025-03-13T17:10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rFonts w:eastAsiaTheme="minorEastAsia"/>
                <w:b/>
                <w:bCs/>
                <w:i/>
                <w:iCs/>
                <w:lang w:val="en-US" w:eastAsia="fr-FR"/>
                <w:rPrChange w:id="7507" w:author="D.Kambarov" w:date="2025-03-13T17:10:00Z">
                  <w:rPr>
                    <w:rFonts w:eastAsiaTheme="minorEastAsia"/>
                    <w:i/>
                    <w:iCs/>
                    <w:lang w:val="en-US" w:eastAsia="fr-FR"/>
                  </w:rPr>
                </w:rPrChange>
              </w:rPr>
              <w:t>OMDV</w:t>
            </w:r>
            <w:r w:rsidRPr="0070453F">
              <w:rPr>
                <w:b/>
                <w:bCs/>
                <w:lang w:val="en-US"/>
                <w:rPrChange w:id="7508" w:author="D.Kambarov" w:date="2025-03-13T17:10:00Z">
                  <w:rPr>
                    <w:lang w:val="en-US"/>
                  </w:rPr>
                </w:rPrChange>
              </w:rPr>
              <w:t>_</w:t>
            </w:r>
            <w:r w:rsidRPr="0070453F">
              <w:rPr>
                <w:b/>
                <w:bCs/>
                <w:rPrChange w:id="7509" w:author="D.Kambarov" w:date="2025-03-13T17:10:00Z">
                  <w:rPr/>
                </w:rPrChange>
              </w:rPr>
              <w:t>Секция</w:t>
            </w:r>
            <w:r w:rsidRPr="0070453F">
              <w:rPr>
                <w:b/>
                <w:bCs/>
                <w:vertAlign w:val="superscript"/>
                <w:rPrChange w:id="7510" w:author="D.Kambarov" w:date="2025-03-13T17:10:00Z">
                  <w:rPr>
                    <w:vertAlign w:val="superscript"/>
                  </w:rPr>
                </w:rPrChange>
              </w:rPr>
              <w:t>1</w:t>
            </w:r>
          </w:p>
        </w:tc>
        <w:tc>
          <w:tcPr>
            <w:tcW w:w="753" w:type="dxa"/>
            <w:shd w:val="clear" w:color="FFFFFF" w:fill="FFFFFF"/>
            <w:textDirection w:val="btLr"/>
            <w:vAlign w:val="center"/>
          </w:tcPr>
          <w:p w14:paraId="06B72E90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511" w:author="D.Kambarov" w:date="2025-03-13T17:10:00Z">
                  <w:rPr/>
                </w:rPrChange>
              </w:rPr>
              <w:pPrChange w:id="7512" w:author="D.Kambarov" w:date="2025-03-13T17:10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rFonts w:eastAsiaTheme="minorEastAsia"/>
                <w:b/>
                <w:bCs/>
                <w:i/>
                <w:iCs/>
                <w:lang w:val="en-US" w:eastAsia="fr-FR"/>
                <w:rPrChange w:id="7513" w:author="D.Kambarov" w:date="2025-03-13T17:10:00Z">
                  <w:rPr>
                    <w:rFonts w:eastAsiaTheme="minorEastAsia"/>
                    <w:i/>
                    <w:iCs/>
                    <w:lang w:val="en-US" w:eastAsia="fr-FR"/>
                  </w:rPr>
                </w:rPrChange>
              </w:rPr>
              <w:t>OMDV</w:t>
            </w:r>
            <w:r w:rsidRPr="0070453F">
              <w:rPr>
                <w:b/>
                <w:bCs/>
                <w:rPrChange w:id="7514" w:author="D.Kambarov" w:date="2025-03-13T17:10:00Z">
                  <w:rPr/>
                </w:rPrChange>
              </w:rPr>
              <w:t>_Наименование системы</w:t>
            </w:r>
            <w:r w:rsidRPr="0070453F">
              <w:rPr>
                <w:b/>
                <w:bCs/>
                <w:vertAlign w:val="superscript"/>
                <w:rPrChange w:id="7515" w:author="D.Kambarov" w:date="2025-03-13T17:10:00Z">
                  <w:rPr>
                    <w:vertAlign w:val="superscript"/>
                  </w:rPr>
                </w:rPrChange>
              </w:rPr>
              <w:t>1</w:t>
            </w:r>
          </w:p>
        </w:tc>
        <w:tc>
          <w:tcPr>
            <w:tcW w:w="595" w:type="dxa"/>
            <w:shd w:val="clear" w:color="FFFFFF" w:fill="FFFFFF"/>
            <w:textDirection w:val="btLr"/>
          </w:tcPr>
          <w:p w14:paraId="3C81F5FF" w14:textId="77777777" w:rsidR="00A66D76" w:rsidRPr="0070453F" w:rsidRDefault="00C835C6">
            <w:pPr>
              <w:pStyle w:val="OMDV"/>
              <w:jc w:val="left"/>
              <w:rPr>
                <w:b/>
                <w:bCs/>
                <w:sz w:val="20"/>
                <w:lang w:val="en-US"/>
                <w:rPrChange w:id="7516" w:author="D.Kambarov" w:date="2025-03-13T17:10:00Z">
                  <w:rPr>
                    <w:sz w:val="20"/>
                    <w:lang w:val="en-US"/>
                  </w:rPr>
                </w:rPrChange>
              </w:rPr>
              <w:pPrChange w:id="7517" w:author="D.Kambarov" w:date="2025-03-13T17:10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rFonts w:eastAsiaTheme="minorEastAsia"/>
                <w:b/>
                <w:bCs/>
                <w:i/>
                <w:iCs/>
                <w:sz w:val="20"/>
                <w:lang w:val="en-US" w:eastAsia="fr-FR"/>
                <w:rPrChange w:id="7518" w:author="D.Kambarov" w:date="2025-03-13T17:10:00Z">
                  <w:rPr>
                    <w:rFonts w:eastAsiaTheme="minorEastAsia"/>
                    <w:i/>
                    <w:iCs/>
                    <w:sz w:val="20"/>
                    <w:lang w:val="en-US" w:eastAsia="fr-FR"/>
                  </w:rPr>
                </w:rPrChange>
              </w:rPr>
              <w:t>OMDV</w:t>
            </w:r>
            <w:r w:rsidRPr="0070453F">
              <w:rPr>
                <w:b/>
                <w:bCs/>
                <w:sz w:val="20"/>
                <w:lang w:val="en-US"/>
                <w:rPrChange w:id="7519" w:author="D.Kambarov" w:date="2025-03-13T17:10:00Z">
                  <w:rPr>
                    <w:sz w:val="20"/>
                    <w:lang w:val="en-US"/>
                  </w:rPr>
                </w:rPrChange>
              </w:rPr>
              <w:t>_</w:t>
            </w:r>
            <w:r w:rsidRPr="0070453F">
              <w:rPr>
                <w:b/>
                <w:bCs/>
                <w:sz w:val="20"/>
                <w:rPrChange w:id="7520" w:author="D.Kambarov" w:date="2025-03-13T17:10:00Z">
                  <w:rPr>
                    <w:sz w:val="20"/>
                  </w:rPr>
                </w:rPrChange>
              </w:rPr>
              <w:t>Производительность</w:t>
            </w:r>
          </w:p>
        </w:tc>
        <w:tc>
          <w:tcPr>
            <w:tcW w:w="595" w:type="dxa"/>
            <w:shd w:val="clear" w:color="FFFFFF" w:fill="FFFFFF"/>
            <w:textDirection w:val="btLr"/>
          </w:tcPr>
          <w:p w14:paraId="60C70D81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521" w:author="D.Kambarov" w:date="2025-03-13T17:10:00Z">
                  <w:rPr/>
                </w:rPrChange>
              </w:rPr>
              <w:pPrChange w:id="7522" w:author="D.Kambarov" w:date="2025-03-13T17:10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rFonts w:eastAsiaTheme="minorEastAsia"/>
                <w:b/>
                <w:bCs/>
                <w:i/>
                <w:iCs/>
                <w:lang w:val="en-US" w:eastAsia="fr-FR"/>
                <w:rPrChange w:id="7523" w:author="D.Kambarov" w:date="2025-03-13T17:10:00Z">
                  <w:rPr>
                    <w:rFonts w:eastAsiaTheme="minorEastAsia"/>
                    <w:i/>
                    <w:iCs/>
                    <w:lang w:val="en-US" w:eastAsia="fr-FR"/>
                  </w:rPr>
                </w:rPrChange>
              </w:rPr>
              <w:t>OMDV</w:t>
            </w:r>
            <w:r w:rsidRPr="0070453F">
              <w:rPr>
                <w:b/>
                <w:bCs/>
                <w:lang w:val="en-US"/>
                <w:rPrChange w:id="7524" w:author="D.Kambarov" w:date="2025-03-13T17:10:00Z">
                  <w:rPr>
                    <w:lang w:val="en-US"/>
                  </w:rPr>
                </w:rPrChange>
              </w:rPr>
              <w:t>_</w:t>
            </w:r>
            <w:r w:rsidRPr="0070453F">
              <w:rPr>
                <w:b/>
                <w:bCs/>
                <w:rPrChange w:id="7525" w:author="D.Kambarov" w:date="2025-03-13T17:10:00Z">
                  <w:rPr/>
                </w:rPrChange>
              </w:rPr>
              <w:t>Огнестойкость</w:t>
            </w:r>
            <w:r w:rsidRPr="0070453F">
              <w:rPr>
                <w:b/>
                <w:bCs/>
                <w:vertAlign w:val="superscript"/>
                <w:rPrChange w:id="7526" w:author="D.Kambarov" w:date="2025-03-13T17:10:00Z">
                  <w:rPr>
                    <w:vertAlign w:val="superscript"/>
                  </w:rPr>
                </w:rPrChange>
              </w:rPr>
              <w:t>1</w:t>
            </w:r>
          </w:p>
        </w:tc>
        <w:tc>
          <w:tcPr>
            <w:tcW w:w="595" w:type="dxa"/>
            <w:shd w:val="clear" w:color="FFFFFF" w:fill="FFFFFF"/>
            <w:textDirection w:val="btLr"/>
          </w:tcPr>
          <w:p w14:paraId="4F5DEDD9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527" w:author="D.Kambarov" w:date="2025-03-13T17:10:00Z">
                  <w:rPr/>
                </w:rPrChange>
              </w:rPr>
              <w:pPrChange w:id="7528" w:author="D.Kambarov" w:date="2025-03-13T17:10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rFonts w:eastAsiaTheme="minorEastAsia"/>
                <w:b/>
                <w:bCs/>
                <w:i/>
                <w:iCs/>
                <w:lang w:val="en-US" w:eastAsia="fr-FR"/>
                <w:rPrChange w:id="7529" w:author="D.Kambarov" w:date="2025-03-13T17:10:00Z">
                  <w:rPr>
                    <w:rFonts w:eastAsiaTheme="minorEastAsia"/>
                    <w:i/>
                    <w:iCs/>
                    <w:lang w:val="en-US" w:eastAsia="fr-FR"/>
                  </w:rPr>
                </w:rPrChange>
              </w:rPr>
              <w:t>OMDV</w:t>
            </w:r>
            <w:r w:rsidRPr="0070453F">
              <w:rPr>
                <w:b/>
                <w:bCs/>
                <w:lang w:val="en-US"/>
                <w:rPrChange w:id="7530" w:author="D.Kambarov" w:date="2025-03-13T17:10:00Z">
                  <w:rPr>
                    <w:lang w:val="en-US"/>
                  </w:rPr>
                </w:rPrChange>
              </w:rPr>
              <w:t>_</w:t>
            </w:r>
            <w:r w:rsidRPr="0070453F">
              <w:rPr>
                <w:b/>
                <w:bCs/>
                <w:rPrChange w:id="7531" w:author="D.Kambarov" w:date="2025-03-13T17:10:00Z">
                  <w:rPr/>
                </w:rPrChange>
              </w:rPr>
              <w:t>Толщина стенки</w:t>
            </w:r>
            <w:r w:rsidRPr="0070453F">
              <w:rPr>
                <w:b/>
                <w:bCs/>
                <w:vertAlign w:val="superscript"/>
                <w:rPrChange w:id="7532" w:author="D.Kambarov" w:date="2025-03-13T17:10:00Z">
                  <w:rPr>
                    <w:vertAlign w:val="superscript"/>
                  </w:rPr>
                </w:rPrChange>
              </w:rPr>
              <w:t>1</w:t>
            </w:r>
          </w:p>
        </w:tc>
        <w:tc>
          <w:tcPr>
            <w:tcW w:w="595" w:type="dxa"/>
            <w:shd w:val="clear" w:color="FFFFFF" w:fill="FFFFFF"/>
            <w:textDirection w:val="btLr"/>
            <w:vAlign w:val="center"/>
          </w:tcPr>
          <w:p w14:paraId="617A6B75" w14:textId="77777777" w:rsidR="00A66D76" w:rsidRPr="0070453F" w:rsidRDefault="00C835C6">
            <w:pPr>
              <w:pStyle w:val="OMDV"/>
              <w:jc w:val="left"/>
              <w:rPr>
                <w:b/>
                <w:bCs/>
                <w:shd w:val="clear" w:color="auto" w:fill="FFFFFF"/>
                <w:rPrChange w:id="7533" w:author="D.Kambarov" w:date="2025-03-13T17:10:00Z">
                  <w:rPr>
                    <w:shd w:val="clear" w:color="auto" w:fill="FFFFFF"/>
                  </w:rPr>
                </w:rPrChange>
              </w:rPr>
              <w:pPrChange w:id="7534" w:author="D.Kambarov" w:date="2025-03-13T17:10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rFonts w:eastAsiaTheme="minorEastAsia"/>
                <w:b/>
                <w:bCs/>
                <w:i/>
                <w:iCs/>
                <w:lang w:val="en-US" w:eastAsia="fr-FR"/>
                <w:rPrChange w:id="7535" w:author="D.Kambarov" w:date="2025-03-13T17:10:00Z">
                  <w:rPr>
                    <w:rFonts w:eastAsiaTheme="minorEastAsia"/>
                    <w:i/>
                    <w:iCs/>
                    <w:lang w:val="en-US" w:eastAsia="fr-FR"/>
                  </w:rPr>
                </w:rPrChange>
              </w:rPr>
              <w:t>OMDV</w:t>
            </w:r>
            <w:r w:rsidRPr="0070453F">
              <w:rPr>
                <w:b/>
                <w:bCs/>
                <w:lang w:val="en-US"/>
                <w:rPrChange w:id="7536" w:author="D.Kambarov" w:date="2025-03-13T17:10:00Z">
                  <w:rPr>
                    <w:lang w:val="en-US"/>
                  </w:rPr>
                </w:rPrChange>
              </w:rPr>
              <w:t>_</w:t>
            </w:r>
            <w:r w:rsidRPr="0070453F">
              <w:rPr>
                <w:b/>
                <w:bCs/>
                <w:rPrChange w:id="7537" w:author="D.Kambarov" w:date="2025-03-13T17:10:00Z">
                  <w:rPr/>
                </w:rPrChange>
              </w:rPr>
              <w:t>Альбом</w:t>
            </w:r>
            <w:r w:rsidRPr="0070453F">
              <w:rPr>
                <w:b/>
                <w:bCs/>
                <w:vertAlign w:val="superscript"/>
                <w:rPrChange w:id="7538" w:author="D.Kambarov" w:date="2025-03-13T17:10:00Z">
                  <w:rPr>
                    <w:vertAlign w:val="superscript"/>
                  </w:rPr>
                </w:rPrChange>
              </w:rPr>
              <w:t>1</w:t>
            </w:r>
          </w:p>
        </w:tc>
        <w:tc>
          <w:tcPr>
            <w:tcW w:w="596" w:type="dxa"/>
            <w:shd w:val="clear" w:color="FFFFFF" w:fill="FFFFFF"/>
            <w:textDirection w:val="btLr"/>
            <w:vAlign w:val="center"/>
          </w:tcPr>
          <w:p w14:paraId="3079483D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539" w:author="D.Kambarov" w:date="2025-03-13T17:10:00Z">
                  <w:rPr/>
                </w:rPrChange>
              </w:rPr>
              <w:pPrChange w:id="7540" w:author="D.Kambarov" w:date="2025-03-13T17:10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b/>
                <w:bCs/>
                <w:rPrChange w:id="7541" w:author="D.Kambarov" w:date="2025-03-13T17:10:00Z">
                  <w:rPr/>
                </w:rPrChange>
              </w:rPr>
              <w:t>Зона доступа</w:t>
            </w:r>
            <w:r w:rsidRPr="0070453F">
              <w:rPr>
                <w:b/>
                <w:bCs/>
                <w:vertAlign w:val="superscript"/>
                <w:rPrChange w:id="7542" w:author="D.Kambarov" w:date="2025-03-13T17:10:00Z">
                  <w:rPr>
                    <w:vertAlign w:val="superscript"/>
                  </w:rPr>
                </w:rPrChange>
              </w:rPr>
              <w:t>2</w:t>
            </w:r>
          </w:p>
        </w:tc>
      </w:tr>
      <w:tr w:rsidR="00A66D76" w14:paraId="1D517106" w14:textId="77777777">
        <w:trPr>
          <w:trHeight w:val="509"/>
          <w:jc w:val="center"/>
        </w:trPr>
        <w:tc>
          <w:tcPr>
            <w:tcW w:w="2689" w:type="dxa"/>
            <w:shd w:val="clear" w:color="FFFFFF" w:fill="FFFFFF"/>
            <w:vAlign w:val="center"/>
          </w:tcPr>
          <w:p w14:paraId="043CE0EA" w14:textId="77777777" w:rsidR="00A66D76" w:rsidRDefault="00C835C6">
            <w:pPr>
              <w:pStyle w:val="OMDV"/>
              <w:jc w:val="left"/>
              <w:pPrChange w:id="7543" w:author="D.Kambarov" w:date="2025-03-13T17:10:00Z">
                <w:pPr>
                  <w:spacing w:after="0"/>
                </w:pPr>
              </w:pPrChange>
            </w:pPr>
            <w:r>
              <w:t>Оборудование</w:t>
            </w:r>
          </w:p>
        </w:tc>
        <w:tc>
          <w:tcPr>
            <w:tcW w:w="484" w:type="dxa"/>
            <w:shd w:val="clear" w:color="FFFFFF" w:fill="FFFFFF"/>
            <w:vAlign w:val="center"/>
          </w:tcPr>
          <w:p w14:paraId="2E8D14FA" w14:textId="77777777" w:rsidR="00A66D76" w:rsidRDefault="00C835C6">
            <w:pPr>
              <w:pStyle w:val="OMDV"/>
              <w:pPrChange w:id="7544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14:paraId="756A757C" w14:textId="77777777" w:rsidR="00A66D76" w:rsidRDefault="00C835C6">
            <w:pPr>
              <w:pStyle w:val="OMDV"/>
              <w:pPrChange w:id="7545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102A1EDF" w14:textId="77777777" w:rsidR="00A66D76" w:rsidRDefault="00A66D76">
            <w:pPr>
              <w:pStyle w:val="OMDV"/>
              <w:pPrChange w:id="7546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622" w:type="dxa"/>
            <w:shd w:val="clear" w:color="FFFFFF" w:fill="FFFFFF"/>
            <w:vAlign w:val="center"/>
          </w:tcPr>
          <w:p w14:paraId="3AEEF833" w14:textId="77777777" w:rsidR="00A66D76" w:rsidRDefault="00C835C6">
            <w:pPr>
              <w:pStyle w:val="OMDV"/>
              <w:pPrChange w:id="7547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7CB4964A" w14:textId="77777777" w:rsidR="00A66D76" w:rsidRDefault="00A66D76">
            <w:pPr>
              <w:pStyle w:val="OMDV"/>
              <w:pPrChange w:id="7548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622" w:type="dxa"/>
            <w:shd w:val="clear" w:color="FFFFFF" w:fill="FFFFFF"/>
            <w:vAlign w:val="center"/>
          </w:tcPr>
          <w:p w14:paraId="36F685F3" w14:textId="77777777" w:rsidR="00A66D76" w:rsidRDefault="00C835C6">
            <w:pPr>
              <w:pStyle w:val="OMDV"/>
              <w:pPrChange w:id="7549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2A7D98DD" w14:textId="77777777" w:rsidR="00A66D76" w:rsidRDefault="00C835C6">
            <w:pPr>
              <w:pStyle w:val="OMDV"/>
              <w:pPrChange w:id="7550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753" w:type="dxa"/>
            <w:shd w:val="clear" w:color="FFFFFF" w:fill="FFFFFF"/>
            <w:vAlign w:val="center"/>
          </w:tcPr>
          <w:p w14:paraId="2F5E2B1B" w14:textId="77777777" w:rsidR="00A66D76" w:rsidRDefault="00C835C6">
            <w:pPr>
              <w:pStyle w:val="OMDV"/>
              <w:pPrChange w:id="7551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95" w:type="dxa"/>
            <w:shd w:val="clear" w:color="FFFFFF" w:fill="FFFFFF"/>
            <w:vAlign w:val="center"/>
          </w:tcPr>
          <w:p w14:paraId="4AA875F6" w14:textId="77777777" w:rsidR="00A66D76" w:rsidRDefault="00C835C6">
            <w:pPr>
              <w:pStyle w:val="OMDV"/>
              <w:pPrChange w:id="7552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95" w:type="dxa"/>
            <w:shd w:val="clear" w:color="FFFFFF" w:fill="FFFFFF"/>
          </w:tcPr>
          <w:p w14:paraId="3BC23F53" w14:textId="77777777" w:rsidR="00A66D76" w:rsidRDefault="00A66D76">
            <w:pPr>
              <w:pStyle w:val="OMDV"/>
              <w:pPrChange w:id="7553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95" w:type="dxa"/>
            <w:shd w:val="clear" w:color="FFFFFF" w:fill="FFFFFF"/>
          </w:tcPr>
          <w:p w14:paraId="26042EA4" w14:textId="77777777" w:rsidR="00A66D76" w:rsidRDefault="00A66D76">
            <w:pPr>
              <w:pStyle w:val="OMDV"/>
              <w:pPrChange w:id="7554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95" w:type="dxa"/>
            <w:shd w:val="clear" w:color="FFFFFF" w:fill="FFFFFF"/>
            <w:vAlign w:val="center"/>
          </w:tcPr>
          <w:p w14:paraId="097E1B1B" w14:textId="77777777" w:rsidR="00A66D76" w:rsidRDefault="00C835C6">
            <w:pPr>
              <w:pStyle w:val="OMDV"/>
              <w:pPrChange w:id="7555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96" w:type="dxa"/>
            <w:shd w:val="clear" w:color="FFFFFF" w:fill="FFFFFF"/>
            <w:vAlign w:val="center"/>
          </w:tcPr>
          <w:p w14:paraId="45E27FE6" w14:textId="77777777" w:rsidR="00A66D76" w:rsidRDefault="00C835C6">
            <w:pPr>
              <w:pStyle w:val="OMDV"/>
              <w:pPrChange w:id="7556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  <w:r>
              <w:rPr>
                <w:vertAlign w:val="superscript"/>
              </w:rPr>
              <w:t>1</w:t>
            </w:r>
          </w:p>
        </w:tc>
      </w:tr>
      <w:tr w:rsidR="00A66D76" w14:paraId="59DFFF1D" w14:textId="77777777">
        <w:trPr>
          <w:trHeight w:val="509"/>
          <w:jc w:val="center"/>
        </w:trPr>
        <w:tc>
          <w:tcPr>
            <w:tcW w:w="2689" w:type="dxa"/>
            <w:shd w:val="clear" w:color="FFFFFF" w:fill="FFFFFF"/>
            <w:vAlign w:val="center"/>
          </w:tcPr>
          <w:p w14:paraId="5869BE2F" w14:textId="77777777" w:rsidR="00A66D76" w:rsidRDefault="00C835C6">
            <w:pPr>
              <w:pStyle w:val="OMDV"/>
              <w:jc w:val="left"/>
              <w:pPrChange w:id="7557" w:author="D.Kambarov" w:date="2025-03-13T17:10:00Z">
                <w:pPr>
                  <w:spacing w:after="0"/>
                </w:pPr>
              </w:pPrChange>
            </w:pPr>
            <w:r>
              <w:t>Трубопроводы</w:t>
            </w:r>
          </w:p>
        </w:tc>
        <w:tc>
          <w:tcPr>
            <w:tcW w:w="484" w:type="dxa"/>
            <w:shd w:val="clear" w:color="FFFFFF" w:fill="FFFFFF"/>
            <w:vAlign w:val="center"/>
          </w:tcPr>
          <w:p w14:paraId="6BB1E418" w14:textId="77777777" w:rsidR="00A66D76" w:rsidRDefault="00C835C6">
            <w:pPr>
              <w:pStyle w:val="OMDV"/>
              <w:pPrChange w:id="7558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14:paraId="22885073" w14:textId="77777777" w:rsidR="00A66D76" w:rsidRDefault="00C835C6">
            <w:pPr>
              <w:pStyle w:val="OMDV"/>
              <w:pPrChange w:id="7559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62831CA0" w14:textId="77777777" w:rsidR="00A66D76" w:rsidRDefault="00C835C6">
            <w:pPr>
              <w:pStyle w:val="OMDV"/>
              <w:pPrChange w:id="7560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14:paraId="5AEDFF97" w14:textId="77777777" w:rsidR="00A66D76" w:rsidRDefault="00C835C6">
            <w:pPr>
              <w:pStyle w:val="OMDV"/>
              <w:pPrChange w:id="7561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7773190C" w14:textId="77777777" w:rsidR="00A66D76" w:rsidRDefault="00C835C6">
            <w:pPr>
              <w:pStyle w:val="OMDV"/>
              <w:pPrChange w:id="7562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14:paraId="1594CF5B" w14:textId="77777777" w:rsidR="00A66D76" w:rsidRDefault="00C835C6">
            <w:pPr>
              <w:pStyle w:val="OMDV"/>
              <w:pPrChange w:id="7563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08E3A26A" w14:textId="77777777" w:rsidR="00A66D76" w:rsidRDefault="00C835C6">
            <w:pPr>
              <w:pStyle w:val="OMDV"/>
              <w:pPrChange w:id="7564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753" w:type="dxa"/>
            <w:shd w:val="clear" w:color="FFFFFF" w:fill="FFFFFF"/>
            <w:vAlign w:val="center"/>
          </w:tcPr>
          <w:p w14:paraId="1FDA7382" w14:textId="77777777" w:rsidR="00A66D76" w:rsidRDefault="00C835C6">
            <w:pPr>
              <w:pStyle w:val="OMDV"/>
              <w:pPrChange w:id="7565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95" w:type="dxa"/>
            <w:shd w:val="clear" w:color="FFFFFF" w:fill="FFFFFF"/>
            <w:vAlign w:val="center"/>
          </w:tcPr>
          <w:p w14:paraId="1A8E0225" w14:textId="77777777" w:rsidR="00A66D76" w:rsidRDefault="00A66D76">
            <w:pPr>
              <w:pStyle w:val="OMDV"/>
              <w:pPrChange w:id="7566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95" w:type="dxa"/>
            <w:shd w:val="clear" w:color="FFFFFF" w:fill="FFFFFF"/>
          </w:tcPr>
          <w:p w14:paraId="54F4F698" w14:textId="77777777" w:rsidR="00A66D76" w:rsidRDefault="00A66D76">
            <w:pPr>
              <w:pStyle w:val="OMDV"/>
              <w:pPrChange w:id="7567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95" w:type="dxa"/>
            <w:shd w:val="clear" w:color="FFFFFF" w:fill="FFFFFF"/>
          </w:tcPr>
          <w:p w14:paraId="54A5050D" w14:textId="77777777" w:rsidR="00A66D76" w:rsidRDefault="00A66D76">
            <w:pPr>
              <w:pStyle w:val="OMDV"/>
              <w:pPrChange w:id="7568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95" w:type="dxa"/>
            <w:shd w:val="clear" w:color="FFFFFF" w:fill="FFFFFF"/>
            <w:vAlign w:val="center"/>
          </w:tcPr>
          <w:p w14:paraId="59BFA9C6" w14:textId="77777777" w:rsidR="00A66D76" w:rsidRDefault="00C835C6">
            <w:pPr>
              <w:pStyle w:val="OMDV"/>
              <w:pPrChange w:id="7569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96" w:type="dxa"/>
            <w:shd w:val="clear" w:color="FFFFFF" w:fill="FFFFFF"/>
            <w:vAlign w:val="center"/>
          </w:tcPr>
          <w:p w14:paraId="28E0F9E8" w14:textId="77777777" w:rsidR="00A66D76" w:rsidRDefault="00A66D76">
            <w:pPr>
              <w:pStyle w:val="OMDV"/>
              <w:pPrChange w:id="7570" w:author="D.Kambarov" w:date="2025-03-13T17:10:00Z">
                <w:pPr>
                  <w:spacing w:after="0"/>
                  <w:jc w:val="center"/>
                </w:pPr>
              </w:pPrChange>
            </w:pPr>
          </w:p>
        </w:tc>
      </w:tr>
      <w:tr w:rsidR="00A66D76" w14:paraId="63EBB90A" w14:textId="77777777">
        <w:trPr>
          <w:trHeight w:val="509"/>
          <w:jc w:val="center"/>
        </w:trPr>
        <w:tc>
          <w:tcPr>
            <w:tcW w:w="2689" w:type="dxa"/>
            <w:shd w:val="clear" w:color="FFFFFF" w:fill="FFFFFF"/>
            <w:vAlign w:val="center"/>
          </w:tcPr>
          <w:p w14:paraId="014AE078" w14:textId="77777777" w:rsidR="00A66D76" w:rsidRDefault="00C835C6">
            <w:pPr>
              <w:pStyle w:val="OMDV"/>
              <w:jc w:val="left"/>
              <w:pPrChange w:id="7571" w:author="D.Kambarov" w:date="2025-03-13T17:10:00Z">
                <w:pPr>
                  <w:spacing w:after="0"/>
                </w:pPr>
              </w:pPrChange>
            </w:pPr>
            <w:r>
              <w:t>Соединительные детали трубопроводов</w:t>
            </w:r>
            <w:r>
              <w:rPr>
                <w:vertAlign w:val="superscript"/>
              </w:rPr>
              <w:t>1</w:t>
            </w:r>
          </w:p>
        </w:tc>
        <w:tc>
          <w:tcPr>
            <w:tcW w:w="484" w:type="dxa"/>
            <w:shd w:val="clear" w:color="FFFFFF" w:fill="FFFFFF"/>
            <w:vAlign w:val="center"/>
          </w:tcPr>
          <w:p w14:paraId="30920268" w14:textId="77777777" w:rsidR="00A66D76" w:rsidRDefault="00C835C6">
            <w:pPr>
              <w:pStyle w:val="OMDV"/>
              <w:pPrChange w:id="7572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  <w:r>
              <w:rPr>
                <w:vertAlign w:val="superscript"/>
              </w:rPr>
              <w:t>1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14:paraId="6C732D11" w14:textId="77777777" w:rsidR="00A66D76" w:rsidRDefault="00C835C6">
            <w:pPr>
              <w:pStyle w:val="OMDV"/>
              <w:pPrChange w:id="7573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1994CFFD" w14:textId="77777777" w:rsidR="00A66D76" w:rsidRDefault="00A66D76">
            <w:pPr>
              <w:pStyle w:val="OMDV"/>
              <w:pPrChange w:id="7574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622" w:type="dxa"/>
            <w:shd w:val="clear" w:color="FFFFFF" w:fill="FFFFFF"/>
            <w:vAlign w:val="center"/>
          </w:tcPr>
          <w:p w14:paraId="7CFBE0DE" w14:textId="77777777" w:rsidR="00A66D76" w:rsidRDefault="00C835C6">
            <w:pPr>
              <w:pStyle w:val="OMDV"/>
              <w:pPrChange w:id="7575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65EE9B2F" w14:textId="77777777" w:rsidR="00A66D76" w:rsidRDefault="00A66D76">
            <w:pPr>
              <w:pStyle w:val="OMDV"/>
              <w:pPrChange w:id="7576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622" w:type="dxa"/>
            <w:shd w:val="clear" w:color="FFFFFF" w:fill="FFFFFF"/>
            <w:vAlign w:val="center"/>
          </w:tcPr>
          <w:p w14:paraId="0DC441B4" w14:textId="77777777" w:rsidR="00A66D76" w:rsidRDefault="00C835C6">
            <w:pPr>
              <w:pStyle w:val="OMDV"/>
              <w:pPrChange w:id="7577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3D1951E2" w14:textId="77777777" w:rsidR="00A66D76" w:rsidRDefault="00C835C6">
            <w:pPr>
              <w:pStyle w:val="OMDV"/>
              <w:pPrChange w:id="7578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753" w:type="dxa"/>
            <w:shd w:val="clear" w:color="FFFFFF" w:fill="FFFFFF"/>
            <w:vAlign w:val="center"/>
          </w:tcPr>
          <w:p w14:paraId="0F672D7C" w14:textId="77777777" w:rsidR="00A66D76" w:rsidRDefault="00C835C6">
            <w:pPr>
              <w:pStyle w:val="OMDV"/>
              <w:pPrChange w:id="7579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95" w:type="dxa"/>
            <w:shd w:val="clear" w:color="FFFFFF" w:fill="FFFFFF"/>
            <w:vAlign w:val="center"/>
          </w:tcPr>
          <w:p w14:paraId="0448B47C" w14:textId="77777777" w:rsidR="00A66D76" w:rsidRDefault="00A66D76">
            <w:pPr>
              <w:pStyle w:val="OMDV"/>
              <w:pPrChange w:id="7580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95" w:type="dxa"/>
            <w:shd w:val="clear" w:color="FFFFFF" w:fill="FFFFFF"/>
          </w:tcPr>
          <w:p w14:paraId="7440A2A1" w14:textId="77777777" w:rsidR="00A66D76" w:rsidRDefault="00A66D76">
            <w:pPr>
              <w:pStyle w:val="OMDV"/>
              <w:pPrChange w:id="7581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95" w:type="dxa"/>
            <w:shd w:val="clear" w:color="FFFFFF" w:fill="FFFFFF"/>
          </w:tcPr>
          <w:p w14:paraId="6EABF36C" w14:textId="77777777" w:rsidR="00A66D76" w:rsidRDefault="00A66D76">
            <w:pPr>
              <w:pStyle w:val="OMDV"/>
              <w:pPrChange w:id="7582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95" w:type="dxa"/>
            <w:shd w:val="clear" w:color="FFFFFF" w:fill="FFFFFF"/>
            <w:vAlign w:val="center"/>
          </w:tcPr>
          <w:p w14:paraId="55A656AB" w14:textId="77777777" w:rsidR="00A66D76" w:rsidRDefault="00C835C6">
            <w:pPr>
              <w:pStyle w:val="OMDV"/>
              <w:pPrChange w:id="7583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96" w:type="dxa"/>
            <w:shd w:val="clear" w:color="FFFFFF" w:fill="FFFFFF"/>
            <w:vAlign w:val="center"/>
          </w:tcPr>
          <w:p w14:paraId="6957AF44" w14:textId="77777777" w:rsidR="00A66D76" w:rsidRDefault="00A66D76">
            <w:pPr>
              <w:pStyle w:val="OMDV"/>
              <w:pPrChange w:id="7584" w:author="D.Kambarov" w:date="2025-03-13T17:10:00Z">
                <w:pPr>
                  <w:spacing w:after="0"/>
                  <w:jc w:val="center"/>
                </w:pPr>
              </w:pPrChange>
            </w:pPr>
          </w:p>
        </w:tc>
      </w:tr>
      <w:tr w:rsidR="00A66D76" w14:paraId="6DDF3019" w14:textId="77777777">
        <w:trPr>
          <w:trHeight w:val="509"/>
          <w:jc w:val="center"/>
        </w:trPr>
        <w:tc>
          <w:tcPr>
            <w:tcW w:w="2689" w:type="dxa"/>
            <w:shd w:val="clear" w:color="FFFFFF" w:fill="FFFFFF"/>
            <w:vAlign w:val="center"/>
          </w:tcPr>
          <w:p w14:paraId="65269FB4" w14:textId="77777777" w:rsidR="00A66D76" w:rsidRDefault="00C835C6">
            <w:pPr>
              <w:pStyle w:val="OMDV"/>
              <w:jc w:val="left"/>
              <w:pPrChange w:id="7585" w:author="D.Kambarov" w:date="2025-03-13T17:10:00Z">
                <w:pPr>
                  <w:spacing w:after="0"/>
                </w:pPr>
              </w:pPrChange>
            </w:pPr>
            <w:r>
              <w:t>Арматура трубопровода</w:t>
            </w:r>
            <w:r>
              <w:rPr>
                <w:vertAlign w:val="superscript"/>
              </w:rPr>
              <w:t>1</w:t>
            </w:r>
          </w:p>
        </w:tc>
        <w:tc>
          <w:tcPr>
            <w:tcW w:w="484" w:type="dxa"/>
            <w:shd w:val="clear" w:color="FFFFFF" w:fill="FFFFFF"/>
            <w:vAlign w:val="center"/>
          </w:tcPr>
          <w:p w14:paraId="15C9ABE3" w14:textId="77777777" w:rsidR="00A66D76" w:rsidRDefault="00C835C6">
            <w:pPr>
              <w:pStyle w:val="OMDV"/>
              <w:pPrChange w:id="7586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  <w:r>
              <w:rPr>
                <w:vertAlign w:val="superscript"/>
              </w:rPr>
              <w:t>1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14:paraId="74D3E1BA" w14:textId="77777777" w:rsidR="00A66D76" w:rsidRDefault="00C835C6">
            <w:pPr>
              <w:pStyle w:val="OMDV"/>
              <w:pPrChange w:id="7587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7F879A99" w14:textId="77777777" w:rsidR="00A66D76" w:rsidRDefault="00A66D76">
            <w:pPr>
              <w:pStyle w:val="OMDV"/>
              <w:pPrChange w:id="7588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622" w:type="dxa"/>
            <w:shd w:val="clear" w:color="FFFFFF" w:fill="FFFFFF"/>
            <w:vAlign w:val="center"/>
          </w:tcPr>
          <w:p w14:paraId="1042CD81" w14:textId="77777777" w:rsidR="00A66D76" w:rsidRDefault="00C835C6">
            <w:pPr>
              <w:pStyle w:val="OMDV"/>
              <w:pPrChange w:id="7589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6DD29352" w14:textId="77777777" w:rsidR="00A66D76" w:rsidRDefault="00A66D76">
            <w:pPr>
              <w:pStyle w:val="OMDV"/>
              <w:pPrChange w:id="7590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622" w:type="dxa"/>
            <w:shd w:val="clear" w:color="FFFFFF" w:fill="FFFFFF"/>
            <w:vAlign w:val="center"/>
          </w:tcPr>
          <w:p w14:paraId="426A993D" w14:textId="77777777" w:rsidR="00A66D76" w:rsidRDefault="00C835C6">
            <w:pPr>
              <w:pStyle w:val="OMDV"/>
              <w:pPrChange w:id="7591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0E859B18" w14:textId="77777777" w:rsidR="00A66D76" w:rsidRDefault="00C835C6">
            <w:pPr>
              <w:pStyle w:val="OMDV"/>
              <w:pPrChange w:id="7592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753" w:type="dxa"/>
            <w:shd w:val="clear" w:color="FFFFFF" w:fill="FFFFFF"/>
            <w:vAlign w:val="center"/>
          </w:tcPr>
          <w:p w14:paraId="369BAAB5" w14:textId="77777777" w:rsidR="00A66D76" w:rsidRDefault="00C835C6">
            <w:pPr>
              <w:pStyle w:val="OMDV"/>
              <w:pPrChange w:id="7593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95" w:type="dxa"/>
            <w:shd w:val="clear" w:color="FFFFFF" w:fill="FFFFFF"/>
            <w:vAlign w:val="center"/>
          </w:tcPr>
          <w:p w14:paraId="0CF0A412" w14:textId="77777777" w:rsidR="00A66D76" w:rsidRDefault="00A66D76">
            <w:pPr>
              <w:pStyle w:val="OMDV"/>
              <w:pPrChange w:id="7594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95" w:type="dxa"/>
            <w:shd w:val="clear" w:color="FFFFFF" w:fill="FFFFFF"/>
          </w:tcPr>
          <w:p w14:paraId="06D2F081" w14:textId="77777777" w:rsidR="00A66D76" w:rsidRDefault="00A66D76">
            <w:pPr>
              <w:pStyle w:val="OMDV"/>
              <w:pPrChange w:id="7595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95" w:type="dxa"/>
            <w:shd w:val="clear" w:color="FFFFFF" w:fill="FFFFFF"/>
          </w:tcPr>
          <w:p w14:paraId="65612D8C" w14:textId="77777777" w:rsidR="00A66D76" w:rsidRDefault="00A66D76">
            <w:pPr>
              <w:pStyle w:val="OMDV"/>
              <w:pPrChange w:id="7596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95" w:type="dxa"/>
            <w:shd w:val="clear" w:color="FFFFFF" w:fill="FFFFFF"/>
            <w:vAlign w:val="center"/>
          </w:tcPr>
          <w:p w14:paraId="5C1D45E6" w14:textId="77777777" w:rsidR="00A66D76" w:rsidRDefault="00C835C6">
            <w:pPr>
              <w:pStyle w:val="OMDV"/>
              <w:pPrChange w:id="7597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96" w:type="dxa"/>
            <w:shd w:val="clear" w:color="FFFFFF" w:fill="FFFFFF"/>
            <w:vAlign w:val="center"/>
          </w:tcPr>
          <w:p w14:paraId="6A0F73ED" w14:textId="77777777" w:rsidR="00A66D76" w:rsidRDefault="00A66D76">
            <w:pPr>
              <w:pStyle w:val="OMDV"/>
              <w:pPrChange w:id="7598" w:author="D.Kambarov" w:date="2025-03-13T17:10:00Z">
                <w:pPr>
                  <w:spacing w:after="0"/>
                  <w:jc w:val="center"/>
                </w:pPr>
              </w:pPrChange>
            </w:pPr>
          </w:p>
        </w:tc>
      </w:tr>
      <w:tr w:rsidR="00A66D76" w14:paraId="4F8FDD18" w14:textId="77777777">
        <w:trPr>
          <w:trHeight w:val="509"/>
          <w:jc w:val="center"/>
        </w:trPr>
        <w:tc>
          <w:tcPr>
            <w:tcW w:w="2689" w:type="dxa"/>
            <w:shd w:val="clear" w:color="FFFFFF" w:fill="FFFFFF"/>
            <w:vAlign w:val="center"/>
          </w:tcPr>
          <w:p w14:paraId="26452997" w14:textId="77777777" w:rsidR="00A66D76" w:rsidRDefault="00C835C6">
            <w:pPr>
              <w:pStyle w:val="OMDV"/>
              <w:jc w:val="left"/>
              <w:pPrChange w:id="7599" w:author="D.Kambarov" w:date="2025-03-13T17:10:00Z">
                <w:pPr>
                  <w:spacing w:after="0"/>
                </w:pPr>
              </w:pPrChange>
            </w:pPr>
            <w:r>
              <w:t>Воздуховоды</w:t>
            </w:r>
          </w:p>
        </w:tc>
        <w:tc>
          <w:tcPr>
            <w:tcW w:w="484" w:type="dxa"/>
            <w:shd w:val="clear" w:color="FFFFFF" w:fill="FFFFFF"/>
            <w:vAlign w:val="center"/>
          </w:tcPr>
          <w:p w14:paraId="46595F18" w14:textId="77777777" w:rsidR="00A66D76" w:rsidRDefault="00C835C6">
            <w:pPr>
              <w:pStyle w:val="OMDV"/>
              <w:pPrChange w:id="7600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14:paraId="6DA2025E" w14:textId="77777777" w:rsidR="00A66D76" w:rsidRDefault="00C835C6">
            <w:pPr>
              <w:pStyle w:val="OMDV"/>
              <w:pPrChange w:id="7601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7B41CA81" w14:textId="77777777" w:rsidR="00A66D76" w:rsidRDefault="00C835C6">
            <w:pPr>
              <w:pStyle w:val="OMDV"/>
              <w:pPrChange w:id="7602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14:paraId="2602A888" w14:textId="77777777" w:rsidR="00A66D76" w:rsidRDefault="00C835C6">
            <w:pPr>
              <w:pStyle w:val="OMDV"/>
              <w:pPrChange w:id="7603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4F083203" w14:textId="77777777" w:rsidR="00A66D76" w:rsidRDefault="00C835C6">
            <w:pPr>
              <w:pStyle w:val="OMDV"/>
              <w:pPrChange w:id="7604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14:paraId="0873774F" w14:textId="77777777" w:rsidR="00A66D76" w:rsidRDefault="00C835C6">
            <w:pPr>
              <w:pStyle w:val="OMDV"/>
              <w:pPrChange w:id="7605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50B4B97C" w14:textId="77777777" w:rsidR="00A66D76" w:rsidRDefault="00C835C6">
            <w:pPr>
              <w:pStyle w:val="OMDV"/>
              <w:pPrChange w:id="7606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753" w:type="dxa"/>
            <w:shd w:val="clear" w:color="FFFFFF" w:fill="FFFFFF"/>
            <w:vAlign w:val="center"/>
          </w:tcPr>
          <w:p w14:paraId="403CB532" w14:textId="77777777" w:rsidR="00A66D76" w:rsidRDefault="00C835C6">
            <w:pPr>
              <w:pStyle w:val="OMDV"/>
              <w:pPrChange w:id="7607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95" w:type="dxa"/>
            <w:shd w:val="clear" w:color="FFFFFF" w:fill="FFFFFF"/>
            <w:vAlign w:val="center"/>
          </w:tcPr>
          <w:p w14:paraId="74000F42" w14:textId="77777777" w:rsidR="00A66D76" w:rsidRDefault="00A66D76">
            <w:pPr>
              <w:pStyle w:val="OMDV"/>
              <w:pPrChange w:id="7608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95" w:type="dxa"/>
            <w:shd w:val="clear" w:color="FFFFFF" w:fill="FFFFFF"/>
          </w:tcPr>
          <w:p w14:paraId="41565DD9" w14:textId="77777777" w:rsidR="00A66D76" w:rsidRDefault="00A66D76">
            <w:pPr>
              <w:pStyle w:val="OMDV"/>
              <w:pPrChange w:id="7609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95" w:type="dxa"/>
            <w:shd w:val="clear" w:color="FFFFFF" w:fill="FFFFFF"/>
            <w:vAlign w:val="center"/>
          </w:tcPr>
          <w:p w14:paraId="295B25E0" w14:textId="77777777" w:rsidR="00A66D76" w:rsidRDefault="00C835C6">
            <w:pPr>
              <w:pStyle w:val="OMDV"/>
              <w:pPrChange w:id="7610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95" w:type="dxa"/>
            <w:shd w:val="clear" w:color="FFFFFF" w:fill="FFFFFF"/>
            <w:vAlign w:val="center"/>
          </w:tcPr>
          <w:p w14:paraId="28C8C643" w14:textId="77777777" w:rsidR="00A66D76" w:rsidRDefault="00C835C6">
            <w:pPr>
              <w:pStyle w:val="OMDV"/>
              <w:pPrChange w:id="7611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96" w:type="dxa"/>
            <w:shd w:val="clear" w:color="FFFFFF" w:fill="FFFFFF"/>
            <w:vAlign w:val="center"/>
          </w:tcPr>
          <w:p w14:paraId="396AC18C" w14:textId="77777777" w:rsidR="00A66D76" w:rsidRDefault="00A66D76">
            <w:pPr>
              <w:pStyle w:val="OMDV"/>
              <w:pPrChange w:id="7612" w:author="D.Kambarov" w:date="2025-03-13T17:10:00Z">
                <w:pPr>
                  <w:spacing w:after="0"/>
                  <w:jc w:val="center"/>
                </w:pPr>
              </w:pPrChange>
            </w:pPr>
          </w:p>
        </w:tc>
      </w:tr>
      <w:tr w:rsidR="00A66D76" w14:paraId="76F3391E" w14:textId="77777777">
        <w:trPr>
          <w:trHeight w:val="509"/>
          <w:jc w:val="center"/>
        </w:trPr>
        <w:tc>
          <w:tcPr>
            <w:tcW w:w="2689" w:type="dxa"/>
            <w:shd w:val="clear" w:color="FFFFFF" w:fill="FFFFFF"/>
            <w:vAlign w:val="center"/>
          </w:tcPr>
          <w:p w14:paraId="5D21B543" w14:textId="77777777" w:rsidR="00A66D76" w:rsidRDefault="00C835C6">
            <w:pPr>
              <w:pStyle w:val="OMDV"/>
              <w:jc w:val="left"/>
              <w:pPrChange w:id="7613" w:author="D.Kambarov" w:date="2025-03-13T17:10:00Z">
                <w:pPr>
                  <w:spacing w:after="0"/>
                </w:pPr>
              </w:pPrChange>
            </w:pPr>
            <w:r>
              <w:t>Соединительные детали воздуховодов</w:t>
            </w:r>
            <w:r>
              <w:rPr>
                <w:vertAlign w:val="superscript"/>
              </w:rPr>
              <w:t>1</w:t>
            </w:r>
          </w:p>
        </w:tc>
        <w:tc>
          <w:tcPr>
            <w:tcW w:w="484" w:type="dxa"/>
            <w:shd w:val="clear" w:color="FFFFFF" w:fill="FFFFFF"/>
            <w:vAlign w:val="center"/>
          </w:tcPr>
          <w:p w14:paraId="7133B97B" w14:textId="77777777" w:rsidR="00A66D76" w:rsidRDefault="00C835C6">
            <w:pPr>
              <w:pStyle w:val="OMDV"/>
              <w:pPrChange w:id="7614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  <w:r>
              <w:rPr>
                <w:vertAlign w:val="superscript"/>
              </w:rPr>
              <w:t>1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14:paraId="685FA455" w14:textId="77777777" w:rsidR="00A66D76" w:rsidRDefault="00C835C6">
            <w:pPr>
              <w:pStyle w:val="OMDV"/>
              <w:pPrChange w:id="7615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38304C70" w14:textId="77777777" w:rsidR="00A66D76" w:rsidRDefault="00A66D76">
            <w:pPr>
              <w:pStyle w:val="OMDV"/>
              <w:pPrChange w:id="7616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622" w:type="dxa"/>
            <w:shd w:val="clear" w:color="FFFFFF" w:fill="FFFFFF"/>
            <w:vAlign w:val="center"/>
          </w:tcPr>
          <w:p w14:paraId="2FF12C52" w14:textId="77777777" w:rsidR="00A66D76" w:rsidRDefault="00C835C6">
            <w:pPr>
              <w:pStyle w:val="OMDV"/>
              <w:pPrChange w:id="7617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523E1224" w14:textId="77777777" w:rsidR="00A66D76" w:rsidRDefault="00A66D76">
            <w:pPr>
              <w:pStyle w:val="OMDV"/>
              <w:pPrChange w:id="7618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622" w:type="dxa"/>
            <w:shd w:val="clear" w:color="FFFFFF" w:fill="FFFFFF"/>
            <w:vAlign w:val="center"/>
          </w:tcPr>
          <w:p w14:paraId="324ACC71" w14:textId="77777777" w:rsidR="00A66D76" w:rsidRDefault="00C835C6">
            <w:pPr>
              <w:pStyle w:val="OMDV"/>
              <w:pPrChange w:id="7619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7A91CAF6" w14:textId="77777777" w:rsidR="00A66D76" w:rsidRDefault="00C835C6">
            <w:pPr>
              <w:pStyle w:val="OMDV"/>
              <w:pPrChange w:id="7620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753" w:type="dxa"/>
            <w:shd w:val="clear" w:color="FFFFFF" w:fill="FFFFFF"/>
            <w:vAlign w:val="center"/>
          </w:tcPr>
          <w:p w14:paraId="46243D3F" w14:textId="77777777" w:rsidR="00A66D76" w:rsidRDefault="00C835C6">
            <w:pPr>
              <w:pStyle w:val="OMDV"/>
              <w:pPrChange w:id="7621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95" w:type="dxa"/>
            <w:shd w:val="clear" w:color="FFFFFF" w:fill="FFFFFF"/>
            <w:vAlign w:val="center"/>
          </w:tcPr>
          <w:p w14:paraId="774E79B8" w14:textId="77777777" w:rsidR="00A66D76" w:rsidRDefault="00A66D76">
            <w:pPr>
              <w:pStyle w:val="OMDV"/>
              <w:pPrChange w:id="7622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95" w:type="dxa"/>
            <w:shd w:val="clear" w:color="FFFFFF" w:fill="FFFFFF"/>
          </w:tcPr>
          <w:p w14:paraId="18A06DE6" w14:textId="77777777" w:rsidR="00A66D76" w:rsidRDefault="00A66D76">
            <w:pPr>
              <w:pStyle w:val="OMDV"/>
              <w:pPrChange w:id="7623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95" w:type="dxa"/>
            <w:shd w:val="clear" w:color="FFFFFF" w:fill="FFFFFF"/>
          </w:tcPr>
          <w:p w14:paraId="5DA4D350" w14:textId="77777777" w:rsidR="00A66D76" w:rsidRDefault="00A66D76">
            <w:pPr>
              <w:pStyle w:val="OMDV"/>
              <w:pPrChange w:id="7624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95" w:type="dxa"/>
            <w:shd w:val="clear" w:color="FFFFFF" w:fill="FFFFFF"/>
            <w:vAlign w:val="center"/>
          </w:tcPr>
          <w:p w14:paraId="174B9E33" w14:textId="77777777" w:rsidR="00A66D76" w:rsidRDefault="00C835C6">
            <w:pPr>
              <w:pStyle w:val="OMDV"/>
              <w:pPrChange w:id="7625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96" w:type="dxa"/>
            <w:shd w:val="clear" w:color="FFFFFF" w:fill="FFFFFF"/>
            <w:vAlign w:val="center"/>
          </w:tcPr>
          <w:p w14:paraId="4B00C0DA" w14:textId="77777777" w:rsidR="00A66D76" w:rsidRDefault="00A66D76">
            <w:pPr>
              <w:pStyle w:val="OMDV"/>
              <w:pPrChange w:id="7626" w:author="D.Kambarov" w:date="2025-03-13T17:10:00Z">
                <w:pPr>
                  <w:spacing w:after="0"/>
                  <w:jc w:val="center"/>
                </w:pPr>
              </w:pPrChange>
            </w:pPr>
          </w:p>
        </w:tc>
      </w:tr>
      <w:tr w:rsidR="00A66D76" w14:paraId="627DB145" w14:textId="77777777">
        <w:trPr>
          <w:trHeight w:val="509"/>
          <w:jc w:val="center"/>
        </w:trPr>
        <w:tc>
          <w:tcPr>
            <w:tcW w:w="2689" w:type="dxa"/>
            <w:shd w:val="clear" w:color="FFFFFF" w:fill="FFFFFF"/>
            <w:vAlign w:val="center"/>
          </w:tcPr>
          <w:p w14:paraId="6BE33080" w14:textId="77777777" w:rsidR="00A66D76" w:rsidRDefault="00C835C6">
            <w:pPr>
              <w:pStyle w:val="OMDV"/>
              <w:jc w:val="left"/>
              <w:pPrChange w:id="7627" w:author="D.Kambarov" w:date="2025-03-13T17:10:00Z">
                <w:pPr>
                  <w:spacing w:after="0"/>
                </w:pPr>
              </w:pPrChange>
            </w:pPr>
            <w:r>
              <w:t>Арматура воздуховодов</w:t>
            </w:r>
            <w:r>
              <w:rPr>
                <w:vertAlign w:val="superscript"/>
              </w:rPr>
              <w:t>1</w:t>
            </w:r>
          </w:p>
        </w:tc>
        <w:tc>
          <w:tcPr>
            <w:tcW w:w="484" w:type="dxa"/>
            <w:shd w:val="clear" w:color="FFFFFF" w:fill="FFFFFF"/>
            <w:vAlign w:val="center"/>
          </w:tcPr>
          <w:p w14:paraId="05C8A167" w14:textId="77777777" w:rsidR="00A66D76" w:rsidRDefault="00C835C6">
            <w:pPr>
              <w:pStyle w:val="OMDV"/>
              <w:pPrChange w:id="7628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  <w:r>
              <w:rPr>
                <w:vertAlign w:val="superscript"/>
              </w:rPr>
              <w:t>1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14:paraId="7CE4AC7A" w14:textId="77777777" w:rsidR="00A66D76" w:rsidRDefault="00A66D76">
            <w:pPr>
              <w:pStyle w:val="OMDV"/>
              <w:pPrChange w:id="7629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621" w:type="dxa"/>
            <w:shd w:val="clear" w:color="FFFFFF" w:fill="FFFFFF"/>
            <w:vAlign w:val="center"/>
          </w:tcPr>
          <w:p w14:paraId="6BB9D022" w14:textId="77777777" w:rsidR="00A66D76" w:rsidRDefault="00A66D76">
            <w:pPr>
              <w:pStyle w:val="OMDV"/>
              <w:pPrChange w:id="7630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622" w:type="dxa"/>
            <w:shd w:val="clear" w:color="FFFFFF" w:fill="FFFFFF"/>
            <w:vAlign w:val="center"/>
          </w:tcPr>
          <w:p w14:paraId="5272A675" w14:textId="77777777" w:rsidR="00A66D76" w:rsidRDefault="00C835C6">
            <w:pPr>
              <w:pStyle w:val="OMDV"/>
              <w:pPrChange w:id="7631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1368A4F5" w14:textId="77777777" w:rsidR="00A66D76" w:rsidRDefault="00A66D76">
            <w:pPr>
              <w:pStyle w:val="OMDV"/>
              <w:pPrChange w:id="7632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622" w:type="dxa"/>
            <w:shd w:val="clear" w:color="FFFFFF" w:fill="FFFFFF"/>
            <w:vAlign w:val="center"/>
          </w:tcPr>
          <w:p w14:paraId="308D054D" w14:textId="77777777" w:rsidR="00A66D76" w:rsidRDefault="00C835C6">
            <w:pPr>
              <w:pStyle w:val="OMDV"/>
              <w:pPrChange w:id="7633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2D111A97" w14:textId="77777777" w:rsidR="00A66D76" w:rsidRDefault="00C835C6">
            <w:pPr>
              <w:pStyle w:val="OMDV"/>
              <w:pPrChange w:id="7634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753" w:type="dxa"/>
            <w:shd w:val="clear" w:color="FFFFFF" w:fill="FFFFFF"/>
            <w:vAlign w:val="center"/>
          </w:tcPr>
          <w:p w14:paraId="0435CE81" w14:textId="77777777" w:rsidR="00A66D76" w:rsidRDefault="00C835C6">
            <w:pPr>
              <w:pStyle w:val="OMDV"/>
              <w:pPrChange w:id="7635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95" w:type="dxa"/>
            <w:shd w:val="clear" w:color="FFFFFF" w:fill="FFFFFF"/>
            <w:vAlign w:val="center"/>
          </w:tcPr>
          <w:p w14:paraId="1F3FCE75" w14:textId="77777777" w:rsidR="00A66D76" w:rsidRDefault="00A66D76">
            <w:pPr>
              <w:pStyle w:val="OMDV"/>
              <w:pPrChange w:id="7636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95" w:type="dxa"/>
            <w:shd w:val="clear" w:color="FFFFFF" w:fill="FFFFFF"/>
          </w:tcPr>
          <w:p w14:paraId="6DE01CB1" w14:textId="77777777" w:rsidR="00A66D76" w:rsidRDefault="00A66D76">
            <w:pPr>
              <w:pStyle w:val="OMDV"/>
              <w:pPrChange w:id="7637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95" w:type="dxa"/>
            <w:shd w:val="clear" w:color="FFFFFF" w:fill="FFFFFF"/>
          </w:tcPr>
          <w:p w14:paraId="49B9A95D" w14:textId="77777777" w:rsidR="00A66D76" w:rsidRDefault="00A66D76">
            <w:pPr>
              <w:pStyle w:val="OMDV"/>
              <w:pPrChange w:id="7638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95" w:type="dxa"/>
            <w:shd w:val="clear" w:color="FFFFFF" w:fill="FFFFFF"/>
            <w:vAlign w:val="center"/>
          </w:tcPr>
          <w:p w14:paraId="72A32063" w14:textId="77777777" w:rsidR="00A66D76" w:rsidRDefault="00C835C6">
            <w:pPr>
              <w:pStyle w:val="OMDV"/>
              <w:pPrChange w:id="7639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96" w:type="dxa"/>
            <w:shd w:val="clear" w:color="FFFFFF" w:fill="FFFFFF"/>
            <w:vAlign w:val="center"/>
          </w:tcPr>
          <w:p w14:paraId="771E5A5E" w14:textId="77777777" w:rsidR="00A66D76" w:rsidRDefault="00A66D76">
            <w:pPr>
              <w:pStyle w:val="OMDV"/>
              <w:pPrChange w:id="7640" w:author="D.Kambarov" w:date="2025-03-13T17:10:00Z">
                <w:pPr>
                  <w:spacing w:after="0"/>
                  <w:jc w:val="center"/>
                </w:pPr>
              </w:pPrChange>
            </w:pPr>
          </w:p>
        </w:tc>
      </w:tr>
      <w:tr w:rsidR="00A66D76" w14:paraId="5EE30DE7" w14:textId="77777777">
        <w:trPr>
          <w:trHeight w:val="509"/>
          <w:jc w:val="center"/>
        </w:trPr>
        <w:tc>
          <w:tcPr>
            <w:tcW w:w="2689" w:type="dxa"/>
            <w:shd w:val="clear" w:color="FFFFFF" w:fill="FFFFFF"/>
            <w:vAlign w:val="center"/>
          </w:tcPr>
          <w:p w14:paraId="0B069E47" w14:textId="77777777" w:rsidR="00A66D76" w:rsidRDefault="00C835C6">
            <w:pPr>
              <w:pStyle w:val="OMDV"/>
              <w:jc w:val="left"/>
              <w:pPrChange w:id="7641" w:author="D.Kambarov" w:date="2025-03-13T17:10:00Z">
                <w:pPr>
                  <w:spacing w:after="0"/>
                </w:pPr>
              </w:pPrChange>
            </w:pPr>
            <w:r>
              <w:t>Изоляция</w:t>
            </w:r>
            <w:r>
              <w:rPr>
                <w:vertAlign w:val="superscript"/>
              </w:rPr>
              <w:t>1</w:t>
            </w:r>
          </w:p>
        </w:tc>
        <w:tc>
          <w:tcPr>
            <w:tcW w:w="484" w:type="dxa"/>
            <w:shd w:val="clear" w:color="FFFFFF" w:fill="FFFFFF"/>
            <w:vAlign w:val="center"/>
          </w:tcPr>
          <w:p w14:paraId="17F2C716" w14:textId="77777777" w:rsidR="00A66D76" w:rsidRDefault="00C835C6">
            <w:pPr>
              <w:pStyle w:val="OMDV"/>
              <w:pPrChange w:id="7642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  <w:r>
              <w:rPr>
                <w:vertAlign w:val="superscript"/>
              </w:rPr>
              <w:t>1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14:paraId="57CC60CC" w14:textId="77777777" w:rsidR="00A66D76" w:rsidRDefault="00C835C6">
            <w:pPr>
              <w:pStyle w:val="OMDV"/>
              <w:pPrChange w:id="7643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  <w:r>
              <w:rPr>
                <w:vertAlign w:val="superscript"/>
              </w:rPr>
              <w:t>1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56AA48BA" w14:textId="77777777" w:rsidR="00A66D76" w:rsidRDefault="00C835C6">
            <w:pPr>
              <w:pStyle w:val="OMDV"/>
              <w:pPrChange w:id="7644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14:paraId="5DB4E082" w14:textId="77777777" w:rsidR="00A66D76" w:rsidRDefault="00A66D76">
            <w:pPr>
              <w:pStyle w:val="OMDV"/>
              <w:pPrChange w:id="7645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621" w:type="dxa"/>
            <w:shd w:val="clear" w:color="FFFFFF" w:fill="FFFFFF"/>
            <w:vAlign w:val="center"/>
          </w:tcPr>
          <w:p w14:paraId="7F15CC5D" w14:textId="77777777" w:rsidR="00A66D76" w:rsidRDefault="00A66D76">
            <w:pPr>
              <w:pStyle w:val="OMDV"/>
              <w:pPrChange w:id="7646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622" w:type="dxa"/>
            <w:shd w:val="clear" w:color="FFFFFF" w:fill="FFFFFF"/>
            <w:vAlign w:val="center"/>
          </w:tcPr>
          <w:p w14:paraId="024E16A2" w14:textId="77777777" w:rsidR="00A66D76" w:rsidRDefault="00A66D76">
            <w:pPr>
              <w:pStyle w:val="OMDV"/>
              <w:pPrChange w:id="7647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621" w:type="dxa"/>
            <w:shd w:val="clear" w:color="FFFFFF" w:fill="FFFFFF"/>
            <w:vAlign w:val="center"/>
          </w:tcPr>
          <w:p w14:paraId="08C6E84C" w14:textId="77777777" w:rsidR="00A66D76" w:rsidRDefault="00A66D76">
            <w:pPr>
              <w:pStyle w:val="OMDV"/>
              <w:pPrChange w:id="7648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753" w:type="dxa"/>
            <w:shd w:val="clear" w:color="FFFFFF" w:fill="FFFFFF"/>
            <w:vAlign w:val="center"/>
          </w:tcPr>
          <w:p w14:paraId="51CA5BDD" w14:textId="77777777" w:rsidR="00A66D76" w:rsidRDefault="00A66D76">
            <w:pPr>
              <w:pStyle w:val="OMDV"/>
              <w:pPrChange w:id="7649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95" w:type="dxa"/>
            <w:shd w:val="clear" w:color="FFFFFF" w:fill="FFFFFF"/>
            <w:vAlign w:val="center"/>
          </w:tcPr>
          <w:p w14:paraId="5B331D38" w14:textId="77777777" w:rsidR="00A66D76" w:rsidRDefault="00A66D76">
            <w:pPr>
              <w:pStyle w:val="OMDV"/>
              <w:pPrChange w:id="7650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95" w:type="dxa"/>
            <w:shd w:val="clear" w:color="FFFFFF" w:fill="FFFFFF"/>
            <w:vAlign w:val="center"/>
          </w:tcPr>
          <w:p w14:paraId="52F4C622" w14:textId="77777777" w:rsidR="00A66D76" w:rsidRDefault="00C835C6">
            <w:pPr>
              <w:pStyle w:val="OMDV"/>
              <w:pPrChange w:id="7651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95" w:type="dxa"/>
            <w:shd w:val="clear" w:color="FFFFFF" w:fill="FFFFFF"/>
          </w:tcPr>
          <w:p w14:paraId="1361E98F" w14:textId="77777777" w:rsidR="00A66D76" w:rsidRDefault="00A66D76">
            <w:pPr>
              <w:pStyle w:val="OMDV"/>
              <w:pPrChange w:id="7652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95" w:type="dxa"/>
            <w:shd w:val="clear" w:color="FFFFFF" w:fill="FFFFFF"/>
            <w:vAlign w:val="center"/>
          </w:tcPr>
          <w:p w14:paraId="2E49D94F" w14:textId="77777777" w:rsidR="00A66D76" w:rsidRDefault="00C835C6">
            <w:pPr>
              <w:pStyle w:val="OMDV"/>
              <w:pPrChange w:id="7653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96" w:type="dxa"/>
            <w:shd w:val="clear" w:color="FFFFFF" w:fill="FFFFFF"/>
            <w:vAlign w:val="center"/>
          </w:tcPr>
          <w:p w14:paraId="622274AD" w14:textId="77777777" w:rsidR="00A66D76" w:rsidRDefault="00A66D76">
            <w:pPr>
              <w:pStyle w:val="OMDV"/>
              <w:pPrChange w:id="7654" w:author="D.Kambarov" w:date="2025-03-13T17:10:00Z">
                <w:pPr>
                  <w:spacing w:after="0"/>
                  <w:jc w:val="center"/>
                </w:pPr>
              </w:pPrChange>
            </w:pPr>
          </w:p>
        </w:tc>
      </w:tr>
      <w:tr w:rsidR="00A66D76" w14:paraId="4B653294" w14:textId="77777777">
        <w:trPr>
          <w:trHeight w:val="509"/>
          <w:jc w:val="center"/>
        </w:trPr>
        <w:tc>
          <w:tcPr>
            <w:tcW w:w="2689" w:type="dxa"/>
            <w:shd w:val="clear" w:color="FFFFFF" w:fill="FFFFFF"/>
            <w:vAlign w:val="center"/>
          </w:tcPr>
          <w:p w14:paraId="479936D3" w14:textId="77777777" w:rsidR="00A66D76" w:rsidRDefault="00C835C6">
            <w:pPr>
              <w:pStyle w:val="OMDV"/>
              <w:jc w:val="left"/>
              <w:pPrChange w:id="7655" w:author="D.Kambarov" w:date="2025-03-13T17:10:00Z">
                <w:pPr>
                  <w:spacing w:after="0"/>
                </w:pPr>
              </w:pPrChange>
            </w:pPr>
            <w:r>
              <w:t>Воздухораспределители</w:t>
            </w:r>
            <w:r>
              <w:rPr>
                <w:vertAlign w:val="superscript"/>
              </w:rPr>
              <w:t>1</w:t>
            </w:r>
          </w:p>
        </w:tc>
        <w:tc>
          <w:tcPr>
            <w:tcW w:w="484" w:type="dxa"/>
            <w:shd w:val="clear" w:color="FFFFFF" w:fill="FFFFFF"/>
            <w:vAlign w:val="center"/>
          </w:tcPr>
          <w:p w14:paraId="5BD929AC" w14:textId="77777777" w:rsidR="00A66D76" w:rsidRDefault="00C835C6">
            <w:pPr>
              <w:pStyle w:val="OMDV"/>
              <w:pPrChange w:id="7656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  <w:r>
              <w:rPr>
                <w:vertAlign w:val="superscript"/>
              </w:rPr>
              <w:t>1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14:paraId="35209057" w14:textId="77777777" w:rsidR="00A66D76" w:rsidRDefault="00C835C6">
            <w:pPr>
              <w:pStyle w:val="OMDV"/>
              <w:pPrChange w:id="7657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3D4E1FD0" w14:textId="77777777" w:rsidR="00A66D76" w:rsidRDefault="00A66D76">
            <w:pPr>
              <w:pStyle w:val="OMDV"/>
              <w:pPrChange w:id="7658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622" w:type="dxa"/>
            <w:shd w:val="clear" w:color="FFFFFF" w:fill="FFFFFF"/>
            <w:vAlign w:val="center"/>
          </w:tcPr>
          <w:p w14:paraId="79274FF7" w14:textId="77777777" w:rsidR="00A66D76" w:rsidRDefault="00C835C6">
            <w:pPr>
              <w:pStyle w:val="OMDV"/>
              <w:pPrChange w:id="7659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7433BC06" w14:textId="77777777" w:rsidR="00A66D76" w:rsidRDefault="00A66D76">
            <w:pPr>
              <w:pStyle w:val="OMDV"/>
              <w:pPrChange w:id="7660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622" w:type="dxa"/>
            <w:shd w:val="clear" w:color="FFFFFF" w:fill="FFFFFF"/>
            <w:vAlign w:val="center"/>
          </w:tcPr>
          <w:p w14:paraId="7FC137C6" w14:textId="77777777" w:rsidR="00A66D76" w:rsidRDefault="00A66D76">
            <w:pPr>
              <w:pStyle w:val="OMDV"/>
              <w:pPrChange w:id="7661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621" w:type="dxa"/>
            <w:shd w:val="clear" w:color="FFFFFF" w:fill="FFFFFF"/>
            <w:vAlign w:val="center"/>
          </w:tcPr>
          <w:p w14:paraId="3285A20A" w14:textId="77777777" w:rsidR="00A66D76" w:rsidRDefault="00A66D76">
            <w:pPr>
              <w:pStyle w:val="OMDV"/>
              <w:pPrChange w:id="7662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753" w:type="dxa"/>
            <w:shd w:val="clear" w:color="FFFFFF" w:fill="FFFFFF"/>
            <w:vAlign w:val="center"/>
          </w:tcPr>
          <w:p w14:paraId="4BA61DE4" w14:textId="77777777" w:rsidR="00A66D76" w:rsidRDefault="00C835C6">
            <w:pPr>
              <w:pStyle w:val="OMDV"/>
              <w:pPrChange w:id="7663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95" w:type="dxa"/>
            <w:shd w:val="clear" w:color="FFFFFF" w:fill="FFFFFF"/>
            <w:vAlign w:val="center"/>
          </w:tcPr>
          <w:p w14:paraId="3ED59FE0" w14:textId="77777777" w:rsidR="00A66D76" w:rsidRDefault="00A66D76">
            <w:pPr>
              <w:pStyle w:val="OMDV"/>
              <w:pPrChange w:id="7664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95" w:type="dxa"/>
            <w:shd w:val="clear" w:color="FFFFFF" w:fill="FFFFFF"/>
          </w:tcPr>
          <w:p w14:paraId="24632B5E" w14:textId="77777777" w:rsidR="00A66D76" w:rsidRDefault="00A66D76">
            <w:pPr>
              <w:pStyle w:val="OMDV"/>
              <w:pPrChange w:id="7665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95" w:type="dxa"/>
            <w:shd w:val="clear" w:color="FFFFFF" w:fill="FFFFFF"/>
          </w:tcPr>
          <w:p w14:paraId="0B838A92" w14:textId="77777777" w:rsidR="00A66D76" w:rsidRDefault="00A66D76">
            <w:pPr>
              <w:pStyle w:val="OMDV"/>
              <w:pPrChange w:id="7666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95" w:type="dxa"/>
            <w:shd w:val="clear" w:color="FFFFFF" w:fill="FFFFFF"/>
            <w:vAlign w:val="center"/>
          </w:tcPr>
          <w:p w14:paraId="5067B936" w14:textId="77777777" w:rsidR="00A66D76" w:rsidRDefault="00C835C6">
            <w:pPr>
              <w:pStyle w:val="OMDV"/>
              <w:pPrChange w:id="7667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96" w:type="dxa"/>
            <w:shd w:val="clear" w:color="FFFFFF" w:fill="FFFFFF"/>
            <w:vAlign w:val="center"/>
          </w:tcPr>
          <w:p w14:paraId="363932F8" w14:textId="77777777" w:rsidR="00A66D76" w:rsidRDefault="00A66D76">
            <w:pPr>
              <w:pStyle w:val="OMDV"/>
              <w:pPrChange w:id="7668" w:author="D.Kambarov" w:date="2025-03-13T17:10:00Z">
                <w:pPr>
                  <w:spacing w:after="0"/>
                  <w:jc w:val="center"/>
                </w:pPr>
              </w:pPrChange>
            </w:pPr>
          </w:p>
        </w:tc>
      </w:tr>
      <w:tr w:rsidR="00A66D76" w14:paraId="19444F38" w14:textId="77777777">
        <w:trPr>
          <w:trHeight w:val="509"/>
          <w:jc w:val="center"/>
        </w:trPr>
        <w:tc>
          <w:tcPr>
            <w:tcW w:w="2689" w:type="dxa"/>
            <w:shd w:val="clear" w:color="FFFFFF" w:fill="FFFFFF"/>
            <w:vAlign w:val="center"/>
          </w:tcPr>
          <w:p w14:paraId="0452337B" w14:textId="77777777" w:rsidR="00A66D76" w:rsidRDefault="00C835C6">
            <w:pPr>
              <w:pStyle w:val="OMDV"/>
              <w:jc w:val="left"/>
              <w:pPrChange w:id="7669" w:author="D.Kambarov" w:date="2025-03-13T17:10:00Z">
                <w:pPr>
                  <w:spacing w:after="0"/>
                </w:pPr>
              </w:pPrChange>
            </w:pPr>
            <w:r>
              <w:t>Крепежные элементы*</w:t>
            </w:r>
          </w:p>
        </w:tc>
        <w:tc>
          <w:tcPr>
            <w:tcW w:w="484" w:type="dxa"/>
            <w:shd w:val="clear" w:color="FFFFFF" w:fill="FFFFFF"/>
            <w:vAlign w:val="center"/>
          </w:tcPr>
          <w:p w14:paraId="608DB5BF" w14:textId="77777777" w:rsidR="00A66D76" w:rsidRDefault="00C835C6">
            <w:pPr>
              <w:pStyle w:val="OMDV"/>
              <w:pPrChange w:id="7670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622" w:type="dxa"/>
            <w:shd w:val="clear" w:color="FFFFFF" w:fill="FFFFFF"/>
            <w:vAlign w:val="center"/>
          </w:tcPr>
          <w:p w14:paraId="378245D7" w14:textId="77777777" w:rsidR="00A66D76" w:rsidRDefault="00C835C6">
            <w:pPr>
              <w:pStyle w:val="OMDV"/>
              <w:pPrChange w:id="7671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1BBE20B3" w14:textId="77777777" w:rsidR="00A66D76" w:rsidRDefault="00A66D76">
            <w:pPr>
              <w:pStyle w:val="OMDV"/>
              <w:pPrChange w:id="7672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622" w:type="dxa"/>
            <w:shd w:val="clear" w:color="FFFFFF" w:fill="FFFFFF"/>
            <w:vAlign w:val="center"/>
          </w:tcPr>
          <w:p w14:paraId="67F93377" w14:textId="77777777" w:rsidR="00A66D76" w:rsidRDefault="00C835C6">
            <w:pPr>
              <w:pStyle w:val="OMDV"/>
              <w:pPrChange w:id="7673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5E383E29" w14:textId="77777777" w:rsidR="00A66D76" w:rsidRDefault="00A66D76">
            <w:pPr>
              <w:pStyle w:val="OMDV"/>
              <w:pPrChange w:id="7674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622" w:type="dxa"/>
            <w:shd w:val="clear" w:color="FFFFFF" w:fill="FFFFFF"/>
            <w:vAlign w:val="center"/>
          </w:tcPr>
          <w:p w14:paraId="2EB5943F" w14:textId="77777777" w:rsidR="00A66D76" w:rsidRDefault="00C835C6">
            <w:pPr>
              <w:pStyle w:val="OMDV"/>
              <w:pPrChange w:id="7675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621" w:type="dxa"/>
            <w:shd w:val="clear" w:color="FFFFFF" w:fill="FFFFFF"/>
            <w:vAlign w:val="center"/>
          </w:tcPr>
          <w:p w14:paraId="0704F734" w14:textId="77777777" w:rsidR="00A66D76" w:rsidRDefault="00C835C6">
            <w:pPr>
              <w:pStyle w:val="OMDV"/>
              <w:pPrChange w:id="7676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753" w:type="dxa"/>
            <w:shd w:val="clear" w:color="FFFFFF" w:fill="FFFFFF"/>
            <w:vAlign w:val="center"/>
          </w:tcPr>
          <w:p w14:paraId="648C2FD9" w14:textId="77777777" w:rsidR="00A66D76" w:rsidRDefault="00A66D76">
            <w:pPr>
              <w:pStyle w:val="OMDV"/>
              <w:pPrChange w:id="7677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95" w:type="dxa"/>
            <w:shd w:val="clear" w:color="FFFFFF" w:fill="FFFFFF"/>
            <w:vAlign w:val="center"/>
          </w:tcPr>
          <w:p w14:paraId="71148D3E" w14:textId="77777777" w:rsidR="00A66D76" w:rsidRDefault="00A66D76">
            <w:pPr>
              <w:pStyle w:val="OMDV"/>
              <w:pPrChange w:id="7678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95" w:type="dxa"/>
            <w:shd w:val="clear" w:color="FFFFFF" w:fill="FFFFFF"/>
          </w:tcPr>
          <w:p w14:paraId="3C7B7591" w14:textId="77777777" w:rsidR="00A66D76" w:rsidRDefault="00A66D76">
            <w:pPr>
              <w:pStyle w:val="OMDV"/>
              <w:pPrChange w:id="7679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95" w:type="dxa"/>
            <w:shd w:val="clear" w:color="FFFFFF" w:fill="FFFFFF"/>
          </w:tcPr>
          <w:p w14:paraId="675A00D5" w14:textId="77777777" w:rsidR="00A66D76" w:rsidRDefault="00A66D76">
            <w:pPr>
              <w:pStyle w:val="OMDV"/>
              <w:pPrChange w:id="7680" w:author="D.Kambarov" w:date="2025-03-13T17:10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95" w:type="dxa"/>
            <w:shd w:val="clear" w:color="FFFFFF" w:fill="FFFFFF"/>
            <w:vAlign w:val="center"/>
          </w:tcPr>
          <w:p w14:paraId="02DEDE53" w14:textId="77777777" w:rsidR="00A66D76" w:rsidRDefault="00C835C6">
            <w:pPr>
              <w:pStyle w:val="OMDV"/>
              <w:pPrChange w:id="7681" w:author="D.Kambarov" w:date="2025-03-13T17:10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96" w:type="dxa"/>
            <w:shd w:val="clear" w:color="FFFFFF" w:fill="FFFFFF"/>
            <w:vAlign w:val="center"/>
          </w:tcPr>
          <w:p w14:paraId="3B03BBB1" w14:textId="77777777" w:rsidR="00A66D76" w:rsidRDefault="00A66D76">
            <w:pPr>
              <w:pStyle w:val="OMDV"/>
              <w:pPrChange w:id="7682" w:author="D.Kambarov" w:date="2025-03-13T17:10:00Z">
                <w:pPr>
                  <w:spacing w:after="0"/>
                  <w:jc w:val="center"/>
                </w:pPr>
              </w:pPrChange>
            </w:pPr>
          </w:p>
        </w:tc>
      </w:tr>
    </w:tbl>
    <w:p w14:paraId="6C9FE09F" w14:textId="77777777" w:rsidR="00A66D76" w:rsidRDefault="00C835C6" w:rsidP="0070453F">
      <w:pPr>
        <w:spacing w:before="240"/>
        <w:ind w:left="0"/>
        <w:rPr>
          <w:rFonts w:cstheme="minorHAnsi"/>
        </w:rPr>
      </w:pPr>
      <w:r>
        <w:rPr>
          <w:rFonts w:eastAsiaTheme="minorEastAsia" w:cstheme="minorHAnsi"/>
          <w:b/>
          <w:u w:val="single"/>
        </w:rPr>
        <w:t xml:space="preserve">Определения системных параметров и параметров детализации даны в Разделе 9. </w:t>
      </w:r>
      <w:r>
        <w:rPr>
          <w:rFonts w:eastAsiaTheme="minorEastAsia" w:cstheme="minorHAnsi"/>
          <w:b/>
          <w:i/>
          <w:iCs/>
          <w:u w:val="single"/>
          <w:lang w:val="en-US"/>
        </w:rPr>
        <w:t>OMDV</w:t>
      </w:r>
      <w:r>
        <w:rPr>
          <w:rFonts w:eastAsiaTheme="minorEastAsia" w:cstheme="minorHAnsi"/>
          <w:b/>
          <w:u w:val="single"/>
        </w:rPr>
        <w:t>-параметров информатизации даны в Приложении 1.</w:t>
      </w:r>
    </w:p>
    <w:p w14:paraId="4C792654" w14:textId="77777777" w:rsidR="00A66D76" w:rsidRDefault="00C835C6" w:rsidP="0070453F">
      <w:pPr>
        <w:spacing w:after="0"/>
        <w:ind w:left="0"/>
        <w:rPr>
          <w:rFonts w:cstheme="minorHAnsi"/>
          <w:highlight w:val="yellow"/>
        </w:rPr>
      </w:pPr>
      <w:r>
        <w:rPr>
          <w:rFonts w:eastAsiaTheme="minorEastAsia" w:cstheme="minorHAnsi"/>
          <w:b/>
        </w:rPr>
        <w:t xml:space="preserve">Примечание 1: </w:t>
      </w:r>
      <w:r>
        <w:rPr>
          <w:rFonts w:eastAsiaTheme="minorEastAsia" w:cstheme="minorHAnsi"/>
        </w:rPr>
        <w:t>Только для стадии РД</w:t>
      </w:r>
    </w:p>
    <w:p w14:paraId="5EC03403" w14:textId="77777777" w:rsidR="00A66D76" w:rsidRDefault="00C835C6" w:rsidP="0070453F">
      <w:pPr>
        <w:spacing w:after="0"/>
        <w:ind w:left="0"/>
        <w:rPr>
          <w:rFonts w:eastAsiaTheme="minorEastAsia" w:cstheme="minorHAnsi"/>
        </w:rPr>
      </w:pPr>
      <w:r>
        <w:rPr>
          <w:rFonts w:eastAsiaTheme="minorEastAsia" w:cstheme="minorHAnsi"/>
          <w:b/>
        </w:rPr>
        <w:t xml:space="preserve">Примечание 2: </w:t>
      </w:r>
      <w:r>
        <w:rPr>
          <w:rFonts w:eastAsiaTheme="minorEastAsia" w:cstheme="minorHAnsi"/>
        </w:rPr>
        <w:t xml:space="preserve">Зона доступа должна быть выполнена в соответствующей подкатегории «Зона доступа» для опционального отключения отображения </w:t>
      </w:r>
    </w:p>
    <w:p w14:paraId="0E984C95" w14:textId="77777777" w:rsidR="00A66D76" w:rsidRDefault="00C835C6" w:rsidP="0070453F">
      <w:pPr>
        <w:spacing w:after="0"/>
        <w:ind w:left="0"/>
        <w:rPr>
          <w:rFonts w:eastAsiaTheme="minorEastAsia" w:cstheme="minorHAnsi"/>
        </w:rPr>
      </w:pPr>
      <w:r>
        <w:rPr>
          <w:rFonts w:eastAsiaTheme="minorEastAsia" w:cstheme="minorHAnsi"/>
        </w:rPr>
        <w:t>Зона доступа моделируется для приточно-вытяжных установок, установок центрального кондиционирования.</w:t>
      </w:r>
    </w:p>
    <w:p w14:paraId="03BE9C6A" w14:textId="77777777" w:rsidR="00A66D76" w:rsidRDefault="00C835C6" w:rsidP="0070453F">
      <w:pPr>
        <w:ind w:left="0"/>
        <w:rPr>
          <w:rFonts w:eastAsiaTheme="minorEastAsia" w:cstheme="minorHAnsi"/>
        </w:rPr>
      </w:pPr>
      <w:r>
        <w:rPr>
          <w:rFonts w:eastAsiaTheme="minorEastAsia" w:cstheme="minorHAnsi"/>
          <w:b/>
        </w:rPr>
        <w:t>*</w:t>
      </w:r>
      <w:r>
        <w:rPr>
          <w:rFonts w:eastAsiaTheme="minorEastAsia" w:cstheme="minorHAnsi"/>
        </w:rPr>
        <w:t xml:space="preserve"> Заполнить параметры в случае моделирования элементов</w:t>
      </w:r>
    </w:p>
    <w:p w14:paraId="42834F65" w14:textId="77777777" w:rsidR="00A66D76" w:rsidRDefault="00C835C6">
      <w:pPr>
        <w:rPr>
          <w:rFonts w:eastAsiaTheme="minorEastAsia" w:cstheme="minorHAnsi"/>
        </w:rPr>
      </w:pPr>
      <w:r>
        <w:rPr>
          <w:rFonts w:eastAsiaTheme="minorEastAsia" w:cstheme="minorHAnsi"/>
        </w:rPr>
        <w:br w:type="page" w:clear="all"/>
      </w:r>
    </w:p>
    <w:p w14:paraId="4289BB12" w14:textId="77777777" w:rsidR="00A66D76" w:rsidRDefault="00C835C6">
      <w:pPr>
        <w:pStyle w:val="af1"/>
        <w:numPr>
          <w:ilvl w:val="2"/>
          <w:numId w:val="2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709" w:hanging="709"/>
        <w:rPr>
          <w:rFonts w:cstheme="minorHAnsi"/>
        </w:rPr>
        <w:pPrChange w:id="7683" w:author="D.Kambarov" w:date="2025-03-13T13:33:00Z">
          <w:pPr>
            <w:pStyle w:val="af1"/>
            <w:numPr>
              <w:ilvl w:val="2"/>
              <w:numId w:val="32"/>
            </w:num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ind w:left="567" w:hanging="567"/>
          </w:pPr>
        </w:pPrChange>
      </w:pPr>
      <w:r>
        <w:rPr>
          <w:rFonts w:cstheme="minorHAnsi"/>
          <w:b/>
          <w:bCs/>
        </w:rPr>
        <w:t>Разделы:</w:t>
      </w:r>
      <w:r>
        <w:rPr>
          <w:rFonts w:cstheme="minorHAnsi"/>
        </w:rPr>
        <w:t xml:space="preserve"> Система электроснабжения. Силовое электрооборудование (ЭМ) Система электроснабжения. Электроосвещение (ЭО) Молниезащита и заземление (МЗ)</w:t>
      </w:r>
    </w:p>
    <w:tbl>
      <w:tblPr>
        <w:tblW w:w="100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3544"/>
        <w:gridCol w:w="585"/>
        <w:gridCol w:w="585"/>
        <w:gridCol w:w="585"/>
        <w:gridCol w:w="585"/>
        <w:gridCol w:w="585"/>
        <w:gridCol w:w="585"/>
        <w:gridCol w:w="761"/>
        <w:gridCol w:w="567"/>
        <w:gridCol w:w="567"/>
        <w:gridCol w:w="567"/>
        <w:gridCol w:w="567"/>
      </w:tblGrid>
      <w:tr w:rsidR="00A66D76" w14:paraId="5F2A05C0" w14:textId="77777777">
        <w:trPr>
          <w:cantSplit/>
          <w:trHeight w:val="2767"/>
        </w:trPr>
        <w:tc>
          <w:tcPr>
            <w:tcW w:w="3544" w:type="dxa"/>
            <w:shd w:val="clear" w:color="FFFFFF" w:fill="FFFFFF"/>
            <w:vAlign w:val="center"/>
          </w:tcPr>
          <w:p w14:paraId="38DA722A" w14:textId="77777777" w:rsidR="00A66D76" w:rsidRPr="0070453F" w:rsidRDefault="00C835C6">
            <w:pPr>
              <w:pStyle w:val="OMDV"/>
              <w:rPr>
                <w:b/>
                <w:bCs/>
                <w:rPrChange w:id="7684" w:author="D.Kambarov" w:date="2025-03-13T17:11:00Z">
                  <w:rPr>
                    <w:bCs/>
                  </w:rPr>
                </w:rPrChange>
              </w:rPr>
              <w:pPrChange w:id="7685" w:author="D.Kambarov" w:date="2025-03-13T17:11:00Z">
                <w:pPr>
                  <w:spacing w:after="0"/>
                  <w:jc w:val="center"/>
                </w:pPr>
              </w:pPrChange>
            </w:pPr>
            <w:r w:rsidRPr="0070453F">
              <w:rPr>
                <w:b/>
                <w:bCs/>
                <w:rPrChange w:id="7686" w:author="D.Kambarov" w:date="2025-03-13T17:11:00Z">
                  <w:rPr/>
                </w:rPrChange>
              </w:rPr>
              <w:t>Элементы модели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14:paraId="2F5A79D2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687" w:author="D.Kambarov" w:date="2025-03-13T17:11:00Z">
                  <w:rPr>
                    <w:bCs/>
                  </w:rPr>
                </w:rPrChange>
              </w:rPr>
              <w:pPrChange w:id="7688" w:author="D.Kambarov" w:date="2025-03-13T17:11:00Z">
                <w:pPr>
                  <w:spacing w:after="0"/>
                  <w:jc w:val="center"/>
                </w:pPr>
              </w:pPrChange>
            </w:pPr>
            <w:r w:rsidRPr="0070453F">
              <w:rPr>
                <w:b/>
                <w:bCs/>
                <w:rPrChange w:id="7689" w:author="D.Kambarov" w:date="2025-03-13T17:11:00Z">
                  <w:rPr/>
                </w:rPrChange>
              </w:rPr>
              <w:t>Точный габарит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14:paraId="3D00287C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690" w:author="D.Kambarov" w:date="2025-03-13T17:11:00Z">
                  <w:rPr>
                    <w:bCs/>
                  </w:rPr>
                </w:rPrChange>
              </w:rPr>
              <w:pPrChange w:id="7691" w:author="D.Kambarov" w:date="2025-03-13T17:11:00Z">
                <w:pPr>
                  <w:spacing w:after="0"/>
                  <w:jc w:val="center"/>
                </w:pPr>
              </w:pPrChange>
            </w:pPr>
            <w:r w:rsidRPr="0070453F">
              <w:rPr>
                <w:b/>
                <w:bCs/>
                <w:rPrChange w:id="7692" w:author="D.Kambarov" w:date="2025-03-13T17:11:00Z">
                  <w:rPr/>
                </w:rPrChange>
              </w:rPr>
              <w:t>Точное положение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14:paraId="4A1DE38E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693" w:author="D.Kambarov" w:date="2025-03-13T17:11:00Z">
                  <w:rPr/>
                </w:rPrChange>
              </w:rPr>
              <w:pPrChange w:id="7694" w:author="D.Kambarov" w:date="2025-03-13T17:11:00Z">
                <w:pPr>
                  <w:spacing w:after="0"/>
                  <w:jc w:val="center"/>
                </w:pPr>
              </w:pPrChange>
            </w:pPr>
            <w:r w:rsidRPr="0070453F">
              <w:rPr>
                <w:b/>
                <w:bCs/>
                <w:rPrChange w:id="7695" w:author="D.Kambarov" w:date="2025-03-13T17:11:00Z">
                  <w:rPr/>
                </w:rPrChange>
              </w:rPr>
              <w:t>Материал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14:paraId="77AF9580" w14:textId="77777777" w:rsidR="00A66D76" w:rsidRPr="0070453F" w:rsidRDefault="00C835C6">
            <w:pPr>
              <w:pStyle w:val="OMDV"/>
              <w:jc w:val="left"/>
              <w:rPr>
                <w:b/>
                <w:bCs/>
                <w:sz w:val="20"/>
                <w:rPrChange w:id="7696" w:author="D.Kambarov" w:date="2025-03-13T17:11:00Z">
                  <w:rPr>
                    <w:sz w:val="20"/>
                  </w:rPr>
                </w:rPrChange>
              </w:rPr>
              <w:pPrChange w:id="7697" w:author="D.Kambarov" w:date="2025-03-13T17:11:00Z">
                <w:pPr>
                  <w:spacing w:after="0"/>
                  <w:jc w:val="center"/>
                </w:pPr>
              </w:pPrChange>
            </w:pPr>
            <w:r w:rsidRPr="0070453F">
              <w:rPr>
                <w:rFonts w:eastAsiaTheme="minorEastAsia"/>
                <w:b/>
                <w:bCs/>
                <w:i/>
                <w:iCs/>
                <w:sz w:val="20"/>
                <w:lang w:val="en-US" w:eastAsia="fr-FR"/>
                <w:rPrChange w:id="7698" w:author="D.Kambarov" w:date="2025-03-13T17:11:00Z">
                  <w:rPr>
                    <w:rFonts w:eastAsiaTheme="minorEastAsia"/>
                    <w:i/>
                    <w:iCs/>
                    <w:sz w:val="20"/>
                    <w:lang w:val="en-US" w:eastAsia="fr-FR"/>
                  </w:rPr>
                </w:rPrChange>
              </w:rPr>
              <w:t>OMDV</w:t>
            </w:r>
            <w:r w:rsidRPr="0070453F">
              <w:rPr>
                <w:b/>
                <w:bCs/>
                <w:sz w:val="20"/>
                <w:lang w:val="en-US"/>
                <w:rPrChange w:id="7699" w:author="D.Kambarov" w:date="2025-03-13T17:11:00Z">
                  <w:rPr>
                    <w:sz w:val="20"/>
                    <w:lang w:val="en-US"/>
                  </w:rPr>
                </w:rPrChange>
              </w:rPr>
              <w:t>_</w:t>
            </w:r>
            <w:r w:rsidRPr="0070453F">
              <w:rPr>
                <w:b/>
                <w:bCs/>
                <w:sz w:val="20"/>
                <w:rPrChange w:id="7700" w:author="D.Kambarov" w:date="2025-03-13T17:11:00Z">
                  <w:rPr>
                    <w:sz w:val="20"/>
                  </w:rPr>
                </w:rPrChange>
              </w:rPr>
              <w:t>Группа конструкций</w:t>
            </w:r>
            <w:r w:rsidRPr="0070453F">
              <w:rPr>
                <w:b/>
                <w:bCs/>
                <w:sz w:val="20"/>
                <w:vertAlign w:val="superscript"/>
                <w:rPrChange w:id="7701" w:author="D.Kambarov" w:date="2025-03-13T17:11:00Z">
                  <w:rPr>
                    <w:sz w:val="20"/>
                    <w:vertAlign w:val="superscript"/>
                  </w:rPr>
                </w:rPrChange>
              </w:rPr>
              <w:t>1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14:paraId="26074451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702" w:author="D.Kambarov" w:date="2025-03-13T17:11:00Z">
                  <w:rPr/>
                </w:rPrChange>
              </w:rPr>
              <w:pPrChange w:id="7703" w:author="D.Kambarov" w:date="2025-03-13T17:11:00Z">
                <w:pPr>
                  <w:spacing w:after="0"/>
                  <w:jc w:val="center"/>
                </w:pPr>
              </w:pPrChange>
            </w:pPr>
            <w:r w:rsidRPr="0070453F">
              <w:rPr>
                <w:rFonts w:eastAsiaTheme="minorEastAsia"/>
                <w:b/>
                <w:bCs/>
                <w:i/>
                <w:iCs/>
                <w:lang w:val="en-US" w:eastAsia="fr-FR"/>
                <w:rPrChange w:id="7704" w:author="D.Kambarov" w:date="2025-03-13T17:11:00Z">
                  <w:rPr>
                    <w:rFonts w:eastAsiaTheme="minorEastAsia"/>
                    <w:i/>
                    <w:iCs/>
                    <w:lang w:val="en-US" w:eastAsia="fr-FR"/>
                  </w:rPr>
                </w:rPrChange>
              </w:rPr>
              <w:t>OMDV</w:t>
            </w:r>
            <w:r w:rsidRPr="0070453F">
              <w:rPr>
                <w:b/>
                <w:bCs/>
                <w:lang w:val="en-US"/>
                <w:rPrChange w:id="7705" w:author="D.Kambarov" w:date="2025-03-13T17:11:00Z">
                  <w:rPr>
                    <w:lang w:val="en-US"/>
                  </w:rPr>
                </w:rPrChange>
              </w:rPr>
              <w:t>_</w:t>
            </w:r>
            <w:r w:rsidRPr="0070453F">
              <w:rPr>
                <w:b/>
                <w:bCs/>
                <w:rPrChange w:id="7706" w:author="D.Kambarov" w:date="2025-03-13T17:11:00Z">
                  <w:rPr/>
                </w:rPrChange>
              </w:rPr>
              <w:t>Номер этажа</w:t>
            </w:r>
            <w:r w:rsidRPr="0070453F">
              <w:rPr>
                <w:b/>
                <w:bCs/>
                <w:vertAlign w:val="superscript"/>
                <w:rPrChange w:id="7707" w:author="D.Kambarov" w:date="2025-03-13T17:11:00Z">
                  <w:rPr>
                    <w:vertAlign w:val="superscript"/>
                  </w:rPr>
                </w:rPrChange>
              </w:rPr>
              <w:t>1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14:paraId="7FD491CB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708" w:author="D.Kambarov" w:date="2025-03-13T17:11:00Z">
                  <w:rPr/>
                </w:rPrChange>
              </w:rPr>
              <w:pPrChange w:id="7709" w:author="D.Kambarov" w:date="2025-03-13T17:11:00Z">
                <w:pPr>
                  <w:spacing w:after="0"/>
                  <w:jc w:val="center"/>
                </w:pPr>
              </w:pPrChange>
            </w:pPr>
            <w:r w:rsidRPr="0070453F">
              <w:rPr>
                <w:rFonts w:eastAsiaTheme="minorEastAsia"/>
                <w:b/>
                <w:bCs/>
                <w:i/>
                <w:iCs/>
                <w:lang w:val="en-US" w:eastAsia="fr-FR"/>
                <w:rPrChange w:id="7710" w:author="D.Kambarov" w:date="2025-03-13T17:11:00Z">
                  <w:rPr>
                    <w:rFonts w:eastAsiaTheme="minorEastAsia"/>
                    <w:i/>
                    <w:iCs/>
                    <w:lang w:val="en-US" w:eastAsia="fr-FR"/>
                  </w:rPr>
                </w:rPrChange>
              </w:rPr>
              <w:t>OMDV</w:t>
            </w:r>
            <w:r w:rsidRPr="0070453F">
              <w:rPr>
                <w:b/>
                <w:bCs/>
                <w:lang w:val="en-US"/>
                <w:rPrChange w:id="7711" w:author="D.Kambarov" w:date="2025-03-13T17:11:00Z">
                  <w:rPr>
                    <w:lang w:val="en-US"/>
                  </w:rPr>
                </w:rPrChange>
              </w:rPr>
              <w:t>_</w:t>
            </w:r>
            <w:r w:rsidRPr="0070453F">
              <w:rPr>
                <w:b/>
                <w:bCs/>
                <w:rPrChange w:id="7712" w:author="D.Kambarov" w:date="2025-03-13T17:11:00Z">
                  <w:rPr/>
                </w:rPrChange>
              </w:rPr>
              <w:t>Секция</w:t>
            </w:r>
            <w:r w:rsidRPr="0070453F">
              <w:rPr>
                <w:b/>
                <w:bCs/>
                <w:vertAlign w:val="superscript"/>
                <w:rPrChange w:id="7713" w:author="D.Kambarov" w:date="2025-03-13T17:11:00Z">
                  <w:rPr>
                    <w:vertAlign w:val="superscript"/>
                  </w:rPr>
                </w:rPrChange>
              </w:rPr>
              <w:t>1</w:t>
            </w:r>
          </w:p>
        </w:tc>
        <w:tc>
          <w:tcPr>
            <w:tcW w:w="761" w:type="dxa"/>
            <w:shd w:val="clear" w:color="FFFFFF" w:fill="FFFFFF"/>
            <w:textDirection w:val="btLr"/>
            <w:vAlign w:val="center"/>
          </w:tcPr>
          <w:p w14:paraId="18EA05B2" w14:textId="77777777" w:rsidR="00A66D76" w:rsidRPr="0070453F" w:rsidRDefault="00C835C6">
            <w:pPr>
              <w:pStyle w:val="OMDV"/>
              <w:jc w:val="left"/>
              <w:rPr>
                <w:b/>
                <w:bCs/>
                <w:lang w:val="en-US"/>
                <w:rPrChange w:id="7714" w:author="D.Kambarov" w:date="2025-03-13T17:11:00Z">
                  <w:rPr>
                    <w:lang w:val="en-US"/>
                  </w:rPr>
                </w:rPrChange>
              </w:rPr>
              <w:pPrChange w:id="7715" w:author="D.Kambarov" w:date="2025-03-13T17:11:00Z">
                <w:pPr>
                  <w:spacing w:after="0"/>
                  <w:jc w:val="center"/>
                </w:pPr>
              </w:pPrChange>
            </w:pPr>
            <w:r w:rsidRPr="0070453F">
              <w:rPr>
                <w:rFonts w:eastAsiaTheme="minorEastAsia"/>
                <w:b/>
                <w:bCs/>
                <w:i/>
                <w:iCs/>
                <w:lang w:val="en-US" w:eastAsia="fr-FR"/>
                <w:rPrChange w:id="7716" w:author="D.Kambarov" w:date="2025-03-13T17:11:00Z">
                  <w:rPr>
                    <w:rFonts w:eastAsiaTheme="minorEastAsia"/>
                    <w:i/>
                    <w:iCs/>
                    <w:lang w:val="en-US" w:eastAsia="fr-FR"/>
                  </w:rPr>
                </w:rPrChange>
              </w:rPr>
              <w:t>OMDV</w:t>
            </w:r>
            <w:r w:rsidRPr="0070453F">
              <w:rPr>
                <w:b/>
                <w:bCs/>
                <w:rPrChange w:id="7717" w:author="D.Kambarov" w:date="2025-03-13T17:11:00Z">
                  <w:rPr/>
                </w:rPrChange>
              </w:rPr>
              <w:t>_Наименование системы</w:t>
            </w:r>
            <w:r w:rsidRPr="0070453F">
              <w:rPr>
                <w:b/>
                <w:bCs/>
                <w:vertAlign w:val="superscript"/>
                <w:rPrChange w:id="7718" w:author="D.Kambarov" w:date="2025-03-13T17:11:00Z">
                  <w:rPr>
                    <w:vertAlign w:val="superscript"/>
                  </w:rPr>
                </w:rPrChange>
              </w:rPr>
              <w:t>1</w:t>
            </w:r>
          </w:p>
        </w:tc>
        <w:tc>
          <w:tcPr>
            <w:tcW w:w="567" w:type="dxa"/>
            <w:shd w:val="clear" w:color="FFFFFF" w:fill="FFFFFF"/>
            <w:textDirection w:val="btLr"/>
            <w:vAlign w:val="center"/>
          </w:tcPr>
          <w:p w14:paraId="64E93555" w14:textId="77777777" w:rsidR="00A66D76" w:rsidRPr="0070453F" w:rsidRDefault="00C835C6">
            <w:pPr>
              <w:pStyle w:val="OMDV"/>
              <w:jc w:val="left"/>
              <w:rPr>
                <w:b/>
                <w:bCs/>
                <w:shd w:val="clear" w:color="auto" w:fill="FFFFFF"/>
                <w:rPrChange w:id="7719" w:author="D.Kambarov" w:date="2025-03-13T17:11:00Z">
                  <w:rPr>
                    <w:shd w:val="clear" w:color="auto" w:fill="FFFFFF"/>
                  </w:rPr>
                </w:rPrChange>
              </w:rPr>
              <w:pPrChange w:id="7720" w:author="D.Kambarov" w:date="2025-03-13T17:11:00Z">
                <w:pPr>
                  <w:spacing w:after="0"/>
                  <w:jc w:val="center"/>
                </w:pPr>
              </w:pPrChange>
            </w:pPr>
            <w:r w:rsidRPr="0070453F">
              <w:rPr>
                <w:rFonts w:eastAsiaTheme="minorEastAsia"/>
                <w:b/>
                <w:bCs/>
                <w:i/>
                <w:iCs/>
                <w:lang w:val="en-US" w:eastAsia="fr-FR"/>
                <w:rPrChange w:id="7721" w:author="D.Kambarov" w:date="2025-03-13T17:11:00Z">
                  <w:rPr>
                    <w:rFonts w:eastAsiaTheme="minorEastAsia"/>
                    <w:i/>
                    <w:iCs/>
                    <w:lang w:val="en-US" w:eastAsia="fr-FR"/>
                  </w:rPr>
                </w:rPrChange>
              </w:rPr>
              <w:t>OMDV</w:t>
            </w:r>
            <w:r w:rsidRPr="0070453F">
              <w:rPr>
                <w:b/>
                <w:bCs/>
                <w:lang w:val="en-US"/>
                <w:rPrChange w:id="7722" w:author="D.Kambarov" w:date="2025-03-13T17:11:00Z">
                  <w:rPr>
                    <w:lang w:val="en-US"/>
                  </w:rPr>
                </w:rPrChange>
              </w:rPr>
              <w:t>_</w:t>
            </w:r>
            <w:r w:rsidRPr="0070453F">
              <w:rPr>
                <w:b/>
                <w:bCs/>
                <w:rPrChange w:id="7723" w:author="D.Kambarov" w:date="2025-03-13T17:11:00Z">
                  <w:rPr/>
                </w:rPrChange>
              </w:rPr>
              <w:t>Альбом</w:t>
            </w:r>
            <w:r w:rsidRPr="0070453F">
              <w:rPr>
                <w:b/>
                <w:bCs/>
                <w:vertAlign w:val="superscript"/>
                <w:rPrChange w:id="7724" w:author="D.Kambarov" w:date="2025-03-13T17:11:00Z">
                  <w:rPr>
                    <w:vertAlign w:val="superscript"/>
                  </w:rPr>
                </w:rPrChange>
              </w:rPr>
              <w:t>1</w:t>
            </w:r>
          </w:p>
        </w:tc>
        <w:tc>
          <w:tcPr>
            <w:tcW w:w="567" w:type="dxa"/>
            <w:shd w:val="clear" w:color="FFFFFF" w:fill="FFFFFF"/>
            <w:textDirection w:val="btLr"/>
            <w:vAlign w:val="center"/>
          </w:tcPr>
          <w:p w14:paraId="61AFFC82" w14:textId="77777777" w:rsidR="00A66D76" w:rsidRPr="0070453F" w:rsidRDefault="00C835C6">
            <w:pPr>
              <w:pStyle w:val="OMDV"/>
              <w:jc w:val="left"/>
              <w:rPr>
                <w:b/>
                <w:bCs/>
                <w:lang w:val="en-US"/>
                <w:rPrChange w:id="7725" w:author="D.Kambarov" w:date="2025-03-13T17:11:00Z">
                  <w:rPr>
                    <w:lang w:val="en-US"/>
                  </w:rPr>
                </w:rPrChange>
              </w:rPr>
              <w:pPrChange w:id="7726" w:author="D.Kambarov" w:date="2025-03-13T17:11:00Z">
                <w:pPr>
                  <w:spacing w:after="0"/>
                  <w:jc w:val="center"/>
                </w:pPr>
              </w:pPrChange>
            </w:pPr>
            <w:r w:rsidRPr="0070453F">
              <w:rPr>
                <w:rFonts w:eastAsiaTheme="minorEastAsia"/>
                <w:b/>
                <w:bCs/>
                <w:i/>
                <w:iCs/>
                <w:lang w:val="en-US" w:eastAsia="fr-FR"/>
                <w:rPrChange w:id="7727" w:author="D.Kambarov" w:date="2025-03-13T17:11:00Z">
                  <w:rPr>
                    <w:rFonts w:eastAsiaTheme="minorEastAsia"/>
                    <w:i/>
                    <w:iCs/>
                    <w:lang w:val="en-US" w:eastAsia="fr-FR"/>
                  </w:rPr>
                </w:rPrChange>
              </w:rPr>
              <w:t>OMDV</w:t>
            </w:r>
            <w:r w:rsidRPr="0070453F">
              <w:rPr>
                <w:b/>
                <w:bCs/>
                <w:lang w:val="en-US"/>
                <w:rPrChange w:id="7728" w:author="D.Kambarov" w:date="2025-03-13T17:11:00Z">
                  <w:rPr>
                    <w:lang w:val="en-US"/>
                  </w:rPr>
                </w:rPrChange>
              </w:rPr>
              <w:t>_</w:t>
            </w:r>
            <w:r w:rsidRPr="0070453F">
              <w:rPr>
                <w:b/>
                <w:bCs/>
                <w:rPrChange w:id="7729" w:author="D.Kambarov" w:date="2025-03-13T17:11:00Z">
                  <w:rPr/>
                </w:rPrChange>
              </w:rPr>
              <w:t>Высота</w:t>
            </w:r>
            <w:r w:rsidRPr="0070453F">
              <w:rPr>
                <w:b/>
                <w:bCs/>
                <w:vertAlign w:val="superscript"/>
                <w:rPrChange w:id="7730" w:author="D.Kambarov" w:date="2025-03-13T17:11:00Z">
                  <w:rPr>
                    <w:vertAlign w:val="superscript"/>
                  </w:rPr>
                </w:rPrChange>
              </w:rPr>
              <w:t>1</w:t>
            </w:r>
          </w:p>
        </w:tc>
        <w:tc>
          <w:tcPr>
            <w:tcW w:w="567" w:type="dxa"/>
            <w:shd w:val="clear" w:color="FFFFFF" w:fill="FFFFFF"/>
            <w:textDirection w:val="btLr"/>
            <w:vAlign w:val="center"/>
          </w:tcPr>
          <w:p w14:paraId="3776E004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731" w:author="D.Kambarov" w:date="2025-03-13T17:11:00Z">
                  <w:rPr/>
                </w:rPrChange>
              </w:rPr>
              <w:pPrChange w:id="7732" w:author="D.Kambarov" w:date="2025-03-13T17:11:00Z">
                <w:pPr>
                  <w:spacing w:after="0"/>
                  <w:jc w:val="center"/>
                </w:pPr>
              </w:pPrChange>
            </w:pPr>
            <w:r w:rsidRPr="0070453F">
              <w:rPr>
                <w:rFonts w:eastAsiaTheme="minorEastAsia"/>
                <w:b/>
                <w:bCs/>
                <w:i/>
                <w:iCs/>
                <w:lang w:val="en-US" w:eastAsia="fr-FR"/>
                <w:rPrChange w:id="7733" w:author="D.Kambarov" w:date="2025-03-13T17:11:00Z">
                  <w:rPr>
                    <w:rFonts w:eastAsiaTheme="minorEastAsia"/>
                    <w:i/>
                    <w:iCs/>
                    <w:lang w:val="en-US" w:eastAsia="fr-FR"/>
                  </w:rPr>
                </w:rPrChange>
              </w:rPr>
              <w:t>OMDV</w:t>
            </w:r>
            <w:r w:rsidRPr="0070453F">
              <w:rPr>
                <w:b/>
                <w:bCs/>
                <w:lang w:val="en-US"/>
                <w:rPrChange w:id="7734" w:author="D.Kambarov" w:date="2025-03-13T17:11:00Z">
                  <w:rPr>
                    <w:lang w:val="en-US"/>
                  </w:rPr>
                </w:rPrChange>
              </w:rPr>
              <w:t>_</w:t>
            </w:r>
            <w:r w:rsidRPr="0070453F">
              <w:rPr>
                <w:b/>
                <w:bCs/>
                <w:rPrChange w:id="7735" w:author="D.Kambarov" w:date="2025-03-13T17:11:00Z">
                  <w:rPr/>
                </w:rPrChange>
              </w:rPr>
              <w:t>Ширина</w:t>
            </w:r>
            <w:r w:rsidRPr="0070453F">
              <w:rPr>
                <w:b/>
                <w:bCs/>
                <w:vertAlign w:val="superscript"/>
                <w:rPrChange w:id="7736" w:author="D.Kambarov" w:date="2025-03-13T17:11:00Z">
                  <w:rPr>
                    <w:vertAlign w:val="superscript"/>
                  </w:rPr>
                </w:rPrChange>
              </w:rPr>
              <w:t>1</w:t>
            </w:r>
          </w:p>
        </w:tc>
        <w:tc>
          <w:tcPr>
            <w:tcW w:w="567" w:type="dxa"/>
            <w:shd w:val="clear" w:color="FFFFFF" w:fill="FFFFFF"/>
            <w:textDirection w:val="btLr"/>
            <w:vAlign w:val="center"/>
          </w:tcPr>
          <w:p w14:paraId="667CDCA8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737" w:author="D.Kambarov" w:date="2025-03-13T17:11:00Z">
                  <w:rPr/>
                </w:rPrChange>
              </w:rPr>
              <w:pPrChange w:id="7738" w:author="D.Kambarov" w:date="2025-03-13T17:11:00Z">
                <w:pPr>
                  <w:spacing w:after="0"/>
                  <w:jc w:val="center"/>
                </w:pPr>
              </w:pPrChange>
            </w:pPr>
            <w:r w:rsidRPr="0070453F">
              <w:rPr>
                <w:b/>
                <w:bCs/>
                <w:rPrChange w:id="7739" w:author="D.Kambarov" w:date="2025-03-13T17:11:00Z">
                  <w:rPr/>
                </w:rPrChange>
              </w:rPr>
              <w:t>Зона доступа</w:t>
            </w:r>
            <w:r w:rsidRPr="0070453F">
              <w:rPr>
                <w:b/>
                <w:bCs/>
                <w:vertAlign w:val="superscript"/>
                <w:rPrChange w:id="7740" w:author="D.Kambarov" w:date="2025-03-13T17:11:00Z">
                  <w:rPr>
                    <w:vertAlign w:val="superscript"/>
                  </w:rPr>
                </w:rPrChange>
              </w:rPr>
              <w:t>2</w:t>
            </w:r>
          </w:p>
        </w:tc>
      </w:tr>
      <w:tr w:rsidR="00A66D76" w14:paraId="496E775B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6A2B8617" w14:textId="77777777" w:rsidR="00A66D76" w:rsidRDefault="00C835C6">
            <w:pPr>
              <w:pStyle w:val="OMDV"/>
              <w:jc w:val="left"/>
              <w:pPrChange w:id="7741" w:author="D.Kambarov" w:date="2025-03-13T17:11:00Z">
                <w:pPr>
                  <w:spacing w:after="0"/>
                </w:pPr>
              </w:pPrChange>
            </w:pPr>
            <w:r>
              <w:t>Щиты и шкафы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22C41D6A" w14:textId="77777777" w:rsidR="00A66D76" w:rsidRDefault="00C835C6">
            <w:pPr>
              <w:pStyle w:val="OMDV"/>
              <w:pPrChange w:id="7742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58A9250D" w14:textId="77777777" w:rsidR="00A66D76" w:rsidRDefault="00C835C6">
            <w:pPr>
              <w:pStyle w:val="OMDV"/>
              <w:pPrChange w:id="7743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6BFF50BE" w14:textId="77777777" w:rsidR="00A66D76" w:rsidRDefault="00A66D76">
            <w:pPr>
              <w:pStyle w:val="OMDV"/>
              <w:pPrChange w:id="7744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3CC96DE1" w14:textId="77777777" w:rsidR="00A66D76" w:rsidRDefault="00C835C6">
            <w:pPr>
              <w:pStyle w:val="OMDV"/>
              <w:pPrChange w:id="7745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16891719" w14:textId="77777777" w:rsidR="00A66D76" w:rsidRDefault="00C835C6">
            <w:pPr>
              <w:pStyle w:val="OMDV"/>
              <w:pPrChange w:id="7746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2447E310" w14:textId="77777777" w:rsidR="00A66D76" w:rsidRDefault="00C835C6">
            <w:pPr>
              <w:pStyle w:val="OMDV"/>
              <w:pPrChange w:id="7747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14:paraId="74DEB380" w14:textId="77777777" w:rsidR="00A66D76" w:rsidRDefault="00C835C6">
            <w:pPr>
              <w:pStyle w:val="OMDV"/>
              <w:pPrChange w:id="7748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1E993BC6" w14:textId="77777777" w:rsidR="00A66D76" w:rsidRDefault="00C835C6">
            <w:pPr>
              <w:pStyle w:val="OMDV"/>
              <w:pPrChange w:id="7749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7796E196" w14:textId="77777777" w:rsidR="00A66D76" w:rsidRDefault="00C835C6">
            <w:pPr>
              <w:pStyle w:val="OMDV"/>
              <w:pPrChange w:id="7750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72591C58" w14:textId="77777777" w:rsidR="00A66D76" w:rsidRDefault="00C835C6">
            <w:pPr>
              <w:pStyle w:val="OMDV"/>
              <w:pPrChange w:id="7751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5FA148B0" w14:textId="77777777" w:rsidR="00A66D76" w:rsidRDefault="00C835C6">
            <w:pPr>
              <w:pStyle w:val="OMDV"/>
              <w:pPrChange w:id="7752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</w:tr>
      <w:tr w:rsidR="00A66D76" w14:paraId="1884E2E5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2DE5BBB8" w14:textId="77777777" w:rsidR="00A66D76" w:rsidRDefault="00C835C6">
            <w:pPr>
              <w:pStyle w:val="OMDV"/>
              <w:jc w:val="left"/>
              <w:pPrChange w:id="7753" w:author="D.Kambarov" w:date="2025-03-13T17:11:00Z">
                <w:pPr>
                  <w:spacing w:after="0"/>
                </w:pPr>
              </w:pPrChange>
            </w:pPr>
            <w:r>
              <w:rPr>
                <w:rFonts w:eastAsia="Times New Roman"/>
                <w:lang w:eastAsia="ru-RU"/>
              </w:rPr>
              <w:t>ГРЩ/ВРУ, УКРМ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615F5DA1" w14:textId="77777777" w:rsidR="00A66D76" w:rsidRDefault="00C835C6">
            <w:pPr>
              <w:pStyle w:val="OMDV"/>
              <w:pPrChange w:id="7754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2297D6E3" w14:textId="77777777" w:rsidR="00A66D76" w:rsidRDefault="00C835C6">
            <w:pPr>
              <w:pStyle w:val="OMDV"/>
              <w:pPrChange w:id="7755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361B7D6F" w14:textId="77777777" w:rsidR="00A66D76" w:rsidRDefault="00A66D76">
            <w:pPr>
              <w:pStyle w:val="OMDV"/>
              <w:pPrChange w:id="7756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57A7E34A" w14:textId="77777777" w:rsidR="00A66D76" w:rsidRDefault="00C835C6">
            <w:pPr>
              <w:pStyle w:val="OMDV"/>
              <w:pPrChange w:id="7757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5EC77129" w14:textId="77777777" w:rsidR="00A66D76" w:rsidRDefault="00C835C6">
            <w:pPr>
              <w:pStyle w:val="OMDV"/>
              <w:pPrChange w:id="7758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244D2596" w14:textId="77777777" w:rsidR="00A66D76" w:rsidRDefault="00C835C6">
            <w:pPr>
              <w:pStyle w:val="OMDV"/>
              <w:pPrChange w:id="7759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14:paraId="3EA7B05A" w14:textId="77777777" w:rsidR="00A66D76" w:rsidRDefault="00C835C6">
            <w:pPr>
              <w:pStyle w:val="OMDV"/>
              <w:pPrChange w:id="7760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422543C3" w14:textId="77777777" w:rsidR="00A66D76" w:rsidRDefault="00C835C6">
            <w:pPr>
              <w:pStyle w:val="OMDV"/>
              <w:pPrChange w:id="7761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2AA56C3A" w14:textId="77777777" w:rsidR="00A66D76" w:rsidRDefault="00C835C6">
            <w:pPr>
              <w:pStyle w:val="OMDV"/>
              <w:pPrChange w:id="7762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2735C57D" w14:textId="77777777" w:rsidR="00A66D76" w:rsidRDefault="00C835C6">
            <w:pPr>
              <w:pStyle w:val="OMDV"/>
              <w:pPrChange w:id="7763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54E60CC6" w14:textId="77777777" w:rsidR="00A66D76" w:rsidRDefault="00C835C6">
            <w:pPr>
              <w:pStyle w:val="OMDV"/>
              <w:pPrChange w:id="7764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</w:tr>
      <w:tr w:rsidR="00A66D76" w14:paraId="38BB7AAE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3D01324D" w14:textId="38906049" w:rsidR="00A66D76" w:rsidRDefault="00C835C6">
            <w:pPr>
              <w:pStyle w:val="OMDV"/>
              <w:jc w:val="left"/>
              <w:pPrChange w:id="7765" w:author="D.Kambarov" w:date="2025-03-13T17:11:00Z">
                <w:pPr>
                  <w:spacing w:after="0"/>
                </w:pPr>
              </w:pPrChange>
            </w:pPr>
            <w:r>
              <w:t>Кабельные лотки, короба, кабельные каналы</w:t>
            </w:r>
            <w:del w:id="7766" w:author="D.Kambarov" w:date="2025-03-13T11:18:00Z">
              <w:r w:rsidDel="004938CA">
                <w:delText>, трубы</w:delText>
              </w:r>
            </w:del>
          </w:p>
        </w:tc>
        <w:tc>
          <w:tcPr>
            <w:tcW w:w="585" w:type="dxa"/>
            <w:shd w:val="clear" w:color="FFFFFF" w:fill="FFFFFF"/>
            <w:vAlign w:val="center"/>
          </w:tcPr>
          <w:p w14:paraId="71F375E8" w14:textId="77777777" w:rsidR="00A66D76" w:rsidRDefault="00C835C6">
            <w:pPr>
              <w:pStyle w:val="OMDV"/>
              <w:pPrChange w:id="7767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23FF3F7E" w14:textId="77777777" w:rsidR="00A66D76" w:rsidRDefault="00C835C6">
            <w:pPr>
              <w:pStyle w:val="OMDV"/>
              <w:pPrChange w:id="7768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12338225" w14:textId="77777777" w:rsidR="00A66D76" w:rsidRDefault="00C835C6">
            <w:pPr>
              <w:pStyle w:val="OMDV"/>
              <w:pPrChange w:id="7769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5D146FD9" w14:textId="77777777" w:rsidR="00A66D76" w:rsidRDefault="00C835C6">
            <w:pPr>
              <w:pStyle w:val="OMDV"/>
              <w:pPrChange w:id="7770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413D0B0" w14:textId="77777777" w:rsidR="00A66D76" w:rsidRDefault="00C835C6">
            <w:pPr>
              <w:pStyle w:val="OMDV"/>
              <w:pPrChange w:id="7771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3739EF9E" w14:textId="77777777" w:rsidR="00A66D76" w:rsidRDefault="00C835C6">
            <w:pPr>
              <w:pStyle w:val="OMDV"/>
              <w:pPrChange w:id="7772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14:paraId="44AA47A8" w14:textId="77777777" w:rsidR="00A66D76" w:rsidRDefault="00A66D76">
            <w:pPr>
              <w:pStyle w:val="OMDV"/>
              <w:pPrChange w:id="7773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538BC7E7" w14:textId="77777777" w:rsidR="00A66D76" w:rsidRDefault="00C835C6">
            <w:pPr>
              <w:pStyle w:val="OMDV"/>
              <w:pPrChange w:id="7774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3480DAE3" w14:textId="77777777" w:rsidR="00A66D76" w:rsidRDefault="00A66D76">
            <w:pPr>
              <w:pStyle w:val="OMDV"/>
              <w:pPrChange w:id="7775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4E59F481" w14:textId="77777777" w:rsidR="00A66D76" w:rsidRDefault="00A66D76">
            <w:pPr>
              <w:pStyle w:val="OMDV"/>
              <w:pPrChange w:id="7776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6C05E1FC" w14:textId="77777777" w:rsidR="00A66D76" w:rsidRDefault="00A66D76">
            <w:pPr>
              <w:pStyle w:val="OMDV"/>
              <w:pPrChange w:id="7777" w:author="D.Kambarov" w:date="2025-03-13T17:11:00Z">
                <w:pPr>
                  <w:spacing w:after="0"/>
                  <w:jc w:val="center"/>
                </w:pPr>
              </w:pPrChange>
            </w:pPr>
          </w:p>
        </w:tc>
      </w:tr>
      <w:tr w:rsidR="00A66D76" w14:paraId="25E86799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0B5E420D" w14:textId="584F1398" w:rsidR="00A66D76" w:rsidRDefault="00C835C6">
            <w:pPr>
              <w:pStyle w:val="OMDV"/>
              <w:jc w:val="left"/>
              <w:rPr>
                <w:rStyle w:val="afff4"/>
                <w:rFonts w:cstheme="minorHAnsi"/>
                <w:i w:val="0"/>
                <w:iCs w:val="0"/>
              </w:rPr>
              <w:pPrChange w:id="7778" w:author="D.Kambarov" w:date="2025-03-13T17:11:00Z">
                <w:pPr>
                  <w:spacing w:after="0"/>
                </w:pPr>
              </w:pPrChange>
            </w:pPr>
            <w:r>
              <w:rPr>
                <w:rStyle w:val="afff4"/>
                <w:rFonts w:cstheme="minorHAnsi"/>
                <w:i w:val="0"/>
                <w:iCs w:val="0"/>
              </w:rPr>
              <w:t>Соединительные детали лотков, коробов, кабельных каналов</w:t>
            </w:r>
            <w:del w:id="7779" w:author="D.Kambarov" w:date="2025-03-13T11:18:00Z">
              <w:r w:rsidDel="004938CA">
                <w:rPr>
                  <w:rStyle w:val="afff4"/>
                  <w:rFonts w:cstheme="minorHAnsi"/>
                  <w:i w:val="0"/>
                  <w:iCs w:val="0"/>
                </w:rPr>
                <w:delText>, труб</w:delText>
              </w:r>
              <w:r w:rsidDel="004938CA">
                <w:rPr>
                  <w:i/>
                  <w:iCs/>
                  <w:vertAlign w:val="superscript"/>
                </w:rPr>
                <w:delText>1</w:delText>
              </w:r>
            </w:del>
          </w:p>
        </w:tc>
        <w:tc>
          <w:tcPr>
            <w:tcW w:w="585" w:type="dxa"/>
            <w:shd w:val="clear" w:color="FFFFFF" w:fill="FFFFFF"/>
            <w:vAlign w:val="center"/>
          </w:tcPr>
          <w:p w14:paraId="3A18A239" w14:textId="77777777" w:rsidR="00A66D76" w:rsidRDefault="00C835C6">
            <w:pPr>
              <w:pStyle w:val="OMDV"/>
              <w:pPrChange w:id="7780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5E1432B5" w14:textId="77777777" w:rsidR="00A66D76" w:rsidRDefault="00C835C6">
            <w:pPr>
              <w:pStyle w:val="OMDV"/>
              <w:pPrChange w:id="7781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47EA26F7" w14:textId="77777777" w:rsidR="00A66D76" w:rsidRDefault="00C835C6">
            <w:pPr>
              <w:pStyle w:val="OMDV"/>
              <w:pPrChange w:id="7782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CE5AA11" w14:textId="77777777" w:rsidR="00A66D76" w:rsidRDefault="00C835C6">
            <w:pPr>
              <w:pStyle w:val="OMDV"/>
              <w:pPrChange w:id="7783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11BA544D" w14:textId="77777777" w:rsidR="00A66D76" w:rsidRDefault="00C835C6">
            <w:pPr>
              <w:pStyle w:val="OMDV"/>
              <w:pPrChange w:id="7784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3440C6D8" w14:textId="77777777" w:rsidR="00A66D76" w:rsidRDefault="00C835C6">
            <w:pPr>
              <w:pStyle w:val="OMDV"/>
              <w:pPrChange w:id="7785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14:paraId="34192124" w14:textId="77777777" w:rsidR="00A66D76" w:rsidRDefault="00A66D76">
            <w:pPr>
              <w:pStyle w:val="OMDV"/>
              <w:pPrChange w:id="7786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43191F4B" w14:textId="77777777" w:rsidR="00A66D76" w:rsidRDefault="00C835C6">
            <w:pPr>
              <w:pStyle w:val="OMDV"/>
              <w:pPrChange w:id="7787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35D26972" w14:textId="77777777" w:rsidR="00A66D76" w:rsidRDefault="00A66D76">
            <w:pPr>
              <w:pStyle w:val="OMDV"/>
              <w:pPrChange w:id="7788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64241526" w14:textId="77777777" w:rsidR="00A66D76" w:rsidRDefault="00A66D76">
            <w:pPr>
              <w:pStyle w:val="OMDV"/>
              <w:pPrChange w:id="7789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574C51BB" w14:textId="77777777" w:rsidR="00A66D76" w:rsidRDefault="00A66D76">
            <w:pPr>
              <w:pStyle w:val="OMDV"/>
              <w:pPrChange w:id="7790" w:author="D.Kambarov" w:date="2025-03-13T17:11:00Z">
                <w:pPr>
                  <w:spacing w:after="0"/>
                  <w:jc w:val="center"/>
                </w:pPr>
              </w:pPrChange>
            </w:pPr>
          </w:p>
        </w:tc>
      </w:tr>
      <w:tr w:rsidR="00A66D76" w14:paraId="23E2AABD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5FDB2B4D" w14:textId="77777777" w:rsidR="00A66D76" w:rsidRDefault="00C835C6">
            <w:pPr>
              <w:pStyle w:val="OMDV"/>
              <w:jc w:val="left"/>
              <w:pPrChange w:id="7791" w:author="D.Kambarov" w:date="2025-03-13T17:11:00Z">
                <w:pPr>
                  <w:spacing w:after="0"/>
                </w:pPr>
              </w:pPrChange>
            </w:pPr>
            <w:r>
              <w:t>Коробки, выключатели, переключатели и розетки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6191730" w14:textId="77777777" w:rsidR="00A66D76" w:rsidRDefault="00C835C6">
            <w:pPr>
              <w:pStyle w:val="OMDV"/>
              <w:pPrChange w:id="7792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3B9B940F" w14:textId="77777777" w:rsidR="00A66D76" w:rsidRDefault="00C835C6">
            <w:pPr>
              <w:pStyle w:val="OMDV"/>
              <w:pPrChange w:id="7793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5A8BD498" w14:textId="77777777" w:rsidR="00A66D76" w:rsidRDefault="00A66D76">
            <w:pPr>
              <w:pStyle w:val="OMDV"/>
              <w:pPrChange w:id="7794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4167C08F" w14:textId="77777777" w:rsidR="00A66D76" w:rsidRDefault="00C835C6">
            <w:pPr>
              <w:pStyle w:val="OMDV"/>
              <w:pPrChange w:id="7795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4452F2A9" w14:textId="77777777" w:rsidR="00A66D76" w:rsidRDefault="00C835C6">
            <w:pPr>
              <w:pStyle w:val="OMDV"/>
              <w:pPrChange w:id="7796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3D340686" w14:textId="77777777" w:rsidR="00A66D76" w:rsidRDefault="00C835C6">
            <w:pPr>
              <w:pStyle w:val="OMDV"/>
              <w:pPrChange w:id="7797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14:paraId="0FEB2750" w14:textId="77777777" w:rsidR="00A66D76" w:rsidRDefault="00C835C6">
            <w:pPr>
              <w:pStyle w:val="OMDV"/>
              <w:pPrChange w:id="7798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4B4FD95D" w14:textId="77777777" w:rsidR="00A66D76" w:rsidRDefault="00C835C6">
            <w:pPr>
              <w:pStyle w:val="OMDV"/>
              <w:pPrChange w:id="7799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5152B28E" w14:textId="77777777" w:rsidR="00A66D76" w:rsidRDefault="00A66D76">
            <w:pPr>
              <w:pStyle w:val="OMDV"/>
              <w:pPrChange w:id="7800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6C98CF65" w14:textId="77777777" w:rsidR="00A66D76" w:rsidRDefault="00A66D76">
            <w:pPr>
              <w:pStyle w:val="OMDV"/>
              <w:pPrChange w:id="7801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3D593F6A" w14:textId="77777777" w:rsidR="00A66D76" w:rsidRDefault="00A66D76">
            <w:pPr>
              <w:pStyle w:val="OMDV"/>
              <w:pPrChange w:id="7802" w:author="D.Kambarov" w:date="2025-03-13T17:11:00Z">
                <w:pPr>
                  <w:spacing w:after="0"/>
                  <w:jc w:val="center"/>
                </w:pPr>
              </w:pPrChange>
            </w:pPr>
          </w:p>
        </w:tc>
      </w:tr>
      <w:tr w:rsidR="00A66D76" w14:paraId="515BC95A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49BCD759" w14:textId="77777777" w:rsidR="00A66D76" w:rsidRDefault="00C835C6">
            <w:pPr>
              <w:pStyle w:val="OMDV"/>
              <w:jc w:val="left"/>
              <w:pPrChange w:id="7803" w:author="D.Kambarov" w:date="2025-03-13T17:11:00Z">
                <w:pPr>
                  <w:spacing w:after="0"/>
                </w:pPr>
              </w:pPrChange>
            </w:pPr>
            <w:r>
              <w:rPr>
                <w:rFonts w:eastAsia="Times New Roman"/>
                <w:lang w:eastAsia="ru-RU"/>
              </w:rPr>
              <w:t>Светильники и источники света(в том числе светильники на фасаде при разработке раздела архитектурное освещение)</w:t>
            </w:r>
            <w:r>
              <w:rPr>
                <w:rFonts w:eastAsia="Times New Roman"/>
                <w:vertAlign w:val="superscript"/>
                <w:lang w:eastAsia="ru-RU"/>
              </w:rPr>
              <w:t xml:space="preserve"> 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6C9E3E22" w14:textId="77777777" w:rsidR="00A66D76" w:rsidRDefault="00C835C6">
            <w:pPr>
              <w:pStyle w:val="OMDV"/>
              <w:pPrChange w:id="7804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0DC27F2A" w14:textId="77777777" w:rsidR="00A66D76" w:rsidRDefault="00C835C6">
            <w:pPr>
              <w:pStyle w:val="OMDV"/>
              <w:pPrChange w:id="7805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9951571" w14:textId="77777777" w:rsidR="00A66D76" w:rsidRDefault="00A66D76">
            <w:pPr>
              <w:pStyle w:val="OMDV"/>
              <w:pPrChange w:id="7806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6764902D" w14:textId="77777777" w:rsidR="00A66D76" w:rsidRDefault="00C835C6">
            <w:pPr>
              <w:pStyle w:val="OMDV"/>
              <w:pPrChange w:id="7807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17FBFF91" w14:textId="77777777" w:rsidR="00A66D76" w:rsidRDefault="00C835C6">
            <w:pPr>
              <w:pStyle w:val="OMDV"/>
              <w:pPrChange w:id="7808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398822C3" w14:textId="77777777" w:rsidR="00A66D76" w:rsidRDefault="00C835C6">
            <w:pPr>
              <w:pStyle w:val="OMDV"/>
              <w:pPrChange w:id="7809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14:paraId="36AA5873" w14:textId="77777777" w:rsidR="00A66D76" w:rsidRDefault="00C835C6">
            <w:pPr>
              <w:pStyle w:val="OMDV"/>
              <w:pPrChange w:id="7810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401003CD" w14:textId="77777777" w:rsidR="00A66D76" w:rsidRDefault="00C835C6">
            <w:pPr>
              <w:pStyle w:val="OMDV"/>
              <w:pPrChange w:id="7811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416EA903" w14:textId="77777777" w:rsidR="00A66D76" w:rsidRDefault="00A66D76">
            <w:pPr>
              <w:pStyle w:val="OMDV"/>
              <w:pPrChange w:id="7812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4D56B440" w14:textId="77777777" w:rsidR="00A66D76" w:rsidRDefault="00A66D76">
            <w:pPr>
              <w:pStyle w:val="OMDV"/>
              <w:pPrChange w:id="7813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124DE520" w14:textId="77777777" w:rsidR="00A66D76" w:rsidRDefault="00A66D76">
            <w:pPr>
              <w:pStyle w:val="OMDV"/>
              <w:pPrChange w:id="7814" w:author="D.Kambarov" w:date="2025-03-13T17:11:00Z">
                <w:pPr>
                  <w:spacing w:after="0"/>
                  <w:jc w:val="center"/>
                </w:pPr>
              </w:pPrChange>
            </w:pPr>
          </w:p>
        </w:tc>
      </w:tr>
      <w:tr w:rsidR="00A66D76" w14:paraId="27FB9A89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49485B89" w14:textId="77777777" w:rsidR="00A66D76" w:rsidRDefault="00C835C6">
            <w:pPr>
              <w:pStyle w:val="OMDV"/>
              <w:jc w:val="left"/>
              <w:pPrChange w:id="7815" w:author="D.Kambarov" w:date="2025-03-13T17:11:00Z">
                <w:pPr>
                  <w:spacing w:after="0"/>
                </w:pPr>
              </w:pPrChange>
            </w:pPr>
            <w:r>
              <w:rPr>
                <w:rFonts w:eastAsia="Times New Roman"/>
                <w:lang w:eastAsia="ru-RU"/>
              </w:rPr>
              <w:t>Молниеприемники, проводники системы молниезащиты и заземления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7EC6870" w14:textId="77777777" w:rsidR="00A66D76" w:rsidRDefault="00C835C6">
            <w:pPr>
              <w:pStyle w:val="OMDV"/>
              <w:pPrChange w:id="7816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436F9071" w14:textId="77777777" w:rsidR="00A66D76" w:rsidRDefault="00C835C6">
            <w:pPr>
              <w:pStyle w:val="OMDV"/>
              <w:pPrChange w:id="7817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2A050D5A" w14:textId="77777777" w:rsidR="00A66D76" w:rsidRDefault="00A66D76">
            <w:pPr>
              <w:pStyle w:val="OMDV"/>
              <w:pPrChange w:id="7818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1EDE086B" w14:textId="77777777" w:rsidR="00A66D76" w:rsidRDefault="00C835C6">
            <w:pPr>
              <w:pStyle w:val="OMDV"/>
              <w:pPrChange w:id="7819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46F5B8BA" w14:textId="77777777" w:rsidR="00A66D76" w:rsidRDefault="00C835C6">
            <w:pPr>
              <w:pStyle w:val="OMDV"/>
              <w:pPrChange w:id="7820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5BBC98D3" w14:textId="77777777" w:rsidR="00A66D76" w:rsidRDefault="00C835C6">
            <w:pPr>
              <w:pStyle w:val="OMDV"/>
              <w:pPrChange w:id="7821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14:paraId="6D3FCE03" w14:textId="77777777" w:rsidR="00A66D76" w:rsidRDefault="00C835C6">
            <w:pPr>
              <w:pStyle w:val="OMDV"/>
              <w:pPrChange w:id="7822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43CF307E" w14:textId="77777777" w:rsidR="00A66D76" w:rsidRDefault="00C835C6">
            <w:pPr>
              <w:pStyle w:val="OMDV"/>
              <w:pPrChange w:id="7823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7E841EB9" w14:textId="77777777" w:rsidR="00A66D76" w:rsidRDefault="00A66D76">
            <w:pPr>
              <w:pStyle w:val="OMDV"/>
              <w:pPrChange w:id="7824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2D9B8DF4" w14:textId="77777777" w:rsidR="00A66D76" w:rsidRDefault="00A66D76">
            <w:pPr>
              <w:pStyle w:val="OMDV"/>
              <w:pPrChange w:id="7825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43A18F19" w14:textId="77777777" w:rsidR="00A66D76" w:rsidRDefault="00A66D76">
            <w:pPr>
              <w:pStyle w:val="OMDV"/>
              <w:pPrChange w:id="7826" w:author="D.Kambarov" w:date="2025-03-13T17:11:00Z">
                <w:pPr>
                  <w:spacing w:after="0"/>
                  <w:jc w:val="center"/>
                </w:pPr>
              </w:pPrChange>
            </w:pPr>
          </w:p>
        </w:tc>
      </w:tr>
      <w:tr w:rsidR="00A66D76" w14:paraId="02AE66C1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7A64352F" w14:textId="77777777" w:rsidR="00A66D76" w:rsidRDefault="00C835C6">
            <w:pPr>
              <w:pStyle w:val="OMDV"/>
              <w:jc w:val="left"/>
              <w:pPrChange w:id="7827" w:author="D.Kambarov" w:date="2025-03-13T17:11:00Z">
                <w:pPr>
                  <w:spacing w:after="0"/>
                </w:pPr>
              </w:pPrChange>
            </w:pPr>
            <w:r>
              <w:rPr>
                <w:rFonts w:eastAsia="Times New Roman"/>
                <w:lang w:eastAsia="ru-RU"/>
              </w:rPr>
              <w:t>Элементы конструкций и систем, оборудованные кабелями электрообогрева и снеготаяния</w:t>
            </w:r>
            <w:r>
              <w:rPr>
                <w:rFonts w:eastAsia="Times New Roman"/>
                <w:vertAlign w:val="superscript"/>
                <w:lang w:eastAsia="ru-RU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1594DD9" w14:textId="77777777" w:rsidR="00A66D76" w:rsidRDefault="00C835C6">
            <w:pPr>
              <w:pStyle w:val="OMDV"/>
              <w:pPrChange w:id="7828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0A0C6EC1" w14:textId="77777777" w:rsidR="00A66D76" w:rsidRDefault="00C835C6">
            <w:pPr>
              <w:pStyle w:val="OMDV"/>
              <w:pPrChange w:id="7829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1A018B67" w14:textId="77777777" w:rsidR="00A66D76" w:rsidRDefault="00A66D76">
            <w:pPr>
              <w:pStyle w:val="OMDV"/>
              <w:pPrChange w:id="7830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484DA51E" w14:textId="77777777" w:rsidR="00A66D76" w:rsidRDefault="00C835C6">
            <w:pPr>
              <w:pStyle w:val="OMDV"/>
              <w:pPrChange w:id="7831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65C43A4D" w14:textId="77777777" w:rsidR="00A66D76" w:rsidRDefault="00C835C6">
            <w:pPr>
              <w:pStyle w:val="OMDV"/>
              <w:pPrChange w:id="7832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33FD83F9" w14:textId="77777777" w:rsidR="00A66D76" w:rsidRDefault="00C835C6">
            <w:pPr>
              <w:pStyle w:val="OMDV"/>
              <w:pPrChange w:id="7833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14:paraId="1FBCC5CB" w14:textId="77777777" w:rsidR="00A66D76" w:rsidRDefault="00C835C6">
            <w:pPr>
              <w:pStyle w:val="OMDV"/>
              <w:pPrChange w:id="7834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27FCCA86" w14:textId="77777777" w:rsidR="00A66D76" w:rsidRDefault="00C835C6">
            <w:pPr>
              <w:pStyle w:val="OMDV"/>
              <w:pPrChange w:id="7835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27F23EFD" w14:textId="77777777" w:rsidR="00A66D76" w:rsidRDefault="00A66D76">
            <w:pPr>
              <w:pStyle w:val="OMDV"/>
              <w:pPrChange w:id="7836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13672E41" w14:textId="77777777" w:rsidR="00A66D76" w:rsidRDefault="00A66D76">
            <w:pPr>
              <w:pStyle w:val="OMDV"/>
              <w:pPrChange w:id="7837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78662BE2" w14:textId="77777777" w:rsidR="00A66D76" w:rsidRDefault="00A66D76">
            <w:pPr>
              <w:pStyle w:val="OMDV"/>
              <w:pPrChange w:id="7838" w:author="D.Kambarov" w:date="2025-03-13T17:11:00Z">
                <w:pPr>
                  <w:spacing w:after="0"/>
                  <w:jc w:val="center"/>
                </w:pPr>
              </w:pPrChange>
            </w:pPr>
          </w:p>
        </w:tc>
      </w:tr>
      <w:tr w:rsidR="00A66D76" w14:paraId="1A71E1BB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77A8B215" w14:textId="77777777" w:rsidR="00A66D76" w:rsidRDefault="00C835C6">
            <w:pPr>
              <w:pStyle w:val="OMDV"/>
              <w:jc w:val="left"/>
              <w:rPr>
                <w:rFonts w:eastAsia="Times New Roman"/>
                <w:lang w:eastAsia="ru-RU"/>
              </w:rPr>
              <w:pPrChange w:id="7839" w:author="D.Kambarov" w:date="2025-03-13T17:11:00Z">
                <w:pPr>
                  <w:spacing w:after="0"/>
                </w:pPr>
              </w:pPrChange>
            </w:pPr>
            <w:r>
              <w:rPr>
                <w:rFonts w:eastAsia="Times New Roman"/>
                <w:lang w:eastAsia="ru-RU"/>
              </w:rPr>
              <w:t>Шинопроводы</w:t>
            </w:r>
            <w:r>
              <w:rPr>
                <w:rFonts w:eastAsia="Times New Roman"/>
                <w:vertAlign w:val="superscript"/>
                <w:lang w:eastAsia="ru-RU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1DC4C3C6" w14:textId="77777777" w:rsidR="00A66D76" w:rsidRDefault="00C835C6">
            <w:pPr>
              <w:pStyle w:val="OMDV"/>
              <w:pPrChange w:id="7840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20973BF4" w14:textId="77777777" w:rsidR="00A66D76" w:rsidRDefault="00C835C6">
            <w:pPr>
              <w:pStyle w:val="OMDV"/>
              <w:pPrChange w:id="7841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64E3BBE2" w14:textId="77777777" w:rsidR="00A66D76" w:rsidRDefault="00A66D76">
            <w:pPr>
              <w:pStyle w:val="OMDV"/>
              <w:pPrChange w:id="7842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0FABA871" w14:textId="77777777" w:rsidR="00A66D76" w:rsidRDefault="00C835C6">
            <w:pPr>
              <w:pStyle w:val="OMDV"/>
              <w:pPrChange w:id="7843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4769BAA3" w14:textId="77777777" w:rsidR="00A66D76" w:rsidRDefault="00C835C6">
            <w:pPr>
              <w:pStyle w:val="OMDV"/>
              <w:pPrChange w:id="7844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3E29D2E9" w14:textId="77777777" w:rsidR="00A66D76" w:rsidRDefault="00C835C6">
            <w:pPr>
              <w:pStyle w:val="OMDV"/>
              <w:pPrChange w:id="7845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14:paraId="658D0A5C" w14:textId="77777777" w:rsidR="00A66D76" w:rsidRDefault="00C835C6">
            <w:pPr>
              <w:pStyle w:val="OMDV"/>
              <w:pPrChange w:id="7846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6ED363D4" w14:textId="77777777" w:rsidR="00A66D76" w:rsidRDefault="00C835C6">
            <w:pPr>
              <w:pStyle w:val="OMDV"/>
              <w:pPrChange w:id="7847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3EA9B83F" w14:textId="77777777" w:rsidR="00A66D76" w:rsidRDefault="00C835C6">
            <w:pPr>
              <w:pStyle w:val="OMDV"/>
              <w:pPrChange w:id="7848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100E2906" w14:textId="77777777" w:rsidR="00A66D76" w:rsidRDefault="00C835C6">
            <w:pPr>
              <w:pStyle w:val="OMDV"/>
              <w:pPrChange w:id="7849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0A488062" w14:textId="77777777" w:rsidR="00A66D76" w:rsidRDefault="00A66D76">
            <w:pPr>
              <w:pStyle w:val="OMDV"/>
              <w:pPrChange w:id="7850" w:author="D.Kambarov" w:date="2025-03-13T17:11:00Z">
                <w:pPr>
                  <w:spacing w:after="0"/>
                  <w:jc w:val="center"/>
                </w:pPr>
              </w:pPrChange>
            </w:pPr>
          </w:p>
        </w:tc>
      </w:tr>
      <w:tr w:rsidR="00A66D76" w14:paraId="3E242FD3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1DED8A45" w14:textId="77777777" w:rsidR="00A66D76" w:rsidRDefault="00C835C6">
            <w:pPr>
              <w:pStyle w:val="OMDV"/>
              <w:jc w:val="left"/>
              <w:rPr>
                <w:rFonts w:eastAsia="Times New Roman"/>
                <w:lang w:eastAsia="ru-RU"/>
              </w:rPr>
              <w:pPrChange w:id="7851" w:author="D.Kambarov" w:date="2025-03-13T17:11:00Z">
                <w:pPr>
                  <w:spacing w:after="0"/>
                </w:pPr>
              </w:pPrChange>
            </w:pPr>
            <w:r>
              <w:rPr>
                <w:rFonts w:eastAsia="Times New Roman"/>
                <w:lang w:eastAsia="ru-RU"/>
              </w:rPr>
              <w:t>Элементы крепления (консоли, кронштейны, подвесы и др.)*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3CDE298C" w14:textId="77777777" w:rsidR="00A66D76" w:rsidRDefault="00C835C6">
            <w:pPr>
              <w:pStyle w:val="OMDV"/>
              <w:pPrChange w:id="7852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31ECA758" w14:textId="77777777" w:rsidR="00A66D76" w:rsidRDefault="00C835C6">
            <w:pPr>
              <w:pStyle w:val="OMDV"/>
              <w:pPrChange w:id="7853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5EDC9962" w14:textId="77777777" w:rsidR="00A66D76" w:rsidRDefault="00A66D76">
            <w:pPr>
              <w:pStyle w:val="OMDV"/>
              <w:pPrChange w:id="7854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4FF52A34" w14:textId="77777777" w:rsidR="00A66D76" w:rsidRDefault="00C835C6">
            <w:pPr>
              <w:pStyle w:val="OMDV"/>
              <w:pPrChange w:id="7855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0B60F26C" w14:textId="77777777" w:rsidR="00A66D76" w:rsidRDefault="00C835C6">
            <w:pPr>
              <w:pStyle w:val="OMDV"/>
              <w:pPrChange w:id="7856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2140D16F" w14:textId="77777777" w:rsidR="00A66D76" w:rsidRDefault="00C835C6">
            <w:pPr>
              <w:pStyle w:val="OMDV"/>
              <w:pPrChange w:id="7857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14:paraId="4EAF4BA4" w14:textId="77777777" w:rsidR="00A66D76" w:rsidRDefault="00A66D76">
            <w:pPr>
              <w:pStyle w:val="OMDV"/>
              <w:pPrChange w:id="7858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35F5B4E3" w14:textId="77777777" w:rsidR="00A66D76" w:rsidRDefault="00C835C6">
            <w:pPr>
              <w:pStyle w:val="OMDV"/>
              <w:pPrChange w:id="7859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2E2927EE" w14:textId="77777777" w:rsidR="00A66D76" w:rsidRDefault="00A66D76">
            <w:pPr>
              <w:pStyle w:val="OMDV"/>
              <w:pPrChange w:id="7860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7BEDA987" w14:textId="77777777" w:rsidR="00A66D76" w:rsidRDefault="00A66D76">
            <w:pPr>
              <w:pStyle w:val="OMDV"/>
              <w:pPrChange w:id="7861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678D989A" w14:textId="77777777" w:rsidR="00A66D76" w:rsidRDefault="00A66D76">
            <w:pPr>
              <w:pStyle w:val="OMDV"/>
              <w:pPrChange w:id="7862" w:author="D.Kambarov" w:date="2025-03-13T17:11:00Z">
                <w:pPr>
                  <w:spacing w:after="0"/>
                  <w:jc w:val="center"/>
                </w:pPr>
              </w:pPrChange>
            </w:pPr>
          </w:p>
        </w:tc>
      </w:tr>
    </w:tbl>
    <w:p w14:paraId="0D4B905D" w14:textId="77777777" w:rsidR="00A66D76" w:rsidRDefault="00C835C6" w:rsidP="0070453F">
      <w:pPr>
        <w:spacing w:before="240" w:after="0"/>
        <w:ind w:left="0"/>
        <w:rPr>
          <w:rFonts w:cstheme="minorHAnsi"/>
          <w:b/>
        </w:rPr>
      </w:pPr>
      <w:r>
        <w:rPr>
          <w:rFonts w:eastAsiaTheme="minorEastAsia" w:cstheme="minorHAnsi"/>
          <w:b/>
          <w:u w:val="single"/>
        </w:rPr>
        <w:t xml:space="preserve">Определения системных параметров и параметров детализации даны в Разделе 9. </w:t>
      </w:r>
      <w:r>
        <w:rPr>
          <w:rFonts w:eastAsiaTheme="minorEastAsia" w:cstheme="minorHAnsi"/>
          <w:b/>
          <w:i/>
          <w:iCs/>
          <w:u w:val="single"/>
          <w:lang w:val="en-US"/>
        </w:rPr>
        <w:t>OMDV</w:t>
      </w:r>
      <w:r>
        <w:rPr>
          <w:rFonts w:eastAsiaTheme="minorEastAsia" w:cstheme="minorHAnsi"/>
          <w:b/>
          <w:u w:val="single"/>
        </w:rPr>
        <w:t>-параметров информатизации даны в Приложении 1.</w:t>
      </w:r>
    </w:p>
    <w:p w14:paraId="26EE0A0A" w14:textId="77777777" w:rsidR="00A66D76" w:rsidRDefault="00C835C6" w:rsidP="0070453F">
      <w:pPr>
        <w:spacing w:before="240" w:after="0"/>
        <w:ind w:left="0"/>
        <w:rPr>
          <w:rFonts w:cstheme="minorHAnsi"/>
          <w:highlight w:val="yellow"/>
        </w:rPr>
      </w:pPr>
      <w:r>
        <w:rPr>
          <w:rFonts w:eastAsiaTheme="minorEastAsia" w:cstheme="minorHAnsi"/>
          <w:b/>
        </w:rPr>
        <w:t xml:space="preserve">Примечание 1: </w:t>
      </w:r>
      <w:r>
        <w:rPr>
          <w:rFonts w:eastAsiaTheme="minorEastAsia" w:cstheme="minorHAnsi"/>
        </w:rPr>
        <w:t>Только для стадии РД</w:t>
      </w:r>
    </w:p>
    <w:p w14:paraId="1503FBB3" w14:textId="77777777" w:rsidR="00A66D76" w:rsidRDefault="00C835C6" w:rsidP="0070453F">
      <w:pPr>
        <w:spacing w:after="0"/>
        <w:ind w:left="0"/>
        <w:rPr>
          <w:rFonts w:eastAsiaTheme="minorEastAsia" w:cstheme="minorHAnsi"/>
        </w:rPr>
      </w:pPr>
      <w:r>
        <w:rPr>
          <w:rFonts w:eastAsiaTheme="minorEastAsia" w:cstheme="minorHAnsi"/>
          <w:b/>
        </w:rPr>
        <w:t xml:space="preserve">Примечание 2: </w:t>
      </w:r>
      <w:r>
        <w:rPr>
          <w:rFonts w:eastAsiaTheme="minorEastAsia" w:cstheme="minorHAnsi"/>
        </w:rPr>
        <w:t xml:space="preserve">Зона доступа должна быть выполнена в соответствующей подкатегории «Зона доступа» для опционального отключения отображения </w:t>
      </w:r>
    </w:p>
    <w:p w14:paraId="54DBC23D" w14:textId="77777777" w:rsidR="00A66D76" w:rsidRDefault="00C835C6" w:rsidP="0070453F">
      <w:pPr>
        <w:spacing w:after="0"/>
        <w:ind w:left="0"/>
        <w:rPr>
          <w:rFonts w:eastAsiaTheme="minorEastAsia" w:cstheme="minorHAnsi"/>
        </w:rPr>
      </w:pPr>
      <w:r>
        <w:rPr>
          <w:rFonts w:eastAsiaTheme="minorEastAsia" w:cstheme="minorHAnsi"/>
          <w:b/>
        </w:rPr>
        <w:t>*</w:t>
      </w:r>
      <w:r>
        <w:rPr>
          <w:rFonts w:eastAsiaTheme="minorEastAsia" w:cstheme="minorHAnsi"/>
        </w:rPr>
        <w:t xml:space="preserve"> Заполнить параметры в случае моделирования элементов</w:t>
      </w:r>
    </w:p>
    <w:p w14:paraId="0DB7918E" w14:textId="77777777" w:rsidR="00A66D76" w:rsidRDefault="00C835C6">
      <w:pPr>
        <w:rPr>
          <w:rFonts w:cstheme="minorHAnsi"/>
        </w:rPr>
      </w:pPr>
      <w:r>
        <w:rPr>
          <w:rFonts w:cstheme="minorHAnsi"/>
        </w:rPr>
        <w:br w:type="page" w:clear="all"/>
      </w:r>
    </w:p>
    <w:p w14:paraId="56579D92" w14:textId="77777777" w:rsidR="00A66D76" w:rsidRDefault="00C835C6">
      <w:pPr>
        <w:pStyle w:val="af1"/>
        <w:numPr>
          <w:ilvl w:val="2"/>
          <w:numId w:val="2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709" w:hanging="709"/>
        <w:rPr>
          <w:rFonts w:cstheme="minorHAnsi"/>
        </w:rPr>
        <w:pPrChange w:id="7863" w:author="D.Kambarov" w:date="2025-03-13T13:33:00Z">
          <w:pPr>
            <w:pStyle w:val="af1"/>
            <w:numPr>
              <w:ilvl w:val="2"/>
              <w:numId w:val="32"/>
            </w:num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ind w:hanging="720"/>
          </w:pPr>
        </w:pPrChange>
      </w:pPr>
      <w:r>
        <w:rPr>
          <w:rFonts w:cstheme="minorHAnsi"/>
          <w:b/>
          <w:bCs/>
        </w:rPr>
        <w:t>Разделы:</w:t>
      </w:r>
      <w:r>
        <w:rPr>
          <w:rFonts w:cstheme="minorHAnsi"/>
        </w:rPr>
        <w:t xml:space="preserve"> Телефония, Радиофикация, Телеприем (РТ). Структурированные кабельные сети (СКС). Комплексная автоматизация (АК). Видеонаблюдение (ВН). Охранная сигнализация (ОС). Система контроля и учета доступа (СКУД)</w:t>
      </w:r>
    </w:p>
    <w:tbl>
      <w:tblPr>
        <w:tblW w:w="100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3544"/>
        <w:gridCol w:w="585"/>
        <w:gridCol w:w="585"/>
        <w:gridCol w:w="585"/>
        <w:gridCol w:w="585"/>
        <w:gridCol w:w="585"/>
        <w:gridCol w:w="585"/>
        <w:gridCol w:w="761"/>
        <w:gridCol w:w="567"/>
        <w:gridCol w:w="567"/>
        <w:gridCol w:w="567"/>
        <w:gridCol w:w="567"/>
      </w:tblGrid>
      <w:tr w:rsidR="00A66D76" w14:paraId="13C33187" w14:textId="77777777">
        <w:trPr>
          <w:cantSplit/>
          <w:trHeight w:val="2767"/>
        </w:trPr>
        <w:tc>
          <w:tcPr>
            <w:tcW w:w="3544" w:type="dxa"/>
            <w:shd w:val="clear" w:color="FFFFFF" w:fill="FFFFFF"/>
            <w:vAlign w:val="center"/>
          </w:tcPr>
          <w:p w14:paraId="7A44D196" w14:textId="16164E2A" w:rsidR="00A66D76" w:rsidRPr="0070453F" w:rsidRDefault="00C835C6">
            <w:pPr>
              <w:pStyle w:val="OMDV"/>
              <w:rPr>
                <w:b/>
                <w:bCs/>
                <w:rPrChange w:id="7864" w:author="D.Kambarov" w:date="2025-03-13T17:11:00Z">
                  <w:rPr>
                    <w:bCs/>
                  </w:rPr>
                </w:rPrChange>
              </w:rPr>
              <w:pPrChange w:id="7865" w:author="D.Kambarov" w:date="2025-03-13T17:11:00Z">
                <w:pPr>
                  <w:spacing w:after="0"/>
                  <w:jc w:val="center"/>
                </w:pPr>
              </w:pPrChange>
            </w:pPr>
            <w:r w:rsidRPr="0070453F">
              <w:rPr>
                <w:b/>
                <w:bCs/>
                <w:rPrChange w:id="7866" w:author="D.Kambarov" w:date="2025-03-13T17:11:00Z">
                  <w:rPr/>
                </w:rPrChange>
              </w:rPr>
              <w:t>Элементы модели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14:paraId="3D2968BE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867" w:author="D.Kambarov" w:date="2025-03-13T17:11:00Z">
                  <w:rPr>
                    <w:bCs/>
                  </w:rPr>
                </w:rPrChange>
              </w:rPr>
              <w:pPrChange w:id="7868" w:author="D.Kambarov" w:date="2025-03-13T17:11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b/>
                <w:bCs/>
                <w:rPrChange w:id="7869" w:author="D.Kambarov" w:date="2025-03-13T17:11:00Z">
                  <w:rPr/>
                </w:rPrChange>
              </w:rPr>
              <w:t>Точный габарит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14:paraId="78A42799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870" w:author="D.Kambarov" w:date="2025-03-13T17:11:00Z">
                  <w:rPr>
                    <w:bCs/>
                  </w:rPr>
                </w:rPrChange>
              </w:rPr>
              <w:pPrChange w:id="7871" w:author="D.Kambarov" w:date="2025-03-13T17:11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b/>
                <w:bCs/>
                <w:rPrChange w:id="7872" w:author="D.Kambarov" w:date="2025-03-13T17:11:00Z">
                  <w:rPr/>
                </w:rPrChange>
              </w:rPr>
              <w:t>Точное положение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14:paraId="4C900BF9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873" w:author="D.Kambarov" w:date="2025-03-13T17:11:00Z">
                  <w:rPr/>
                </w:rPrChange>
              </w:rPr>
              <w:pPrChange w:id="7874" w:author="D.Kambarov" w:date="2025-03-13T17:11:00Z">
                <w:pPr/>
              </w:pPrChange>
            </w:pPr>
            <w:r w:rsidRPr="0070453F">
              <w:rPr>
                <w:b/>
                <w:bCs/>
                <w:rPrChange w:id="7875" w:author="D.Kambarov" w:date="2025-03-13T17:11:00Z">
                  <w:rPr/>
                </w:rPrChange>
              </w:rPr>
              <w:t xml:space="preserve">  Материал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14:paraId="4D281ECE" w14:textId="77777777" w:rsidR="00A66D76" w:rsidRPr="0070453F" w:rsidRDefault="00C835C6">
            <w:pPr>
              <w:pStyle w:val="OMDV"/>
              <w:jc w:val="left"/>
              <w:rPr>
                <w:b/>
                <w:bCs/>
                <w:sz w:val="20"/>
                <w:rPrChange w:id="7876" w:author="D.Kambarov" w:date="2025-03-13T17:11:00Z">
                  <w:rPr>
                    <w:sz w:val="20"/>
                  </w:rPr>
                </w:rPrChange>
              </w:rPr>
              <w:pPrChange w:id="7877" w:author="D.Kambarov" w:date="2025-03-13T17:11:00Z">
                <w:pPr/>
              </w:pPrChange>
            </w:pPr>
            <w:r w:rsidRPr="0070453F">
              <w:rPr>
                <w:b/>
                <w:bCs/>
                <w:sz w:val="20"/>
                <w:rPrChange w:id="7878" w:author="D.Kambarov" w:date="2025-03-13T17:11:00Z">
                  <w:rPr>
                    <w:sz w:val="20"/>
                  </w:rPr>
                </w:rPrChange>
              </w:rPr>
              <w:t xml:space="preserve">  </w:t>
            </w:r>
            <w:r w:rsidRPr="0070453F">
              <w:rPr>
                <w:rFonts w:eastAsiaTheme="minorEastAsia"/>
                <w:b/>
                <w:bCs/>
                <w:i/>
                <w:iCs/>
                <w:sz w:val="20"/>
                <w:lang w:val="en-US" w:eastAsia="fr-FR"/>
                <w:rPrChange w:id="7879" w:author="D.Kambarov" w:date="2025-03-13T17:11:00Z">
                  <w:rPr>
                    <w:rFonts w:eastAsiaTheme="minorEastAsia"/>
                    <w:i/>
                    <w:iCs/>
                    <w:sz w:val="20"/>
                    <w:lang w:val="en-US" w:eastAsia="fr-FR"/>
                  </w:rPr>
                </w:rPrChange>
              </w:rPr>
              <w:t>OMDV</w:t>
            </w:r>
            <w:r w:rsidRPr="0070453F">
              <w:rPr>
                <w:b/>
                <w:bCs/>
                <w:sz w:val="20"/>
                <w:lang w:val="en-US"/>
                <w:rPrChange w:id="7880" w:author="D.Kambarov" w:date="2025-03-13T17:11:00Z">
                  <w:rPr>
                    <w:sz w:val="20"/>
                    <w:lang w:val="en-US"/>
                  </w:rPr>
                </w:rPrChange>
              </w:rPr>
              <w:t>_</w:t>
            </w:r>
            <w:r w:rsidRPr="0070453F">
              <w:rPr>
                <w:b/>
                <w:bCs/>
                <w:sz w:val="20"/>
                <w:rPrChange w:id="7881" w:author="D.Kambarov" w:date="2025-03-13T17:11:00Z">
                  <w:rPr>
                    <w:sz w:val="20"/>
                  </w:rPr>
                </w:rPrChange>
              </w:rPr>
              <w:t>Группа конструкций</w:t>
            </w:r>
            <w:r w:rsidRPr="0070453F">
              <w:rPr>
                <w:b/>
                <w:bCs/>
                <w:sz w:val="20"/>
                <w:vertAlign w:val="superscript"/>
                <w:rPrChange w:id="7882" w:author="D.Kambarov" w:date="2025-03-13T17:11:00Z">
                  <w:rPr>
                    <w:sz w:val="20"/>
                    <w:vertAlign w:val="superscript"/>
                  </w:rPr>
                </w:rPrChange>
              </w:rPr>
              <w:t>1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14:paraId="1732AC64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883" w:author="D.Kambarov" w:date="2025-03-13T17:11:00Z">
                  <w:rPr/>
                </w:rPrChange>
              </w:rPr>
              <w:pPrChange w:id="7884" w:author="D.Kambarov" w:date="2025-03-13T17:11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rFonts w:eastAsiaTheme="minorEastAsia"/>
                <w:b/>
                <w:bCs/>
                <w:i/>
                <w:iCs/>
                <w:lang w:val="en-US" w:eastAsia="fr-FR"/>
                <w:rPrChange w:id="7885" w:author="D.Kambarov" w:date="2025-03-13T17:11:00Z">
                  <w:rPr>
                    <w:rFonts w:eastAsiaTheme="minorEastAsia"/>
                    <w:i/>
                    <w:iCs/>
                    <w:lang w:val="en-US" w:eastAsia="fr-FR"/>
                  </w:rPr>
                </w:rPrChange>
              </w:rPr>
              <w:t>OMDV</w:t>
            </w:r>
            <w:r w:rsidRPr="0070453F">
              <w:rPr>
                <w:b/>
                <w:bCs/>
                <w:lang w:val="en-US"/>
                <w:rPrChange w:id="7886" w:author="D.Kambarov" w:date="2025-03-13T17:11:00Z">
                  <w:rPr>
                    <w:lang w:val="en-US"/>
                  </w:rPr>
                </w:rPrChange>
              </w:rPr>
              <w:t>_</w:t>
            </w:r>
            <w:r w:rsidRPr="0070453F">
              <w:rPr>
                <w:b/>
                <w:bCs/>
                <w:rPrChange w:id="7887" w:author="D.Kambarov" w:date="2025-03-13T17:11:00Z">
                  <w:rPr/>
                </w:rPrChange>
              </w:rPr>
              <w:t>Номер этажа</w:t>
            </w:r>
            <w:r w:rsidRPr="0070453F">
              <w:rPr>
                <w:b/>
                <w:bCs/>
                <w:vertAlign w:val="superscript"/>
                <w:rPrChange w:id="7888" w:author="D.Kambarov" w:date="2025-03-13T17:11:00Z">
                  <w:rPr>
                    <w:vertAlign w:val="superscript"/>
                  </w:rPr>
                </w:rPrChange>
              </w:rPr>
              <w:t>1</w:t>
            </w:r>
          </w:p>
        </w:tc>
        <w:tc>
          <w:tcPr>
            <w:tcW w:w="585" w:type="dxa"/>
            <w:shd w:val="clear" w:color="FFFFFF" w:fill="FFFFFF"/>
            <w:textDirection w:val="btLr"/>
            <w:vAlign w:val="center"/>
          </w:tcPr>
          <w:p w14:paraId="0E0C2CDB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889" w:author="D.Kambarov" w:date="2025-03-13T17:11:00Z">
                  <w:rPr/>
                </w:rPrChange>
              </w:rPr>
              <w:pPrChange w:id="7890" w:author="D.Kambarov" w:date="2025-03-13T17:11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rFonts w:eastAsiaTheme="minorEastAsia"/>
                <w:b/>
                <w:bCs/>
                <w:i/>
                <w:iCs/>
                <w:lang w:val="en-US" w:eastAsia="fr-FR"/>
                <w:rPrChange w:id="7891" w:author="D.Kambarov" w:date="2025-03-13T17:11:00Z">
                  <w:rPr>
                    <w:rFonts w:eastAsiaTheme="minorEastAsia"/>
                    <w:i/>
                    <w:iCs/>
                    <w:lang w:val="en-US" w:eastAsia="fr-FR"/>
                  </w:rPr>
                </w:rPrChange>
              </w:rPr>
              <w:t>OMDV</w:t>
            </w:r>
            <w:r w:rsidRPr="0070453F">
              <w:rPr>
                <w:b/>
                <w:bCs/>
                <w:lang w:val="en-US"/>
                <w:rPrChange w:id="7892" w:author="D.Kambarov" w:date="2025-03-13T17:11:00Z">
                  <w:rPr>
                    <w:lang w:val="en-US"/>
                  </w:rPr>
                </w:rPrChange>
              </w:rPr>
              <w:t>_</w:t>
            </w:r>
            <w:r w:rsidRPr="0070453F">
              <w:rPr>
                <w:b/>
                <w:bCs/>
                <w:rPrChange w:id="7893" w:author="D.Kambarov" w:date="2025-03-13T17:11:00Z">
                  <w:rPr/>
                </w:rPrChange>
              </w:rPr>
              <w:t>Секция</w:t>
            </w:r>
            <w:r w:rsidRPr="0070453F">
              <w:rPr>
                <w:b/>
                <w:bCs/>
                <w:vertAlign w:val="superscript"/>
                <w:rPrChange w:id="7894" w:author="D.Kambarov" w:date="2025-03-13T17:11:00Z">
                  <w:rPr>
                    <w:vertAlign w:val="superscript"/>
                  </w:rPr>
                </w:rPrChange>
              </w:rPr>
              <w:t>1</w:t>
            </w:r>
          </w:p>
        </w:tc>
        <w:tc>
          <w:tcPr>
            <w:tcW w:w="761" w:type="dxa"/>
            <w:shd w:val="clear" w:color="FFFFFF" w:fill="FFFFFF"/>
            <w:textDirection w:val="btLr"/>
            <w:vAlign w:val="center"/>
          </w:tcPr>
          <w:p w14:paraId="04218DB4" w14:textId="77777777" w:rsidR="00A66D76" w:rsidRPr="0070453F" w:rsidRDefault="00C835C6">
            <w:pPr>
              <w:pStyle w:val="OMDV"/>
              <w:jc w:val="left"/>
              <w:rPr>
                <w:b/>
                <w:bCs/>
                <w:lang w:val="en-US"/>
                <w:rPrChange w:id="7895" w:author="D.Kambarov" w:date="2025-03-13T17:11:00Z">
                  <w:rPr>
                    <w:lang w:val="en-US"/>
                  </w:rPr>
                </w:rPrChange>
              </w:rPr>
              <w:pPrChange w:id="7896" w:author="D.Kambarov" w:date="2025-03-13T17:11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rFonts w:eastAsiaTheme="minorEastAsia"/>
                <w:b/>
                <w:bCs/>
                <w:i/>
                <w:iCs/>
                <w:lang w:val="en-US" w:eastAsia="fr-FR"/>
                <w:rPrChange w:id="7897" w:author="D.Kambarov" w:date="2025-03-13T17:11:00Z">
                  <w:rPr>
                    <w:rFonts w:eastAsiaTheme="minorEastAsia"/>
                    <w:i/>
                    <w:iCs/>
                    <w:lang w:val="en-US" w:eastAsia="fr-FR"/>
                  </w:rPr>
                </w:rPrChange>
              </w:rPr>
              <w:t>OMDV</w:t>
            </w:r>
            <w:r w:rsidRPr="0070453F">
              <w:rPr>
                <w:b/>
                <w:bCs/>
                <w:rPrChange w:id="7898" w:author="D.Kambarov" w:date="2025-03-13T17:11:00Z">
                  <w:rPr/>
                </w:rPrChange>
              </w:rPr>
              <w:t>_Наименование системы</w:t>
            </w:r>
            <w:r w:rsidRPr="0070453F">
              <w:rPr>
                <w:b/>
                <w:bCs/>
                <w:vertAlign w:val="superscript"/>
                <w:rPrChange w:id="7899" w:author="D.Kambarov" w:date="2025-03-13T17:11:00Z">
                  <w:rPr>
                    <w:vertAlign w:val="superscript"/>
                  </w:rPr>
                </w:rPrChange>
              </w:rPr>
              <w:t>1</w:t>
            </w:r>
          </w:p>
        </w:tc>
        <w:tc>
          <w:tcPr>
            <w:tcW w:w="567" w:type="dxa"/>
            <w:shd w:val="clear" w:color="FFFFFF" w:fill="FFFFFF"/>
            <w:textDirection w:val="btLr"/>
            <w:vAlign w:val="center"/>
          </w:tcPr>
          <w:p w14:paraId="1645D217" w14:textId="77777777" w:rsidR="00A66D76" w:rsidRPr="0070453F" w:rsidRDefault="00C835C6">
            <w:pPr>
              <w:pStyle w:val="OMDV"/>
              <w:jc w:val="left"/>
              <w:rPr>
                <w:b/>
                <w:bCs/>
                <w:shd w:val="clear" w:color="auto" w:fill="FFFFFF"/>
                <w:rPrChange w:id="7900" w:author="D.Kambarov" w:date="2025-03-13T17:11:00Z">
                  <w:rPr>
                    <w:shd w:val="clear" w:color="auto" w:fill="FFFFFF"/>
                  </w:rPr>
                </w:rPrChange>
              </w:rPr>
              <w:pPrChange w:id="7901" w:author="D.Kambarov" w:date="2025-03-13T17:11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rFonts w:eastAsiaTheme="minorEastAsia"/>
                <w:b/>
                <w:bCs/>
                <w:i/>
                <w:iCs/>
                <w:lang w:val="en-US" w:eastAsia="fr-FR"/>
                <w:rPrChange w:id="7902" w:author="D.Kambarov" w:date="2025-03-13T17:11:00Z">
                  <w:rPr>
                    <w:rFonts w:eastAsiaTheme="minorEastAsia"/>
                    <w:i/>
                    <w:iCs/>
                    <w:lang w:val="en-US" w:eastAsia="fr-FR"/>
                  </w:rPr>
                </w:rPrChange>
              </w:rPr>
              <w:t>OMDV</w:t>
            </w:r>
            <w:r w:rsidRPr="0070453F">
              <w:rPr>
                <w:b/>
                <w:bCs/>
                <w:lang w:val="en-US"/>
                <w:rPrChange w:id="7903" w:author="D.Kambarov" w:date="2025-03-13T17:11:00Z">
                  <w:rPr>
                    <w:lang w:val="en-US"/>
                  </w:rPr>
                </w:rPrChange>
              </w:rPr>
              <w:t>_</w:t>
            </w:r>
            <w:r w:rsidRPr="0070453F">
              <w:rPr>
                <w:b/>
                <w:bCs/>
                <w:rPrChange w:id="7904" w:author="D.Kambarov" w:date="2025-03-13T17:11:00Z">
                  <w:rPr/>
                </w:rPrChange>
              </w:rPr>
              <w:t>Альбом</w:t>
            </w:r>
            <w:r w:rsidRPr="0070453F">
              <w:rPr>
                <w:b/>
                <w:bCs/>
                <w:vertAlign w:val="superscript"/>
                <w:rPrChange w:id="7905" w:author="D.Kambarov" w:date="2025-03-13T17:11:00Z">
                  <w:rPr>
                    <w:vertAlign w:val="superscript"/>
                  </w:rPr>
                </w:rPrChange>
              </w:rPr>
              <w:t>1</w:t>
            </w:r>
          </w:p>
        </w:tc>
        <w:tc>
          <w:tcPr>
            <w:tcW w:w="567" w:type="dxa"/>
            <w:shd w:val="clear" w:color="FFFFFF" w:fill="FFFFFF"/>
            <w:textDirection w:val="btLr"/>
            <w:vAlign w:val="center"/>
          </w:tcPr>
          <w:p w14:paraId="0F996977" w14:textId="77777777" w:rsidR="00A66D76" w:rsidRPr="0070453F" w:rsidRDefault="00C835C6">
            <w:pPr>
              <w:pStyle w:val="OMDV"/>
              <w:jc w:val="left"/>
              <w:rPr>
                <w:b/>
                <w:bCs/>
                <w:lang w:val="en-US"/>
                <w:rPrChange w:id="7906" w:author="D.Kambarov" w:date="2025-03-13T17:11:00Z">
                  <w:rPr>
                    <w:lang w:val="en-US"/>
                  </w:rPr>
                </w:rPrChange>
              </w:rPr>
              <w:pPrChange w:id="7907" w:author="D.Kambarov" w:date="2025-03-13T17:11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rFonts w:eastAsiaTheme="minorEastAsia"/>
                <w:b/>
                <w:bCs/>
                <w:i/>
                <w:iCs/>
                <w:lang w:val="en-US" w:eastAsia="fr-FR"/>
                <w:rPrChange w:id="7908" w:author="D.Kambarov" w:date="2025-03-13T17:11:00Z">
                  <w:rPr>
                    <w:rFonts w:eastAsiaTheme="minorEastAsia"/>
                    <w:i/>
                    <w:iCs/>
                    <w:lang w:val="en-US" w:eastAsia="fr-FR"/>
                  </w:rPr>
                </w:rPrChange>
              </w:rPr>
              <w:t>OMDV</w:t>
            </w:r>
            <w:r w:rsidRPr="0070453F">
              <w:rPr>
                <w:b/>
                <w:bCs/>
                <w:lang w:val="en-US"/>
                <w:rPrChange w:id="7909" w:author="D.Kambarov" w:date="2025-03-13T17:11:00Z">
                  <w:rPr>
                    <w:lang w:val="en-US"/>
                  </w:rPr>
                </w:rPrChange>
              </w:rPr>
              <w:t>_</w:t>
            </w:r>
            <w:r w:rsidRPr="0070453F">
              <w:rPr>
                <w:b/>
                <w:bCs/>
                <w:rPrChange w:id="7910" w:author="D.Kambarov" w:date="2025-03-13T17:11:00Z">
                  <w:rPr/>
                </w:rPrChange>
              </w:rPr>
              <w:t>Высота</w:t>
            </w:r>
            <w:r w:rsidRPr="0070453F">
              <w:rPr>
                <w:b/>
                <w:bCs/>
                <w:vertAlign w:val="superscript"/>
                <w:rPrChange w:id="7911" w:author="D.Kambarov" w:date="2025-03-13T17:11:00Z">
                  <w:rPr>
                    <w:vertAlign w:val="superscript"/>
                  </w:rPr>
                </w:rPrChange>
              </w:rPr>
              <w:t>1</w:t>
            </w:r>
          </w:p>
        </w:tc>
        <w:tc>
          <w:tcPr>
            <w:tcW w:w="567" w:type="dxa"/>
            <w:shd w:val="clear" w:color="FFFFFF" w:fill="FFFFFF"/>
            <w:textDirection w:val="btLr"/>
            <w:vAlign w:val="center"/>
          </w:tcPr>
          <w:p w14:paraId="0B6FBB0C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912" w:author="D.Kambarov" w:date="2025-03-13T17:11:00Z">
                  <w:rPr/>
                </w:rPrChange>
              </w:rPr>
              <w:pPrChange w:id="7913" w:author="D.Kambarov" w:date="2025-03-13T17:11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rFonts w:eastAsiaTheme="minorEastAsia"/>
                <w:b/>
                <w:bCs/>
                <w:i/>
                <w:iCs/>
                <w:lang w:val="en-US" w:eastAsia="fr-FR"/>
                <w:rPrChange w:id="7914" w:author="D.Kambarov" w:date="2025-03-13T17:11:00Z">
                  <w:rPr>
                    <w:rFonts w:eastAsiaTheme="minorEastAsia"/>
                    <w:i/>
                    <w:iCs/>
                    <w:lang w:val="en-US" w:eastAsia="fr-FR"/>
                  </w:rPr>
                </w:rPrChange>
              </w:rPr>
              <w:t>OMDV</w:t>
            </w:r>
            <w:r w:rsidRPr="0070453F">
              <w:rPr>
                <w:b/>
                <w:bCs/>
                <w:lang w:val="en-US"/>
                <w:rPrChange w:id="7915" w:author="D.Kambarov" w:date="2025-03-13T17:11:00Z">
                  <w:rPr>
                    <w:lang w:val="en-US"/>
                  </w:rPr>
                </w:rPrChange>
              </w:rPr>
              <w:t>_</w:t>
            </w:r>
            <w:r w:rsidRPr="0070453F">
              <w:rPr>
                <w:b/>
                <w:bCs/>
                <w:rPrChange w:id="7916" w:author="D.Kambarov" w:date="2025-03-13T17:11:00Z">
                  <w:rPr/>
                </w:rPrChange>
              </w:rPr>
              <w:t>Ширина</w:t>
            </w:r>
            <w:r w:rsidRPr="0070453F">
              <w:rPr>
                <w:b/>
                <w:bCs/>
                <w:vertAlign w:val="superscript"/>
                <w:rPrChange w:id="7917" w:author="D.Kambarov" w:date="2025-03-13T17:11:00Z">
                  <w:rPr>
                    <w:vertAlign w:val="superscript"/>
                  </w:rPr>
                </w:rPrChange>
              </w:rPr>
              <w:t>1</w:t>
            </w:r>
          </w:p>
        </w:tc>
        <w:tc>
          <w:tcPr>
            <w:tcW w:w="567" w:type="dxa"/>
            <w:shd w:val="clear" w:color="FFFFFF" w:fill="FFFFFF"/>
            <w:textDirection w:val="btLr"/>
            <w:vAlign w:val="center"/>
          </w:tcPr>
          <w:p w14:paraId="58677368" w14:textId="77777777" w:rsidR="00A66D76" w:rsidRPr="0070453F" w:rsidRDefault="00C835C6">
            <w:pPr>
              <w:pStyle w:val="OMDV"/>
              <w:jc w:val="left"/>
              <w:rPr>
                <w:b/>
                <w:bCs/>
                <w:rPrChange w:id="7918" w:author="D.Kambarov" w:date="2025-03-13T17:11:00Z">
                  <w:rPr/>
                </w:rPrChange>
              </w:rPr>
              <w:pPrChange w:id="7919" w:author="D.Kambarov" w:date="2025-03-13T17:11:00Z">
                <w:pPr>
                  <w:spacing w:after="0"/>
                  <w:ind w:left="113" w:right="113"/>
                </w:pPr>
              </w:pPrChange>
            </w:pPr>
            <w:r w:rsidRPr="0070453F">
              <w:rPr>
                <w:b/>
                <w:bCs/>
                <w:rPrChange w:id="7920" w:author="D.Kambarov" w:date="2025-03-13T17:11:00Z">
                  <w:rPr/>
                </w:rPrChange>
              </w:rPr>
              <w:t>Зона доступа</w:t>
            </w:r>
            <w:r w:rsidRPr="0070453F">
              <w:rPr>
                <w:b/>
                <w:bCs/>
                <w:vertAlign w:val="superscript"/>
                <w:rPrChange w:id="7921" w:author="D.Kambarov" w:date="2025-03-13T17:11:00Z">
                  <w:rPr>
                    <w:vertAlign w:val="superscript"/>
                  </w:rPr>
                </w:rPrChange>
              </w:rPr>
              <w:t>2</w:t>
            </w:r>
          </w:p>
        </w:tc>
      </w:tr>
      <w:tr w:rsidR="00A66D76" w14:paraId="4AA81D61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424FCC3A" w14:textId="77777777" w:rsidR="00A66D76" w:rsidRDefault="00C835C6">
            <w:pPr>
              <w:pStyle w:val="OMDV"/>
              <w:jc w:val="left"/>
              <w:pPrChange w:id="7922" w:author="D.Kambarov" w:date="2025-03-13T17:11:00Z">
                <w:pPr>
                  <w:spacing w:after="0"/>
                </w:pPr>
              </w:pPrChange>
            </w:pPr>
            <w:r>
              <w:t>Щиты и шкафы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0A5AB227" w14:textId="77777777" w:rsidR="00A66D76" w:rsidRDefault="00C835C6">
            <w:pPr>
              <w:pStyle w:val="OMDV"/>
              <w:pPrChange w:id="7923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547136EB" w14:textId="77777777" w:rsidR="00A66D76" w:rsidRDefault="00C835C6">
            <w:pPr>
              <w:pStyle w:val="OMDV"/>
              <w:pPrChange w:id="7924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</w:tcPr>
          <w:p w14:paraId="1654AA6B" w14:textId="77777777" w:rsidR="00A66D76" w:rsidRDefault="00A66D76">
            <w:pPr>
              <w:pStyle w:val="OMDV"/>
              <w:pPrChange w:id="7925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491A8491" w14:textId="77777777" w:rsidR="00A66D76" w:rsidRDefault="00C835C6">
            <w:pPr>
              <w:pStyle w:val="OMDV"/>
              <w:pPrChange w:id="7926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195C8346" w14:textId="77777777" w:rsidR="00A66D76" w:rsidRDefault="00C835C6">
            <w:pPr>
              <w:pStyle w:val="OMDV"/>
              <w:pPrChange w:id="7927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0D24CAAE" w14:textId="77777777" w:rsidR="00A66D76" w:rsidRDefault="00C835C6">
            <w:pPr>
              <w:pStyle w:val="OMDV"/>
              <w:pPrChange w:id="7928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14:paraId="57803C2B" w14:textId="77777777" w:rsidR="00A66D76" w:rsidRDefault="00C835C6">
            <w:pPr>
              <w:pStyle w:val="OMDV"/>
              <w:pPrChange w:id="7929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6D9117FB" w14:textId="77777777" w:rsidR="00A66D76" w:rsidRDefault="00C835C6">
            <w:pPr>
              <w:pStyle w:val="OMDV"/>
              <w:pPrChange w:id="7930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7251FAA2" w14:textId="77777777" w:rsidR="00A66D76" w:rsidRDefault="00C835C6">
            <w:pPr>
              <w:pStyle w:val="OMDV"/>
              <w:pPrChange w:id="7931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4E08FBD5" w14:textId="77777777" w:rsidR="00A66D76" w:rsidRDefault="00C835C6">
            <w:pPr>
              <w:pStyle w:val="OMDV"/>
              <w:pPrChange w:id="7932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49B1F245" w14:textId="77777777" w:rsidR="00A66D76" w:rsidRDefault="00C835C6">
            <w:pPr>
              <w:pStyle w:val="OMDV"/>
              <w:pPrChange w:id="7933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</w:tr>
      <w:tr w:rsidR="00A66D76" w14:paraId="7C084DF1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2E7BE3B0" w14:textId="57699B36" w:rsidR="00A66D76" w:rsidRDefault="00C835C6">
            <w:pPr>
              <w:pStyle w:val="OMDV"/>
              <w:jc w:val="left"/>
              <w:pPrChange w:id="7934" w:author="D.Kambarov" w:date="2025-03-13T17:11:00Z">
                <w:pPr>
                  <w:spacing w:after="0"/>
                </w:pPr>
              </w:pPrChange>
            </w:pPr>
            <w:r>
              <w:t>Кабельные лотки, короба, кабельные каналы</w:t>
            </w:r>
            <w:del w:id="7935" w:author="D.Kambarov" w:date="2025-03-13T11:18:00Z">
              <w:r w:rsidDel="004938CA">
                <w:delText>, трубы</w:delText>
              </w:r>
            </w:del>
          </w:p>
        </w:tc>
        <w:tc>
          <w:tcPr>
            <w:tcW w:w="585" w:type="dxa"/>
            <w:shd w:val="clear" w:color="FFFFFF" w:fill="FFFFFF"/>
            <w:vAlign w:val="center"/>
          </w:tcPr>
          <w:p w14:paraId="61DA9B6C" w14:textId="77777777" w:rsidR="00A66D76" w:rsidRDefault="00C835C6">
            <w:pPr>
              <w:pStyle w:val="OMDV"/>
              <w:pPrChange w:id="7936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1A8958D3" w14:textId="77777777" w:rsidR="00A66D76" w:rsidRDefault="00C835C6">
            <w:pPr>
              <w:pStyle w:val="OMDV"/>
              <w:pPrChange w:id="7937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22216148" w14:textId="77777777" w:rsidR="00A66D76" w:rsidRDefault="00C835C6">
            <w:pPr>
              <w:pStyle w:val="OMDV"/>
              <w:pPrChange w:id="7938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59DDDB2" w14:textId="77777777" w:rsidR="00A66D76" w:rsidRDefault="00C835C6">
            <w:pPr>
              <w:pStyle w:val="OMDV"/>
              <w:pPrChange w:id="7939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444EEE00" w14:textId="77777777" w:rsidR="00A66D76" w:rsidRDefault="00C835C6">
            <w:pPr>
              <w:pStyle w:val="OMDV"/>
              <w:pPrChange w:id="7940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230D450D" w14:textId="77777777" w:rsidR="00A66D76" w:rsidRDefault="00C835C6">
            <w:pPr>
              <w:pStyle w:val="OMDV"/>
              <w:pPrChange w:id="7941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14:paraId="4F1ECF66" w14:textId="77777777" w:rsidR="00A66D76" w:rsidRDefault="00A66D76">
            <w:pPr>
              <w:pStyle w:val="OMDV"/>
              <w:pPrChange w:id="7942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6C07676D" w14:textId="77777777" w:rsidR="00A66D76" w:rsidRDefault="00C835C6">
            <w:pPr>
              <w:pStyle w:val="OMDV"/>
              <w:pPrChange w:id="7943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7317A599" w14:textId="77777777" w:rsidR="00A66D76" w:rsidRDefault="00A66D76">
            <w:pPr>
              <w:pStyle w:val="OMDV"/>
              <w:pPrChange w:id="7944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6D38D916" w14:textId="77777777" w:rsidR="00A66D76" w:rsidRDefault="00A66D76">
            <w:pPr>
              <w:pStyle w:val="OMDV"/>
              <w:pPrChange w:id="7945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38ED2099" w14:textId="77777777" w:rsidR="00A66D76" w:rsidRDefault="00A66D76">
            <w:pPr>
              <w:pStyle w:val="OMDV"/>
              <w:pPrChange w:id="7946" w:author="D.Kambarov" w:date="2025-03-13T17:11:00Z">
                <w:pPr>
                  <w:spacing w:after="0"/>
                  <w:jc w:val="center"/>
                </w:pPr>
              </w:pPrChange>
            </w:pPr>
          </w:p>
        </w:tc>
      </w:tr>
      <w:tr w:rsidR="00A66D76" w14:paraId="5074A44F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65A317E0" w14:textId="55A01979" w:rsidR="00A66D76" w:rsidRDefault="00C835C6">
            <w:pPr>
              <w:pStyle w:val="OMDV"/>
              <w:jc w:val="left"/>
              <w:pPrChange w:id="7947" w:author="D.Kambarov" w:date="2025-03-13T17:11:00Z">
                <w:pPr>
                  <w:spacing w:after="0"/>
                </w:pPr>
              </w:pPrChange>
            </w:pPr>
            <w:r>
              <w:rPr>
                <w:rStyle w:val="afff4"/>
                <w:rFonts w:cstheme="minorHAnsi"/>
              </w:rPr>
              <w:t>Соединительные детали лотков, коробов, кабельных каналов</w:t>
            </w:r>
            <w:del w:id="7948" w:author="D.Kambarov" w:date="2025-03-13T11:18:00Z">
              <w:r w:rsidDel="004938CA">
                <w:rPr>
                  <w:rStyle w:val="afff4"/>
                  <w:rFonts w:cstheme="minorHAnsi"/>
                </w:rPr>
                <w:delText>, труб</w:delText>
              </w:r>
              <w:r w:rsidDel="004938CA">
                <w:rPr>
                  <w:vertAlign w:val="superscript"/>
                </w:rPr>
                <w:delText>1</w:delText>
              </w:r>
            </w:del>
          </w:p>
        </w:tc>
        <w:tc>
          <w:tcPr>
            <w:tcW w:w="585" w:type="dxa"/>
            <w:shd w:val="clear" w:color="FFFFFF" w:fill="FFFFFF"/>
            <w:vAlign w:val="center"/>
          </w:tcPr>
          <w:p w14:paraId="3CD7D9FF" w14:textId="77777777" w:rsidR="00A66D76" w:rsidRDefault="00C835C6">
            <w:pPr>
              <w:pStyle w:val="OMDV"/>
              <w:pPrChange w:id="7949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3FD2DB83" w14:textId="77777777" w:rsidR="00A66D76" w:rsidRDefault="00C835C6">
            <w:pPr>
              <w:pStyle w:val="OMDV"/>
              <w:pPrChange w:id="7950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173BFC32" w14:textId="77777777" w:rsidR="00A66D76" w:rsidRDefault="00C835C6">
            <w:pPr>
              <w:pStyle w:val="OMDV"/>
              <w:pPrChange w:id="7951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346C834" w14:textId="77777777" w:rsidR="00A66D76" w:rsidRDefault="00C835C6">
            <w:pPr>
              <w:pStyle w:val="OMDV"/>
              <w:pPrChange w:id="7952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D7B5C03" w14:textId="77777777" w:rsidR="00A66D76" w:rsidRDefault="00C835C6">
            <w:pPr>
              <w:pStyle w:val="OMDV"/>
              <w:pPrChange w:id="7953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0085D94D" w14:textId="77777777" w:rsidR="00A66D76" w:rsidRDefault="00C835C6">
            <w:pPr>
              <w:pStyle w:val="OMDV"/>
              <w:pPrChange w:id="7954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14:paraId="29EE1C57" w14:textId="77777777" w:rsidR="00A66D76" w:rsidRDefault="00A66D76">
            <w:pPr>
              <w:pStyle w:val="OMDV"/>
              <w:pPrChange w:id="7955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2EC20661" w14:textId="77777777" w:rsidR="00A66D76" w:rsidRDefault="00C835C6">
            <w:pPr>
              <w:pStyle w:val="OMDV"/>
              <w:pPrChange w:id="7956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647B953C" w14:textId="77777777" w:rsidR="00A66D76" w:rsidRDefault="00A66D76">
            <w:pPr>
              <w:pStyle w:val="OMDV"/>
              <w:pPrChange w:id="7957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741906C2" w14:textId="77777777" w:rsidR="00A66D76" w:rsidRDefault="00A66D76">
            <w:pPr>
              <w:pStyle w:val="OMDV"/>
              <w:pPrChange w:id="7958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7F252E78" w14:textId="77777777" w:rsidR="00A66D76" w:rsidRDefault="00A66D76">
            <w:pPr>
              <w:pStyle w:val="OMDV"/>
              <w:pPrChange w:id="7959" w:author="D.Kambarov" w:date="2025-03-13T17:11:00Z">
                <w:pPr>
                  <w:spacing w:after="0"/>
                  <w:jc w:val="center"/>
                </w:pPr>
              </w:pPrChange>
            </w:pPr>
          </w:p>
        </w:tc>
      </w:tr>
      <w:tr w:rsidR="00A66D76" w14:paraId="0DA5349C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25D04823" w14:textId="77777777" w:rsidR="00A66D76" w:rsidRDefault="00C835C6">
            <w:pPr>
              <w:pStyle w:val="OMDV"/>
              <w:jc w:val="left"/>
              <w:rPr>
                <w:rStyle w:val="afff4"/>
                <w:rFonts w:cstheme="minorHAnsi"/>
                <w:i w:val="0"/>
              </w:rPr>
              <w:pPrChange w:id="7960" w:author="D.Kambarov" w:date="2025-03-13T17:11:00Z">
                <w:pPr>
                  <w:spacing w:after="0"/>
                </w:pPr>
              </w:pPrChange>
            </w:pPr>
            <w:r>
              <w:t>Коробки, выключатели, переключатели и розетки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426C2D99" w14:textId="77777777" w:rsidR="00A66D76" w:rsidRDefault="00C835C6">
            <w:pPr>
              <w:pStyle w:val="OMDV"/>
              <w:pPrChange w:id="7961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4B1E19FA" w14:textId="77777777" w:rsidR="00A66D76" w:rsidRDefault="00C835C6">
            <w:pPr>
              <w:pStyle w:val="OMDV"/>
              <w:pPrChange w:id="7962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</w:tcPr>
          <w:p w14:paraId="5CD76C07" w14:textId="77777777" w:rsidR="00A66D76" w:rsidRDefault="00A66D76">
            <w:pPr>
              <w:pStyle w:val="OMDV"/>
              <w:pPrChange w:id="7963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4F582B13" w14:textId="77777777" w:rsidR="00A66D76" w:rsidRDefault="00C835C6">
            <w:pPr>
              <w:pStyle w:val="OMDV"/>
              <w:pPrChange w:id="7964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04794C47" w14:textId="77777777" w:rsidR="00A66D76" w:rsidRDefault="00C835C6">
            <w:pPr>
              <w:pStyle w:val="OMDV"/>
              <w:pPrChange w:id="7965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3C6FE123" w14:textId="77777777" w:rsidR="00A66D76" w:rsidRDefault="00C835C6">
            <w:pPr>
              <w:pStyle w:val="OMDV"/>
              <w:pPrChange w:id="7966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14:paraId="2B1CCF09" w14:textId="77777777" w:rsidR="00A66D76" w:rsidRDefault="00C835C6">
            <w:pPr>
              <w:pStyle w:val="OMDV"/>
              <w:pPrChange w:id="7967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0B3F6583" w14:textId="77777777" w:rsidR="00A66D76" w:rsidRDefault="00C835C6">
            <w:pPr>
              <w:pStyle w:val="OMDV"/>
              <w:pPrChange w:id="7968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1A2612E2" w14:textId="77777777" w:rsidR="00A66D76" w:rsidRDefault="00A66D76">
            <w:pPr>
              <w:pStyle w:val="OMDV"/>
              <w:pPrChange w:id="7969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41AF15BC" w14:textId="77777777" w:rsidR="00A66D76" w:rsidRDefault="00A66D76">
            <w:pPr>
              <w:pStyle w:val="OMDV"/>
              <w:pPrChange w:id="7970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74E19886" w14:textId="77777777" w:rsidR="00A66D76" w:rsidRDefault="00A66D76">
            <w:pPr>
              <w:pStyle w:val="OMDV"/>
              <w:pPrChange w:id="7971" w:author="D.Kambarov" w:date="2025-03-13T17:11:00Z">
                <w:pPr>
                  <w:spacing w:after="0"/>
                  <w:jc w:val="center"/>
                </w:pPr>
              </w:pPrChange>
            </w:pPr>
          </w:p>
        </w:tc>
      </w:tr>
      <w:tr w:rsidR="00A66D76" w14:paraId="3429ED5C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15DFF5C1" w14:textId="77777777" w:rsidR="00A66D76" w:rsidRDefault="00C835C6">
            <w:pPr>
              <w:pStyle w:val="OMDV"/>
              <w:jc w:val="left"/>
              <w:pPrChange w:id="7972" w:author="D.Kambarov" w:date="2025-03-13T17:11:00Z">
                <w:pPr>
                  <w:spacing w:after="0"/>
                </w:pPr>
              </w:pPrChange>
            </w:pPr>
            <w:r>
              <w:t>Центральное оборудование</w:t>
            </w:r>
            <w:r>
              <w:rPr>
                <w:lang w:val="en-US"/>
              </w:rPr>
              <w:t>,</w:t>
            </w:r>
            <w:r>
              <w:t xml:space="preserve"> АРМ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4BE39F9D" w14:textId="77777777" w:rsidR="00A66D76" w:rsidRDefault="00C835C6">
            <w:pPr>
              <w:pStyle w:val="OMDV"/>
              <w:pPrChange w:id="7973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66F3435" w14:textId="77777777" w:rsidR="00A66D76" w:rsidRDefault="00C835C6">
            <w:pPr>
              <w:pStyle w:val="OMDV"/>
              <w:pPrChange w:id="7974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</w:tcPr>
          <w:p w14:paraId="2332BDDB" w14:textId="77777777" w:rsidR="00A66D76" w:rsidRDefault="00A66D76">
            <w:pPr>
              <w:pStyle w:val="OMDV"/>
              <w:pPrChange w:id="7975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6CAA43E9" w14:textId="77777777" w:rsidR="00A66D76" w:rsidRDefault="00C835C6">
            <w:pPr>
              <w:pStyle w:val="OMDV"/>
              <w:pPrChange w:id="7976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5AFC3B2D" w14:textId="77777777" w:rsidR="00A66D76" w:rsidRDefault="00C835C6">
            <w:pPr>
              <w:pStyle w:val="OMDV"/>
              <w:pPrChange w:id="7977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19771F2B" w14:textId="77777777" w:rsidR="00A66D76" w:rsidRDefault="00C835C6">
            <w:pPr>
              <w:pStyle w:val="OMDV"/>
              <w:pPrChange w:id="7978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14:paraId="09F364BB" w14:textId="77777777" w:rsidR="00A66D76" w:rsidRDefault="00C835C6">
            <w:pPr>
              <w:pStyle w:val="OMDV"/>
              <w:pPrChange w:id="7979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596BFE93" w14:textId="77777777" w:rsidR="00A66D76" w:rsidRDefault="00C835C6">
            <w:pPr>
              <w:pStyle w:val="OMDV"/>
              <w:pPrChange w:id="7980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1F12206D" w14:textId="77777777" w:rsidR="00A66D76" w:rsidRDefault="00A66D76">
            <w:pPr>
              <w:pStyle w:val="OMDV"/>
              <w:pPrChange w:id="7981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1572B2F8" w14:textId="77777777" w:rsidR="00A66D76" w:rsidRDefault="00A66D76">
            <w:pPr>
              <w:pStyle w:val="OMDV"/>
              <w:pPrChange w:id="7982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6C487E80" w14:textId="77777777" w:rsidR="00A66D76" w:rsidRDefault="00A66D76">
            <w:pPr>
              <w:pStyle w:val="OMDV"/>
              <w:pPrChange w:id="7983" w:author="D.Kambarov" w:date="2025-03-13T17:11:00Z">
                <w:pPr>
                  <w:spacing w:after="0"/>
                  <w:jc w:val="center"/>
                </w:pPr>
              </w:pPrChange>
            </w:pPr>
          </w:p>
        </w:tc>
      </w:tr>
      <w:tr w:rsidR="00A66D76" w14:paraId="79E07AEE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4783BBD0" w14:textId="77777777" w:rsidR="00A66D76" w:rsidRDefault="00C835C6">
            <w:pPr>
              <w:pStyle w:val="OMDV"/>
              <w:jc w:val="left"/>
              <w:pPrChange w:id="7984" w:author="D.Kambarov" w:date="2025-03-13T17:11:00Z">
                <w:pPr>
                  <w:spacing w:after="0"/>
                </w:pPr>
              </w:pPrChange>
            </w:pPr>
            <w:r>
              <w:t>Периферийное и оконечное оборудование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23C8E8CA" w14:textId="77777777" w:rsidR="00A66D76" w:rsidRDefault="00C835C6">
            <w:pPr>
              <w:pStyle w:val="OMDV"/>
              <w:pPrChange w:id="7985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6D975922" w14:textId="77777777" w:rsidR="00A66D76" w:rsidRDefault="00C835C6">
            <w:pPr>
              <w:pStyle w:val="OMDV"/>
              <w:pPrChange w:id="7986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</w:tcPr>
          <w:p w14:paraId="62435FB1" w14:textId="77777777" w:rsidR="00A66D76" w:rsidRDefault="00A66D76">
            <w:pPr>
              <w:pStyle w:val="OMDV"/>
              <w:pPrChange w:id="7987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4DBAEA55" w14:textId="77777777" w:rsidR="00A66D76" w:rsidRDefault="00A66D76">
            <w:pPr>
              <w:pStyle w:val="OMDV"/>
              <w:pPrChange w:id="7988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16BCA156" w14:textId="77777777" w:rsidR="00A66D76" w:rsidRDefault="00A66D76">
            <w:pPr>
              <w:pStyle w:val="OMDV"/>
              <w:pPrChange w:id="7989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5D862DA4" w14:textId="77777777" w:rsidR="00A66D76" w:rsidRDefault="00A66D76">
            <w:pPr>
              <w:pStyle w:val="OMDV"/>
              <w:pPrChange w:id="7990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761" w:type="dxa"/>
            <w:shd w:val="clear" w:color="FFFFFF" w:fill="FFFFFF"/>
            <w:vAlign w:val="center"/>
          </w:tcPr>
          <w:p w14:paraId="7F91DEC4" w14:textId="77777777" w:rsidR="00A66D76" w:rsidRDefault="00C835C6">
            <w:pPr>
              <w:pStyle w:val="OMDV"/>
              <w:pPrChange w:id="7991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1A1BFE84" w14:textId="77777777" w:rsidR="00A66D76" w:rsidRDefault="00C835C6">
            <w:pPr>
              <w:pStyle w:val="OMDV"/>
              <w:pPrChange w:id="7992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3EFFC46D" w14:textId="77777777" w:rsidR="00A66D76" w:rsidRDefault="00A66D76">
            <w:pPr>
              <w:pStyle w:val="OMDV"/>
              <w:pPrChange w:id="7993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751F6575" w14:textId="77777777" w:rsidR="00A66D76" w:rsidRDefault="00A66D76">
            <w:pPr>
              <w:pStyle w:val="OMDV"/>
              <w:pPrChange w:id="7994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50842DDE" w14:textId="77777777" w:rsidR="00A66D76" w:rsidRDefault="00A66D76">
            <w:pPr>
              <w:pStyle w:val="OMDV"/>
              <w:pPrChange w:id="7995" w:author="D.Kambarov" w:date="2025-03-13T17:11:00Z">
                <w:pPr>
                  <w:spacing w:after="0"/>
                  <w:jc w:val="center"/>
                </w:pPr>
              </w:pPrChange>
            </w:pPr>
          </w:p>
        </w:tc>
      </w:tr>
      <w:tr w:rsidR="00A66D76" w14:paraId="083BC32C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33D90222" w14:textId="77777777" w:rsidR="00A66D76" w:rsidRDefault="00C835C6">
            <w:pPr>
              <w:pStyle w:val="OMDV"/>
              <w:jc w:val="left"/>
              <w:pPrChange w:id="7996" w:author="D.Kambarov" w:date="2025-03-13T17:11:00Z">
                <w:pPr>
                  <w:pStyle w:val="Default"/>
                  <w:spacing w:line="240" w:lineRule="auto"/>
                </w:pPr>
              </w:pPrChange>
            </w:pPr>
            <w:r>
              <w:t xml:space="preserve">Приборы и пульты управления, стойки, панели, блоки индикации 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2733ADFE" w14:textId="77777777" w:rsidR="00A66D76" w:rsidRDefault="00C835C6">
            <w:pPr>
              <w:pStyle w:val="OMDV"/>
              <w:pPrChange w:id="7997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04A6A25F" w14:textId="77777777" w:rsidR="00A66D76" w:rsidRDefault="00C835C6">
            <w:pPr>
              <w:pStyle w:val="OMDV"/>
              <w:pPrChange w:id="7998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</w:tcPr>
          <w:p w14:paraId="07AFD9BA" w14:textId="77777777" w:rsidR="00A66D76" w:rsidRDefault="00A66D76">
            <w:pPr>
              <w:pStyle w:val="OMDV"/>
              <w:pPrChange w:id="7999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0040656E" w14:textId="77777777" w:rsidR="00A66D76" w:rsidRDefault="00C835C6">
            <w:pPr>
              <w:pStyle w:val="OMDV"/>
              <w:pPrChange w:id="8000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417FCA8F" w14:textId="77777777" w:rsidR="00A66D76" w:rsidRDefault="00C835C6">
            <w:pPr>
              <w:pStyle w:val="OMDV"/>
              <w:pPrChange w:id="8001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5E8AA01F" w14:textId="77777777" w:rsidR="00A66D76" w:rsidRDefault="00C835C6">
            <w:pPr>
              <w:pStyle w:val="OMDV"/>
              <w:pPrChange w:id="8002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14:paraId="072DBB21" w14:textId="77777777" w:rsidR="00A66D76" w:rsidRDefault="00C835C6">
            <w:pPr>
              <w:pStyle w:val="OMDV"/>
              <w:pPrChange w:id="8003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007089C1" w14:textId="77777777" w:rsidR="00A66D76" w:rsidRDefault="00C835C6">
            <w:pPr>
              <w:pStyle w:val="OMDV"/>
              <w:pPrChange w:id="8004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78615D65" w14:textId="77777777" w:rsidR="00A66D76" w:rsidRDefault="00A66D76">
            <w:pPr>
              <w:pStyle w:val="OMDV"/>
              <w:pPrChange w:id="8005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4A48D2F2" w14:textId="77777777" w:rsidR="00A66D76" w:rsidRDefault="00A66D76">
            <w:pPr>
              <w:pStyle w:val="OMDV"/>
              <w:pPrChange w:id="8006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66D15877" w14:textId="77777777" w:rsidR="00A66D76" w:rsidRDefault="00A66D76">
            <w:pPr>
              <w:pStyle w:val="OMDV"/>
              <w:pPrChange w:id="8007" w:author="D.Kambarov" w:date="2025-03-13T17:11:00Z">
                <w:pPr>
                  <w:spacing w:after="0"/>
                  <w:jc w:val="center"/>
                </w:pPr>
              </w:pPrChange>
            </w:pPr>
          </w:p>
        </w:tc>
      </w:tr>
      <w:tr w:rsidR="00A66D76" w14:paraId="14EDA613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77BB1EB6" w14:textId="77777777" w:rsidR="00A66D76" w:rsidRDefault="00C835C6">
            <w:pPr>
              <w:pStyle w:val="OMDV"/>
              <w:jc w:val="left"/>
              <w:pPrChange w:id="8008" w:author="D.Kambarov" w:date="2025-03-13T17:11:00Z">
                <w:pPr>
                  <w:pStyle w:val="Default"/>
                  <w:spacing w:line="240" w:lineRule="auto"/>
                </w:pPr>
              </w:pPrChange>
            </w:pPr>
            <w:r>
              <w:t>Датчики и исполнительные устройства</w:t>
            </w:r>
            <w:r>
              <w:rPr>
                <w:vertAlign w:val="superscript"/>
              </w:rPr>
              <w:t>1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60962101" w14:textId="77777777" w:rsidR="00A66D76" w:rsidRDefault="00C835C6">
            <w:pPr>
              <w:pStyle w:val="OMDV"/>
              <w:pPrChange w:id="8009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A7D0AFC" w14:textId="77777777" w:rsidR="00A66D76" w:rsidRDefault="00C835C6">
            <w:pPr>
              <w:pStyle w:val="OMDV"/>
              <w:pPrChange w:id="8010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</w:tcPr>
          <w:p w14:paraId="2A1B6DC5" w14:textId="77777777" w:rsidR="00A66D76" w:rsidRDefault="00A66D76">
            <w:pPr>
              <w:pStyle w:val="OMDV"/>
              <w:pPrChange w:id="8011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794EDABB" w14:textId="77777777" w:rsidR="00A66D76" w:rsidRDefault="00C835C6">
            <w:pPr>
              <w:pStyle w:val="OMDV"/>
              <w:pPrChange w:id="8012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612A32AA" w14:textId="77777777" w:rsidR="00A66D76" w:rsidRDefault="00C835C6">
            <w:pPr>
              <w:pStyle w:val="OMDV"/>
              <w:pPrChange w:id="8013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2AE691FB" w14:textId="77777777" w:rsidR="00A66D76" w:rsidRDefault="00C835C6">
            <w:pPr>
              <w:pStyle w:val="OMDV"/>
              <w:pPrChange w:id="8014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14:paraId="6A7B0513" w14:textId="77777777" w:rsidR="00A66D76" w:rsidRDefault="00C835C6">
            <w:pPr>
              <w:pStyle w:val="OMDV"/>
              <w:pPrChange w:id="8015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0C7EA144" w14:textId="77777777" w:rsidR="00A66D76" w:rsidRDefault="00C835C6">
            <w:pPr>
              <w:pStyle w:val="OMDV"/>
              <w:pPrChange w:id="8016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70FD6EBD" w14:textId="77777777" w:rsidR="00A66D76" w:rsidRDefault="00A66D76">
            <w:pPr>
              <w:pStyle w:val="OMDV"/>
              <w:pPrChange w:id="8017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458E3BFA" w14:textId="77777777" w:rsidR="00A66D76" w:rsidRDefault="00A66D76">
            <w:pPr>
              <w:pStyle w:val="OMDV"/>
              <w:pPrChange w:id="8018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7C9FAE46" w14:textId="77777777" w:rsidR="00A66D76" w:rsidRDefault="00A66D76">
            <w:pPr>
              <w:pStyle w:val="OMDV"/>
              <w:pPrChange w:id="8019" w:author="D.Kambarov" w:date="2025-03-13T17:11:00Z">
                <w:pPr>
                  <w:spacing w:after="0"/>
                  <w:jc w:val="center"/>
                </w:pPr>
              </w:pPrChange>
            </w:pPr>
          </w:p>
        </w:tc>
      </w:tr>
      <w:tr w:rsidR="00A66D76" w14:paraId="4B8FF2DE" w14:textId="77777777">
        <w:trPr>
          <w:trHeight w:val="340"/>
        </w:trPr>
        <w:tc>
          <w:tcPr>
            <w:tcW w:w="3544" w:type="dxa"/>
            <w:shd w:val="clear" w:color="FFFFFF" w:fill="FFFFFF"/>
            <w:vAlign w:val="center"/>
          </w:tcPr>
          <w:p w14:paraId="7C08D714" w14:textId="77777777" w:rsidR="00A66D76" w:rsidRDefault="00C835C6">
            <w:pPr>
              <w:pStyle w:val="OMDV"/>
              <w:jc w:val="left"/>
              <w:rPr>
                <w:rFonts w:eastAsia="Times New Roman"/>
                <w:lang w:eastAsia="ru-RU"/>
              </w:rPr>
              <w:pPrChange w:id="8020" w:author="D.Kambarov" w:date="2025-03-13T17:11:00Z">
                <w:pPr>
                  <w:spacing w:after="0"/>
                </w:pPr>
              </w:pPrChange>
            </w:pPr>
            <w:r>
              <w:rPr>
                <w:rFonts w:eastAsia="Times New Roman"/>
                <w:lang w:eastAsia="ru-RU"/>
              </w:rPr>
              <w:t>Элементы крепления (консоли, кронштейны, подвесы и др.)*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7A301299" w14:textId="77777777" w:rsidR="00A66D76" w:rsidRDefault="00C835C6">
            <w:pPr>
              <w:pStyle w:val="OMDV"/>
              <w:pPrChange w:id="8021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21466CFF" w14:textId="77777777" w:rsidR="00A66D76" w:rsidRDefault="00C835C6">
            <w:pPr>
              <w:pStyle w:val="OMDV"/>
              <w:pPrChange w:id="8022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</w:tcPr>
          <w:p w14:paraId="25D03E64" w14:textId="77777777" w:rsidR="00A66D76" w:rsidRDefault="00A66D76">
            <w:pPr>
              <w:pStyle w:val="OMDV"/>
              <w:pPrChange w:id="8023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85" w:type="dxa"/>
            <w:shd w:val="clear" w:color="FFFFFF" w:fill="FFFFFF"/>
            <w:vAlign w:val="center"/>
          </w:tcPr>
          <w:p w14:paraId="40F64E4E" w14:textId="77777777" w:rsidR="00A66D76" w:rsidRDefault="00C835C6">
            <w:pPr>
              <w:pStyle w:val="OMDV"/>
              <w:pPrChange w:id="8024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4426E738" w14:textId="77777777" w:rsidR="00A66D76" w:rsidRDefault="00C835C6">
            <w:pPr>
              <w:pStyle w:val="OMDV"/>
              <w:pPrChange w:id="8025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85" w:type="dxa"/>
            <w:shd w:val="clear" w:color="FFFFFF" w:fill="FFFFFF"/>
            <w:vAlign w:val="center"/>
          </w:tcPr>
          <w:p w14:paraId="238123DD" w14:textId="77777777" w:rsidR="00A66D76" w:rsidRDefault="00C835C6">
            <w:pPr>
              <w:pStyle w:val="OMDV"/>
              <w:pPrChange w:id="8026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761" w:type="dxa"/>
            <w:shd w:val="clear" w:color="FFFFFF" w:fill="FFFFFF"/>
            <w:vAlign w:val="center"/>
          </w:tcPr>
          <w:p w14:paraId="2C49AAEE" w14:textId="77777777" w:rsidR="00A66D76" w:rsidRDefault="00A66D76">
            <w:pPr>
              <w:pStyle w:val="OMDV"/>
              <w:pPrChange w:id="8027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212F378B" w14:textId="77777777" w:rsidR="00A66D76" w:rsidRDefault="00C835C6">
            <w:pPr>
              <w:pStyle w:val="OMDV"/>
              <w:pPrChange w:id="8028" w:author="D.Kambarov" w:date="2025-03-13T17:11:00Z">
                <w:pPr>
                  <w:spacing w:after="0"/>
                  <w:jc w:val="center"/>
                </w:pPr>
              </w:pPrChange>
            </w:pPr>
            <w:r>
              <w:t>+</w:t>
            </w:r>
          </w:p>
        </w:tc>
        <w:tc>
          <w:tcPr>
            <w:tcW w:w="567" w:type="dxa"/>
            <w:shd w:val="clear" w:color="FFFFFF" w:fill="FFFFFF"/>
            <w:vAlign w:val="center"/>
          </w:tcPr>
          <w:p w14:paraId="2B728320" w14:textId="77777777" w:rsidR="00A66D76" w:rsidRDefault="00A66D76">
            <w:pPr>
              <w:pStyle w:val="OMDV"/>
              <w:pPrChange w:id="8029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631D1BDE" w14:textId="77777777" w:rsidR="00A66D76" w:rsidRDefault="00A66D76">
            <w:pPr>
              <w:pStyle w:val="OMDV"/>
              <w:pPrChange w:id="8030" w:author="D.Kambarov" w:date="2025-03-13T17:11:00Z">
                <w:pPr>
                  <w:spacing w:after="0"/>
                  <w:jc w:val="center"/>
                </w:pPr>
              </w:pPrChange>
            </w:pPr>
          </w:p>
        </w:tc>
        <w:tc>
          <w:tcPr>
            <w:tcW w:w="567" w:type="dxa"/>
            <w:shd w:val="clear" w:color="FFFFFF" w:fill="FFFFFF"/>
            <w:vAlign w:val="center"/>
          </w:tcPr>
          <w:p w14:paraId="6EC30B28" w14:textId="77777777" w:rsidR="00A66D76" w:rsidRDefault="00A66D76">
            <w:pPr>
              <w:pStyle w:val="OMDV"/>
              <w:pPrChange w:id="8031" w:author="D.Kambarov" w:date="2025-03-13T17:11:00Z">
                <w:pPr>
                  <w:spacing w:after="0"/>
                  <w:jc w:val="center"/>
                </w:pPr>
              </w:pPrChange>
            </w:pPr>
          </w:p>
        </w:tc>
      </w:tr>
    </w:tbl>
    <w:p w14:paraId="6C6519DE" w14:textId="77777777" w:rsidR="00A66D76" w:rsidRDefault="00C835C6" w:rsidP="0070453F">
      <w:pPr>
        <w:spacing w:before="240" w:after="0"/>
        <w:ind w:left="0"/>
        <w:rPr>
          <w:rFonts w:cstheme="minorHAnsi"/>
          <w:b/>
        </w:rPr>
      </w:pPr>
      <w:r>
        <w:rPr>
          <w:rFonts w:eastAsiaTheme="minorEastAsia" w:cstheme="minorHAnsi"/>
          <w:b/>
          <w:u w:val="single"/>
        </w:rPr>
        <w:t xml:space="preserve">Определения системных параметров и параметров детализации даны в Разделе 9. </w:t>
      </w:r>
      <w:r>
        <w:rPr>
          <w:rFonts w:eastAsiaTheme="minorEastAsia" w:cstheme="minorHAnsi"/>
          <w:b/>
          <w:i/>
          <w:iCs/>
          <w:u w:val="single"/>
          <w:lang w:val="en-US"/>
        </w:rPr>
        <w:t>OMDV</w:t>
      </w:r>
      <w:r>
        <w:rPr>
          <w:rFonts w:eastAsiaTheme="minorEastAsia" w:cstheme="minorHAnsi"/>
          <w:b/>
          <w:u w:val="single"/>
        </w:rPr>
        <w:t>-параметров информатизации даны в Приложении 1.</w:t>
      </w:r>
    </w:p>
    <w:p w14:paraId="7D9E5713" w14:textId="77777777" w:rsidR="00A66D76" w:rsidRDefault="00C835C6" w:rsidP="0070453F">
      <w:pPr>
        <w:spacing w:before="240" w:after="0"/>
        <w:ind w:left="0"/>
        <w:rPr>
          <w:rFonts w:cstheme="minorHAnsi"/>
        </w:rPr>
      </w:pPr>
      <w:r>
        <w:rPr>
          <w:rFonts w:eastAsiaTheme="minorEastAsia" w:cstheme="minorHAnsi"/>
          <w:b/>
        </w:rPr>
        <w:t xml:space="preserve">Примечание 1: </w:t>
      </w:r>
      <w:r>
        <w:rPr>
          <w:rFonts w:eastAsiaTheme="minorEastAsia" w:cstheme="minorHAnsi"/>
        </w:rPr>
        <w:t>только для стадии РД</w:t>
      </w:r>
    </w:p>
    <w:p w14:paraId="3E7F76CD" w14:textId="77777777" w:rsidR="00A66D76" w:rsidRDefault="00C835C6" w:rsidP="0070453F">
      <w:pPr>
        <w:spacing w:after="0"/>
        <w:ind w:left="0"/>
        <w:rPr>
          <w:rFonts w:eastAsiaTheme="minorEastAsia" w:cstheme="minorHAnsi"/>
        </w:rPr>
      </w:pPr>
      <w:r>
        <w:rPr>
          <w:rFonts w:eastAsiaTheme="minorEastAsia" w:cstheme="minorHAnsi"/>
          <w:b/>
        </w:rPr>
        <w:t xml:space="preserve">Примечание 2: </w:t>
      </w:r>
      <w:r>
        <w:rPr>
          <w:rFonts w:eastAsiaTheme="minorEastAsia" w:cstheme="minorHAnsi"/>
        </w:rPr>
        <w:t xml:space="preserve">Зона доступа должна быть выполнена в соответствующей подкатегории «Зона доступа» для опционального отключения отображения </w:t>
      </w:r>
    </w:p>
    <w:p w14:paraId="3AFD7CE6" w14:textId="77777777" w:rsidR="00A66D76" w:rsidRDefault="00C835C6" w:rsidP="0070453F">
      <w:pPr>
        <w:spacing w:after="0"/>
        <w:ind w:left="0"/>
        <w:rPr>
          <w:rFonts w:eastAsiaTheme="minorEastAsia" w:cstheme="minorHAnsi"/>
        </w:rPr>
      </w:pPr>
      <w:r>
        <w:rPr>
          <w:rFonts w:eastAsiaTheme="minorEastAsia" w:cstheme="minorHAnsi"/>
          <w:b/>
        </w:rPr>
        <w:t>*</w:t>
      </w:r>
      <w:r>
        <w:rPr>
          <w:rFonts w:eastAsiaTheme="minorEastAsia" w:cstheme="minorHAnsi"/>
        </w:rPr>
        <w:t xml:space="preserve"> Заполнить параметры в случае моделирования элементов</w:t>
      </w:r>
    </w:p>
    <w:p w14:paraId="29AD6902" w14:textId="77777777" w:rsidR="00A66D76" w:rsidRDefault="00C835C6">
      <w:pPr>
        <w:rPr>
          <w:rFonts w:cstheme="minorHAnsi"/>
        </w:rPr>
      </w:pPr>
      <w:r>
        <w:rPr>
          <w:rFonts w:eastAsiaTheme="minorEastAsia" w:cstheme="minorHAnsi"/>
        </w:rPr>
        <w:br w:type="page" w:clear="all"/>
      </w:r>
    </w:p>
    <w:p w14:paraId="7CA24950" w14:textId="25F04B31" w:rsidR="00A66D76" w:rsidRDefault="00C835C6">
      <w:pPr>
        <w:pStyle w:val="OMDEV"/>
        <w:pPrChange w:id="8032" w:author="D.Kambarov" w:date="2025-03-13T17:11:00Z">
          <w:pPr>
            <w:pStyle w:val="OMDEV"/>
            <w:numPr>
              <w:numId w:val="0"/>
            </w:numPr>
            <w:ind w:left="0" w:firstLine="0"/>
            <w:jc w:val="left"/>
          </w:pPr>
        </w:pPrChange>
      </w:pPr>
      <w:bookmarkStart w:id="8033" w:name="_Toc26960918"/>
      <w:del w:id="8034" w:author="D.Kambarov" w:date="2025-03-13T13:27:00Z">
        <w:r w:rsidRPr="0070453F" w:rsidDel="006E35CC">
          <w:rPr>
            <w:rFonts w:eastAsiaTheme="minorEastAsia"/>
          </w:rPr>
          <w:delText>7.</w:delText>
        </w:r>
        <w:r w:rsidRPr="0070453F" w:rsidDel="006E35CC">
          <w:rPr>
            <w:rFonts w:eastAsiaTheme="minorEastAsia"/>
          </w:rPr>
          <w:tab/>
        </w:r>
      </w:del>
      <w:bookmarkStart w:id="8035" w:name="_Toc192779636"/>
      <w:r w:rsidRPr="0070453F">
        <w:rPr>
          <w:rFonts w:eastAsiaTheme="minorEastAsia"/>
        </w:rPr>
        <w:t>Плагин</w:t>
      </w:r>
      <w:r>
        <w:rPr>
          <w:rFonts w:eastAsiaTheme="minorEastAsia"/>
        </w:rPr>
        <w:t xml:space="preserve"> квартирографии </w:t>
      </w:r>
      <w:r>
        <w:rPr>
          <w:rFonts w:eastAsiaTheme="minorEastAsia"/>
          <w:lang w:val="en-US"/>
        </w:rPr>
        <w:t>OMDV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BUILDING</w:t>
      </w:r>
      <w:r>
        <w:rPr>
          <w:rFonts w:eastAsiaTheme="minorEastAsia"/>
        </w:rPr>
        <w:t xml:space="preserve"> для </w:t>
      </w:r>
      <w:r>
        <w:rPr>
          <w:rFonts w:eastAsiaTheme="minorEastAsia"/>
          <w:lang w:val="en-US"/>
        </w:rPr>
        <w:t>Autodesk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Revit</w:t>
      </w:r>
      <w:bookmarkEnd w:id="8033"/>
      <w:bookmarkEnd w:id="8035"/>
    </w:p>
    <w:p w14:paraId="78E38F39" w14:textId="7DBAC76A" w:rsidR="00A66D76" w:rsidRDefault="00C835C6" w:rsidP="0070453F">
      <w:pPr>
        <w:rPr>
          <w:rStyle w:val="afc"/>
          <w:color w:val="000000" w:themeColor="text1"/>
          <w:u w:val="none"/>
        </w:rPr>
      </w:pPr>
      <w:r>
        <w:rPr>
          <w:rStyle w:val="afc"/>
          <w:rFonts w:eastAsiaTheme="minorEastAsia" w:cstheme="minorHAnsi"/>
          <w:b/>
          <w:bCs/>
          <w:color w:val="000000" w:themeColor="text1"/>
          <w:u w:val="none"/>
          <w:lang w:val="en-US"/>
        </w:rPr>
        <w:t>OMDV</w:t>
      </w:r>
      <w:r>
        <w:rPr>
          <w:rStyle w:val="afc"/>
          <w:rFonts w:eastAsiaTheme="minorEastAsia" w:cstheme="minorHAnsi"/>
          <w:b/>
          <w:bCs/>
          <w:color w:val="000000" w:themeColor="text1"/>
          <w:u w:val="none"/>
        </w:rPr>
        <w:t xml:space="preserve"> Building</w:t>
      </w:r>
      <w:r>
        <w:rPr>
          <w:rStyle w:val="afc"/>
          <w:rFonts w:eastAsiaTheme="minorEastAsia" w:cstheme="minorHAnsi"/>
          <w:color w:val="000000" w:themeColor="text1"/>
          <w:u w:val="none"/>
        </w:rPr>
        <w:t xml:space="preserve"> – это расширение для Revit 2019/Revit 2020/ Revit 2021/Revit 2022/ Revit 2023 </w:t>
      </w:r>
      <w:ins w:id="8036" w:author="D.Kambarov" w:date="2025-03-13T11:30:00Z">
        <w:r w:rsidR="00BA2102" w:rsidRPr="00BA2102">
          <w:rPr>
            <w:rStyle w:val="afc"/>
            <w:rFonts w:eastAsiaTheme="minorEastAsia" w:cstheme="minorHAnsi"/>
            <w:color w:val="000000" w:themeColor="text1"/>
            <w:u w:val="none"/>
            <w:rPrChange w:id="8037" w:author="D.Kambarov" w:date="2025-03-13T11:30:00Z">
              <w:rPr>
                <w:rStyle w:val="afc"/>
                <w:rFonts w:eastAsiaTheme="minorEastAsia" w:cstheme="minorHAnsi"/>
                <w:color w:val="000000" w:themeColor="text1"/>
                <w:u w:val="none"/>
                <w:lang w:val="en-US"/>
              </w:rPr>
            </w:rPrChange>
          </w:rPr>
          <w:t xml:space="preserve">/ </w:t>
        </w:r>
        <w:r w:rsidR="00BA2102">
          <w:rPr>
            <w:rStyle w:val="afc"/>
            <w:rFonts w:eastAsiaTheme="minorEastAsia" w:cstheme="minorHAnsi"/>
            <w:color w:val="000000" w:themeColor="text1"/>
            <w:u w:val="none"/>
            <w:lang w:val="en-US"/>
          </w:rPr>
          <w:t>Revit</w:t>
        </w:r>
        <w:r w:rsidR="00BA2102" w:rsidRPr="00BA2102">
          <w:rPr>
            <w:rStyle w:val="afc"/>
            <w:rFonts w:eastAsiaTheme="minorEastAsia" w:cstheme="minorHAnsi"/>
            <w:color w:val="000000" w:themeColor="text1"/>
            <w:u w:val="none"/>
            <w:rPrChange w:id="8038" w:author="D.Kambarov" w:date="2025-03-13T11:30:00Z">
              <w:rPr>
                <w:rStyle w:val="afc"/>
                <w:rFonts w:eastAsiaTheme="minorEastAsia" w:cstheme="minorHAnsi"/>
                <w:color w:val="000000" w:themeColor="text1"/>
                <w:u w:val="none"/>
                <w:lang w:val="en-US"/>
              </w:rPr>
            </w:rPrChange>
          </w:rPr>
          <w:t xml:space="preserve"> 2024 </w:t>
        </w:r>
      </w:ins>
      <w:r>
        <w:rPr>
          <w:rStyle w:val="afc"/>
          <w:rFonts w:eastAsiaTheme="minorEastAsia" w:cstheme="minorHAnsi"/>
          <w:color w:val="000000" w:themeColor="text1"/>
          <w:u w:val="none"/>
        </w:rPr>
        <w:t>для сбора, анализа и расчета данных. Расширение обеспечивает работу Проектировщика с BIM-моделью в части расчёта и оформления квартирографии и группирования других типов помещений, а в последующем служит для передачи информации в прочие информационные системы Заказчика.</w:t>
      </w:r>
    </w:p>
    <w:p w14:paraId="4CFA8600" w14:textId="4D317C15" w:rsidR="00A66D76" w:rsidRDefault="00C835C6" w:rsidP="0070453F">
      <w:pPr>
        <w:rPr>
          <w:ins w:id="8039" w:author="D.Kambarov" w:date="2025-03-13T11:22:00Z"/>
          <w:rStyle w:val="afc"/>
          <w:rFonts w:eastAsiaTheme="minorEastAsia" w:cstheme="minorHAnsi"/>
          <w:color w:val="000000" w:themeColor="text1"/>
          <w:u w:val="none"/>
        </w:rPr>
      </w:pPr>
      <w:r>
        <w:rPr>
          <w:rStyle w:val="afc"/>
          <w:rFonts w:eastAsiaTheme="minorEastAsia" w:cstheme="minorHAnsi"/>
          <w:color w:val="000000" w:themeColor="text1"/>
          <w:u w:val="none"/>
        </w:rPr>
        <w:t xml:space="preserve">Плагин </w:t>
      </w:r>
      <w:r>
        <w:rPr>
          <w:rStyle w:val="afc"/>
          <w:rFonts w:eastAsiaTheme="minorEastAsia" w:cstheme="minorHAnsi"/>
          <w:color w:val="000000" w:themeColor="text1"/>
          <w:u w:val="none"/>
          <w:lang w:val="en-US"/>
        </w:rPr>
        <w:t>OMDV</w:t>
      </w:r>
      <w:r>
        <w:rPr>
          <w:rStyle w:val="afc"/>
          <w:rFonts w:eastAsiaTheme="minorEastAsia" w:cstheme="minorHAnsi"/>
          <w:color w:val="000000" w:themeColor="text1"/>
          <w:u w:val="none"/>
        </w:rPr>
        <w:t xml:space="preserve"> Building обязателен для использования проектировщиком на всех стадиях проектирования. Плагин для всех версий Revit, а также инструкции для активации и работы с ним находятся по адресу: </w:t>
      </w:r>
    </w:p>
    <w:p w14:paraId="557DBEFC" w14:textId="340191A8" w:rsidR="00BA2102" w:rsidDel="00EC3948" w:rsidRDefault="00BA2102">
      <w:pPr>
        <w:jc w:val="center"/>
        <w:rPr>
          <w:del w:id="8040" w:author="D.Kambarov" w:date="2025-03-13T11:47:00Z"/>
        </w:rPr>
        <w:pPrChange w:id="8041" w:author="D.Kambarov" w:date="2025-03-13T11:22:00Z">
          <w:pPr/>
        </w:pPrChange>
      </w:pPr>
      <w:ins w:id="8042" w:author="D.Kambarov" w:date="2025-03-13T11:22:00Z">
        <w:r>
          <w:fldChar w:fldCharType="begin"/>
        </w:r>
        <w:r>
          <w:instrText>HYPERLINK "</w:instrText>
        </w:r>
        <w:r w:rsidRPr="00BA2102">
          <w:instrText>https://lk.sarex.io/documentations/533429</w:instrText>
        </w:r>
        <w:r>
          <w:instrText>"</w:instrText>
        </w:r>
        <w:r>
          <w:fldChar w:fldCharType="separate"/>
        </w:r>
        <w:r w:rsidRPr="004E74BE">
          <w:rPr>
            <w:rStyle w:val="afc"/>
          </w:rPr>
          <w:t>https://lk.sarex.io/documentations/533429</w:t>
        </w:r>
        <w:r>
          <w:fldChar w:fldCharType="end"/>
        </w:r>
        <w:r>
          <w:t xml:space="preserve"> </w:t>
        </w:r>
      </w:ins>
    </w:p>
    <w:p w14:paraId="41F3976D" w14:textId="77777777" w:rsidR="00A66D76" w:rsidRDefault="00A66D76">
      <w:pPr>
        <w:jc w:val="center"/>
        <w:rPr>
          <w:rStyle w:val="afc"/>
          <w:rFonts w:eastAsiaTheme="minorEastAsia" w:cstheme="minorHAnsi"/>
          <w:b/>
          <w:bCs/>
          <w:color w:val="000000" w:themeColor="text1"/>
          <w:u w:val="none"/>
        </w:rPr>
        <w:pPrChange w:id="8043" w:author="D.Kambarov" w:date="2025-03-13T11:47:00Z">
          <w:pPr/>
        </w:pPrChange>
      </w:pPr>
    </w:p>
    <w:p w14:paraId="3904F9E1" w14:textId="77777777" w:rsidR="00A66D76" w:rsidRPr="00677ECD" w:rsidRDefault="00C835C6">
      <w:pPr>
        <w:pStyle w:val="OMDV2"/>
        <w:rPr>
          <w:rStyle w:val="afc"/>
          <w:color w:val="000000" w:themeColor="text1"/>
          <w:u w:val="none"/>
          <w:lang w:val="ru-RU"/>
          <w:rPrChange w:id="8044" w:author="Дмитрий Камбаров" w:date="2026-04-15T13:33:00Z">
            <w:rPr>
              <w:rStyle w:val="afc"/>
              <w:color w:val="000000" w:themeColor="text1"/>
              <w:u w:val="none"/>
            </w:rPr>
          </w:rPrChange>
        </w:rPr>
        <w:pPrChange w:id="8045" w:author="D.Kambarov" w:date="2025-03-13T17:12:00Z">
          <w:pPr>
            <w:pStyle w:val="af1"/>
            <w:numPr>
              <w:ilvl w:val="1"/>
              <w:numId w:val="31"/>
            </w:numPr>
            <w:ind w:left="425" w:hanging="425"/>
          </w:pPr>
        </w:pPrChange>
      </w:pPr>
      <w:del w:id="8046" w:author="D.Kambarov" w:date="2025-03-13T11:51:00Z">
        <w:r w:rsidRPr="008037B5" w:rsidDel="00EC3948">
          <w:rPr>
            <w:rStyle w:val="afc"/>
            <w:rFonts w:cstheme="minorHAnsi"/>
            <w:color w:val="000000" w:themeColor="text1"/>
            <w:u w:val="none"/>
            <w:lang w:val="ru-RU"/>
            <w:rPrChange w:id="8047" w:author="D.Kambarov" w:date="2025-03-13T17:35:00Z">
              <w:rPr>
                <w:rStyle w:val="afc"/>
                <w:rFonts w:cstheme="minorHAnsi"/>
                <w:color w:val="000000" w:themeColor="text1"/>
                <w:u w:val="none"/>
              </w:rPr>
            </w:rPrChange>
          </w:rPr>
          <w:delText xml:space="preserve"> </w:delText>
        </w:r>
      </w:del>
      <w:r w:rsidRPr="008037B5">
        <w:rPr>
          <w:rStyle w:val="afc"/>
          <w:rFonts w:cstheme="minorHAnsi"/>
          <w:b/>
          <w:bCs/>
          <w:color w:val="000000" w:themeColor="text1"/>
          <w:u w:val="none"/>
          <w:lang w:val="ru-RU"/>
          <w:rPrChange w:id="8048" w:author="D.Kambarov" w:date="2025-03-13T17:35:00Z">
            <w:rPr>
              <w:rStyle w:val="afc"/>
              <w:rFonts w:cstheme="minorHAnsi"/>
              <w:b/>
              <w:bCs/>
              <w:color w:val="000000" w:themeColor="text1"/>
              <w:u w:val="none"/>
            </w:rPr>
          </w:rPrChange>
        </w:rPr>
        <w:t>Основные требования для работы плагина:</w:t>
      </w:r>
    </w:p>
    <w:p w14:paraId="0EF2F8F2" w14:textId="77777777" w:rsidR="00A66D76" w:rsidRPr="00677ECD" w:rsidRDefault="00C835C6">
      <w:pPr>
        <w:pStyle w:val="OMDV3"/>
        <w:rPr>
          <w:color w:val="000000" w:themeColor="text1"/>
          <w:lang w:val="ru-RU"/>
          <w:rPrChange w:id="8049" w:author="Дмитрий Камбаров" w:date="2026-04-15T13:33:00Z">
            <w:rPr>
              <w:color w:val="000000" w:themeColor="text1"/>
            </w:rPr>
          </w:rPrChange>
        </w:rPr>
        <w:pPrChange w:id="8050" w:author="D.Kambarov" w:date="2025-03-13T17:12:00Z">
          <w:pPr>
            <w:pStyle w:val="af1"/>
            <w:numPr>
              <w:ilvl w:val="2"/>
              <w:numId w:val="31"/>
            </w:numPr>
            <w:ind w:left="709" w:hanging="709"/>
          </w:pPr>
        </w:pPrChange>
      </w:pPr>
      <w:r w:rsidRPr="008037B5">
        <w:rPr>
          <w:rStyle w:val="afc"/>
          <w:rFonts w:cstheme="minorHAnsi"/>
          <w:bCs/>
          <w:color w:val="auto"/>
          <w:u w:val="none"/>
          <w:lang w:val="ru-RU"/>
          <w:rPrChange w:id="8051" w:author="D.Kambarov" w:date="2025-03-13T17:35:00Z">
            <w:rPr>
              <w:rStyle w:val="afc"/>
              <w:rFonts w:cstheme="minorHAnsi"/>
              <w:bCs/>
              <w:color w:val="auto"/>
              <w:u w:val="none"/>
            </w:rPr>
          </w:rPrChange>
        </w:rPr>
        <w:t xml:space="preserve">Скачать и установить плагин Квартирографии </w:t>
      </w:r>
      <w:r>
        <w:rPr>
          <w:rStyle w:val="afc"/>
          <w:rFonts w:cstheme="minorHAnsi"/>
          <w:bCs/>
          <w:color w:val="auto"/>
          <w:u w:val="none"/>
        </w:rPr>
        <w:t>OMDV</w:t>
      </w:r>
      <w:r w:rsidRPr="008037B5">
        <w:rPr>
          <w:rStyle w:val="afc"/>
          <w:rFonts w:cstheme="minorHAnsi"/>
          <w:bCs/>
          <w:color w:val="auto"/>
          <w:u w:val="none"/>
          <w:lang w:val="ru-RU"/>
          <w:rPrChange w:id="8052" w:author="D.Kambarov" w:date="2025-03-13T17:35:00Z">
            <w:rPr>
              <w:rStyle w:val="afc"/>
              <w:rFonts w:cstheme="minorHAnsi"/>
              <w:bCs/>
              <w:color w:val="auto"/>
              <w:u w:val="none"/>
            </w:rPr>
          </w:rPrChange>
        </w:rPr>
        <w:t>.</w:t>
      </w:r>
      <w:r>
        <w:rPr>
          <w:rStyle w:val="afc"/>
          <w:rFonts w:cstheme="minorHAnsi"/>
          <w:bCs/>
          <w:color w:val="auto"/>
          <w:u w:val="none"/>
        </w:rPr>
        <w:t>Building</w:t>
      </w:r>
      <w:r w:rsidRPr="008037B5">
        <w:rPr>
          <w:rStyle w:val="afc"/>
          <w:rFonts w:cstheme="minorHAnsi"/>
          <w:bCs/>
          <w:color w:val="auto"/>
          <w:u w:val="none"/>
          <w:lang w:val="ru-RU"/>
          <w:rPrChange w:id="8053" w:author="D.Kambarov" w:date="2025-03-13T17:35:00Z">
            <w:rPr>
              <w:rStyle w:val="afc"/>
              <w:rFonts w:cstheme="minorHAnsi"/>
              <w:bCs/>
              <w:color w:val="auto"/>
              <w:u w:val="none"/>
            </w:rPr>
          </w:rPrChange>
        </w:rPr>
        <w:t xml:space="preserve"> из </w:t>
      </w:r>
      <w:r>
        <w:rPr>
          <w:rStyle w:val="afc"/>
          <w:rFonts w:cstheme="minorHAnsi"/>
          <w:bCs/>
          <w:color w:val="auto"/>
          <w:u w:val="none"/>
        </w:rPr>
        <w:t>Sarex</w:t>
      </w:r>
      <w:r w:rsidRPr="008037B5">
        <w:rPr>
          <w:rStyle w:val="afc"/>
          <w:rFonts w:cstheme="minorHAnsi"/>
          <w:bCs/>
          <w:color w:val="auto"/>
          <w:u w:val="none"/>
          <w:lang w:val="ru-RU"/>
          <w:rPrChange w:id="8054" w:author="D.Kambarov" w:date="2025-03-13T17:35:00Z">
            <w:rPr>
              <w:rStyle w:val="afc"/>
              <w:rFonts w:cstheme="minorHAnsi"/>
              <w:bCs/>
              <w:color w:val="auto"/>
              <w:u w:val="none"/>
            </w:rPr>
          </w:rPrChange>
        </w:rPr>
        <w:t xml:space="preserve"> (инструкция по скачиванию и установке будет направлена отдельно).</w:t>
      </w:r>
    </w:p>
    <w:p w14:paraId="1A4504FA" w14:textId="77777777" w:rsidR="00A66D76" w:rsidRDefault="00C835C6">
      <w:pPr>
        <w:pStyle w:val="OMDV3"/>
        <w:rPr>
          <w:rStyle w:val="afc"/>
          <w:rFonts w:cstheme="minorHAnsi"/>
          <w:color w:val="000000" w:themeColor="text1"/>
          <w:u w:val="none"/>
        </w:rPr>
        <w:pPrChange w:id="8055" w:author="D.Kambarov" w:date="2025-03-13T17:12:00Z">
          <w:pPr>
            <w:pStyle w:val="af1"/>
            <w:numPr>
              <w:ilvl w:val="2"/>
              <w:numId w:val="31"/>
            </w:numPr>
            <w:ind w:left="709" w:hanging="709"/>
          </w:pPr>
        </w:pPrChange>
      </w:pPr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8056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>Добавить в разрабатываемую модель с геометрией</w:t>
      </w:r>
      <w:r w:rsidRPr="008037B5">
        <w:rPr>
          <w:rStyle w:val="afc"/>
          <w:rFonts w:cstheme="minorHAnsi"/>
          <w:color w:val="000000" w:themeColor="text1"/>
          <w:lang w:val="ru-RU"/>
          <w:rPrChange w:id="8057" w:author="D.Kambarov" w:date="2025-03-13T17:35:00Z">
            <w:rPr>
              <w:rStyle w:val="afc"/>
              <w:rFonts w:cstheme="minorHAnsi"/>
              <w:color w:val="000000" w:themeColor="text1"/>
            </w:rPr>
          </w:rPrChange>
        </w:rPr>
        <w:t xml:space="preserve"> все параметры из раздела Квартирография</w:t>
      </w:r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8058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 xml:space="preserve"> из </w:t>
      </w:r>
      <w:r>
        <w:rPr>
          <w:i/>
          <w:iCs/>
        </w:rPr>
        <w:t>OMDV</w:t>
      </w:r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8059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 xml:space="preserve">_ФОП, соблюдая группировку параметров по </w:t>
      </w:r>
      <w:r w:rsidRPr="008037B5">
        <w:rPr>
          <w:rStyle w:val="afc"/>
          <w:rFonts w:cstheme="minorHAnsi"/>
          <w:i/>
          <w:iCs/>
          <w:color w:val="000000" w:themeColor="text1"/>
          <w:u w:val="none"/>
          <w:lang w:val="ru-RU"/>
          <w:rPrChange w:id="8060" w:author="D.Kambarov" w:date="2025-03-13T17:35:00Z">
            <w:rPr>
              <w:rStyle w:val="afc"/>
              <w:rFonts w:cstheme="minorHAnsi"/>
              <w:i/>
              <w:iCs/>
              <w:color w:val="000000" w:themeColor="text1"/>
              <w:u w:val="none"/>
            </w:rPr>
          </w:rPrChange>
        </w:rPr>
        <w:t xml:space="preserve">Приложению </w:t>
      </w:r>
      <w:r>
        <w:rPr>
          <w:rStyle w:val="afc"/>
          <w:rFonts w:cstheme="minorHAnsi"/>
          <w:i/>
          <w:iCs/>
          <w:color w:val="000000" w:themeColor="text1"/>
          <w:u w:val="none"/>
        </w:rPr>
        <w:t>1</w:t>
      </w:r>
      <w:r>
        <w:rPr>
          <w:rStyle w:val="afc"/>
          <w:rFonts w:cstheme="minorHAnsi"/>
          <w:color w:val="000000" w:themeColor="text1"/>
          <w:u w:val="none"/>
        </w:rPr>
        <w:t xml:space="preserve">. </w:t>
      </w:r>
    </w:p>
    <w:p w14:paraId="64DCB2F9" w14:textId="77777777" w:rsidR="00A66D76" w:rsidRPr="008037B5" w:rsidRDefault="00C835C6">
      <w:pPr>
        <w:pStyle w:val="OMDV3"/>
        <w:rPr>
          <w:rStyle w:val="afc"/>
          <w:rFonts w:cstheme="minorHAnsi"/>
          <w:color w:val="000000" w:themeColor="text1"/>
          <w:u w:val="none"/>
          <w:lang w:val="ru-RU"/>
          <w:rPrChange w:id="8061" w:author="D.Kambarov" w:date="2025-03-13T17:35:00Z">
            <w:rPr>
              <w:rStyle w:val="afc"/>
              <w:rFonts w:eastAsiaTheme="minorEastAsia" w:cstheme="minorHAnsi"/>
              <w:color w:val="000000" w:themeColor="text1"/>
              <w:u w:val="none"/>
              <w:lang w:val="en-US" w:eastAsia="fr-FR"/>
            </w:rPr>
          </w:rPrChange>
        </w:rPr>
        <w:pPrChange w:id="8062" w:author="D.Kambarov" w:date="2025-03-13T17:12:00Z">
          <w:pPr>
            <w:pStyle w:val="af1"/>
            <w:numPr>
              <w:ilvl w:val="2"/>
              <w:numId w:val="31"/>
            </w:numPr>
            <w:ind w:left="709" w:hanging="709"/>
          </w:pPr>
        </w:pPrChange>
      </w:pPr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8063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>Помещения должны быть размещены на всех этажах модели.</w:t>
      </w:r>
    </w:p>
    <w:p w14:paraId="01CAF797" w14:textId="77777777" w:rsidR="00A66D76" w:rsidRPr="008037B5" w:rsidRDefault="00C835C6">
      <w:pPr>
        <w:pStyle w:val="OMDV3"/>
        <w:rPr>
          <w:rStyle w:val="afc"/>
          <w:rFonts w:cstheme="minorHAnsi"/>
          <w:color w:val="000000" w:themeColor="text1"/>
          <w:u w:val="none"/>
          <w:lang w:val="ru-RU"/>
          <w:rPrChange w:id="8064" w:author="D.Kambarov" w:date="2025-03-13T17:35:00Z">
            <w:rPr>
              <w:rStyle w:val="afc"/>
              <w:rFonts w:eastAsiaTheme="minorEastAsia" w:cstheme="minorHAnsi"/>
              <w:color w:val="000000" w:themeColor="text1"/>
              <w:u w:val="none"/>
              <w:lang w:val="en-US" w:eastAsia="fr-FR"/>
            </w:rPr>
          </w:rPrChange>
        </w:rPr>
        <w:pPrChange w:id="8065" w:author="D.Kambarov" w:date="2025-03-13T17:12:00Z">
          <w:pPr>
            <w:pStyle w:val="af1"/>
            <w:numPr>
              <w:ilvl w:val="2"/>
              <w:numId w:val="31"/>
            </w:numPr>
            <w:ind w:left="709" w:hanging="709"/>
          </w:pPr>
        </w:pPrChange>
      </w:pPr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8066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 xml:space="preserve">В модели не должно быть неразмещенных и не окружённых помещений. </w:t>
      </w:r>
    </w:p>
    <w:p w14:paraId="62891C5E" w14:textId="77777777" w:rsidR="00A66D76" w:rsidRPr="008037B5" w:rsidRDefault="00C835C6">
      <w:pPr>
        <w:pStyle w:val="OMDV3"/>
        <w:rPr>
          <w:rStyle w:val="afc"/>
          <w:rFonts w:cstheme="minorHAnsi"/>
          <w:color w:val="000000" w:themeColor="text1"/>
          <w:u w:val="none"/>
          <w:lang w:val="ru-RU"/>
          <w:rPrChange w:id="8067" w:author="D.Kambarov" w:date="2025-03-13T17:35:00Z">
            <w:rPr>
              <w:rStyle w:val="afc"/>
              <w:rFonts w:eastAsiaTheme="minorEastAsia" w:cstheme="minorHAnsi"/>
              <w:color w:val="000000" w:themeColor="text1"/>
              <w:u w:val="none"/>
              <w:lang w:val="en-US" w:eastAsia="fr-FR"/>
            </w:rPr>
          </w:rPrChange>
        </w:rPr>
        <w:pPrChange w:id="8068" w:author="D.Kambarov" w:date="2025-03-13T17:12:00Z">
          <w:pPr>
            <w:pStyle w:val="af1"/>
            <w:numPr>
              <w:ilvl w:val="2"/>
              <w:numId w:val="31"/>
            </w:numPr>
            <w:ind w:left="709" w:hanging="709"/>
          </w:pPr>
        </w:pPrChange>
      </w:pPr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8069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>В каждом размещенном помещении должны быть заполнены 5 базовых параметров:</w:t>
      </w:r>
    </w:p>
    <w:tbl>
      <w:tblPr>
        <w:tblStyle w:val="af3"/>
        <w:tblW w:w="9781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268"/>
        <w:gridCol w:w="6095"/>
        <w:gridCol w:w="1418"/>
      </w:tblGrid>
      <w:tr w:rsidR="00A66D76" w14:paraId="044864CF" w14:textId="77777777">
        <w:trPr>
          <w:trHeight w:val="491"/>
        </w:trPr>
        <w:tc>
          <w:tcPr>
            <w:tcW w:w="2268" w:type="dxa"/>
            <w:vAlign w:val="center"/>
          </w:tcPr>
          <w:p w14:paraId="41122B0D" w14:textId="77777777" w:rsidR="00A66D76" w:rsidRDefault="00C835C6">
            <w:pPr>
              <w:pStyle w:val="OMDV"/>
              <w:rPr>
                <w:rStyle w:val="afc"/>
                <w:rFonts w:eastAsiaTheme="minorEastAsia" w:cstheme="minorHAnsi"/>
                <w:b/>
                <w:bCs/>
                <w:color w:val="000000" w:themeColor="text1"/>
                <w:u w:val="none"/>
                <w:lang w:val="en-US" w:eastAsia="fr-FR"/>
              </w:rPr>
              <w:pPrChange w:id="8070" w:author="D.Kambarov" w:date="2025-03-13T17:13:00Z">
                <w:pPr/>
              </w:pPrChange>
            </w:pPr>
            <w:r>
              <w:rPr>
                <w:rStyle w:val="afc"/>
                <w:rFonts w:eastAsiaTheme="minorEastAsia" w:cstheme="minorHAnsi"/>
                <w:b/>
                <w:bCs/>
                <w:color w:val="000000" w:themeColor="text1"/>
                <w:u w:val="none"/>
              </w:rPr>
              <w:t>Имя параметра</w:t>
            </w:r>
          </w:p>
        </w:tc>
        <w:tc>
          <w:tcPr>
            <w:tcW w:w="6095" w:type="dxa"/>
            <w:vAlign w:val="center"/>
          </w:tcPr>
          <w:p w14:paraId="710A6796" w14:textId="77777777" w:rsidR="00A66D76" w:rsidRDefault="00C835C6">
            <w:pPr>
              <w:pStyle w:val="OMDV"/>
              <w:rPr>
                <w:rStyle w:val="afc"/>
                <w:rFonts w:eastAsiaTheme="minorEastAsia" w:cstheme="minorHAnsi"/>
                <w:b/>
                <w:bCs/>
                <w:color w:val="000000" w:themeColor="text1"/>
                <w:u w:val="none"/>
              </w:rPr>
              <w:pPrChange w:id="8071" w:author="D.Kambarov" w:date="2025-03-13T17:13:00Z">
                <w:pPr/>
              </w:pPrChange>
            </w:pPr>
            <w:r>
              <w:rPr>
                <w:rStyle w:val="afc"/>
                <w:rFonts w:eastAsiaTheme="minorEastAsia" w:cstheme="minorHAnsi"/>
                <w:b/>
                <w:bCs/>
                <w:color w:val="000000" w:themeColor="text1"/>
                <w:u w:val="none"/>
              </w:rPr>
              <w:t>Как заполнить</w:t>
            </w:r>
          </w:p>
        </w:tc>
        <w:tc>
          <w:tcPr>
            <w:tcW w:w="1418" w:type="dxa"/>
            <w:vAlign w:val="center"/>
          </w:tcPr>
          <w:p w14:paraId="3734EBD7" w14:textId="77777777" w:rsidR="00A66D76" w:rsidRDefault="00C835C6">
            <w:pPr>
              <w:pStyle w:val="OMDV"/>
              <w:rPr>
                <w:rStyle w:val="afc"/>
                <w:rFonts w:eastAsiaTheme="minorEastAsia" w:cstheme="minorHAnsi"/>
                <w:b/>
                <w:bCs/>
                <w:color w:val="000000" w:themeColor="text1"/>
                <w:u w:val="none"/>
              </w:rPr>
              <w:pPrChange w:id="8072" w:author="D.Kambarov" w:date="2025-03-13T17:13:00Z">
                <w:pPr/>
              </w:pPrChange>
            </w:pPr>
            <w:r>
              <w:rPr>
                <w:rStyle w:val="afc"/>
                <w:rFonts w:eastAsiaTheme="minorEastAsia" w:cstheme="minorHAnsi"/>
                <w:b/>
                <w:bCs/>
                <w:color w:val="000000" w:themeColor="text1"/>
                <w:u w:val="none"/>
              </w:rPr>
              <w:t>Пример заполнения</w:t>
            </w:r>
          </w:p>
        </w:tc>
      </w:tr>
      <w:tr w:rsidR="00A66D76" w14:paraId="5A61987D" w14:textId="77777777">
        <w:tc>
          <w:tcPr>
            <w:tcW w:w="2268" w:type="dxa"/>
          </w:tcPr>
          <w:p w14:paraId="68501A89" w14:textId="77777777" w:rsidR="00A66D76" w:rsidRDefault="00C835C6">
            <w:pPr>
              <w:pStyle w:val="OMDV"/>
              <w:jc w:val="left"/>
              <w:rPr>
                <w:rStyle w:val="afc"/>
                <w:rFonts w:eastAsiaTheme="minorEastAsia" w:cstheme="minorHAnsi"/>
                <w:i/>
                <w:color w:val="000000" w:themeColor="text1"/>
                <w:u w:val="none"/>
              </w:rPr>
              <w:pPrChange w:id="8073" w:author="D.Kambarov" w:date="2025-03-13T17:13:00Z">
                <w:pPr/>
              </w:pPrChange>
            </w:pPr>
            <w:r>
              <w:rPr>
                <w:i/>
                <w:iCs/>
                <w:lang w:val="en-US" w:eastAsia="fr-FR"/>
              </w:rPr>
              <w:t>OMDV</w:t>
            </w:r>
            <w:r>
              <w:rPr>
                <w:rStyle w:val="afc"/>
                <w:rFonts w:eastAsiaTheme="minorEastAsia" w:cstheme="minorHAnsi"/>
                <w:i/>
                <w:color w:val="000000" w:themeColor="text1"/>
                <w:u w:val="none"/>
              </w:rPr>
              <w:t>_Имя</w:t>
            </w:r>
          </w:p>
        </w:tc>
        <w:tc>
          <w:tcPr>
            <w:tcW w:w="6095" w:type="dxa"/>
          </w:tcPr>
          <w:p w14:paraId="6416E298" w14:textId="77777777" w:rsidR="00A66D76" w:rsidRDefault="00C835C6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pPrChange w:id="8074" w:author="D.Kambarov" w:date="2025-03-13T17:13:00Z">
                <w:pPr/>
              </w:pPrChange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Имя помещения по его функции. Заполняется согласно Словарю Имен</w:t>
            </w:r>
          </w:p>
        </w:tc>
        <w:tc>
          <w:tcPr>
            <w:tcW w:w="1418" w:type="dxa"/>
          </w:tcPr>
          <w:p w14:paraId="5CFFBF7A" w14:textId="77777777" w:rsidR="00A66D76" w:rsidRDefault="00C835C6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pPrChange w:id="8075" w:author="D.Kambarov" w:date="2025-03-13T17:13:00Z">
                <w:pPr/>
              </w:pPrChange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Жилая комната</w:t>
            </w:r>
          </w:p>
        </w:tc>
      </w:tr>
      <w:tr w:rsidR="00A66D76" w14:paraId="6641713D" w14:textId="77777777">
        <w:tc>
          <w:tcPr>
            <w:tcW w:w="2268" w:type="dxa"/>
          </w:tcPr>
          <w:p w14:paraId="6D23E633" w14:textId="77777777" w:rsidR="00A66D76" w:rsidRDefault="00C835C6">
            <w:pPr>
              <w:pStyle w:val="OMDV"/>
              <w:jc w:val="left"/>
              <w:rPr>
                <w:rStyle w:val="afc"/>
                <w:rFonts w:eastAsiaTheme="minorEastAsia" w:cstheme="minorHAnsi"/>
                <w:i/>
                <w:color w:val="000000" w:themeColor="text1"/>
                <w:u w:val="none"/>
              </w:rPr>
              <w:pPrChange w:id="8076" w:author="D.Kambarov" w:date="2025-03-13T17:13:00Z">
                <w:pPr/>
              </w:pPrChange>
            </w:pPr>
            <w:r>
              <w:rPr>
                <w:i/>
                <w:iCs/>
                <w:sz w:val="20"/>
                <w:lang w:val="en-US" w:eastAsia="fr-FR"/>
              </w:rPr>
              <w:t>OMDV</w:t>
            </w:r>
            <w:r>
              <w:rPr>
                <w:rStyle w:val="afc"/>
                <w:rFonts w:eastAsiaTheme="minorEastAsia" w:cstheme="minorHAnsi"/>
                <w:i/>
                <w:color w:val="000000" w:themeColor="text1"/>
                <w:sz w:val="20"/>
                <w:u w:val="none"/>
              </w:rPr>
              <w:t>_Назначение</w:t>
            </w:r>
          </w:p>
        </w:tc>
        <w:tc>
          <w:tcPr>
            <w:tcW w:w="6095" w:type="dxa"/>
          </w:tcPr>
          <w:p w14:paraId="154316DC" w14:textId="77777777" w:rsidR="00A66D76" w:rsidRDefault="00C835C6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pPrChange w:id="8077" w:author="D.Kambarov" w:date="2025-03-13T17:13:00Z">
                <w:pPr/>
              </w:pPrChange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Назначение объекта недвижимости по общей функции для группы помещений. Все помещения в рамках одного объекта недвижимости имеют одинаковое назначение. Заполняется согласно Словарю назначений</w:t>
            </w:r>
          </w:p>
        </w:tc>
        <w:tc>
          <w:tcPr>
            <w:tcW w:w="1418" w:type="dxa"/>
          </w:tcPr>
          <w:p w14:paraId="49D0B1CA" w14:textId="77777777" w:rsidR="00A66D76" w:rsidRDefault="00C835C6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pPrChange w:id="8078" w:author="D.Kambarov" w:date="2025-03-13T17:13:00Z">
                <w:pPr/>
              </w:pPrChange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Квартира</w:t>
            </w:r>
          </w:p>
        </w:tc>
      </w:tr>
      <w:tr w:rsidR="00A66D76" w14:paraId="2600F5F5" w14:textId="77777777">
        <w:tc>
          <w:tcPr>
            <w:tcW w:w="2268" w:type="dxa"/>
          </w:tcPr>
          <w:p w14:paraId="77A22FB6" w14:textId="77777777" w:rsidR="00A66D76" w:rsidRDefault="00C835C6">
            <w:pPr>
              <w:pStyle w:val="OMDV"/>
              <w:jc w:val="left"/>
              <w:rPr>
                <w:rStyle w:val="afc"/>
                <w:rFonts w:eastAsiaTheme="minorEastAsia" w:cstheme="minorHAnsi"/>
                <w:i/>
                <w:color w:val="000000" w:themeColor="text1"/>
                <w:u w:val="none"/>
              </w:rPr>
              <w:pPrChange w:id="8079" w:author="D.Kambarov" w:date="2025-03-13T17:13:00Z">
                <w:pPr/>
              </w:pPrChange>
            </w:pPr>
            <w:r>
              <w:rPr>
                <w:i/>
                <w:iCs/>
                <w:lang w:val="en-US" w:eastAsia="fr-FR"/>
              </w:rPr>
              <w:t>OMDV</w:t>
            </w:r>
            <w:r>
              <w:rPr>
                <w:rStyle w:val="afc"/>
                <w:rFonts w:eastAsiaTheme="minorEastAsia" w:cstheme="minorHAnsi"/>
                <w:i/>
                <w:color w:val="000000" w:themeColor="text1"/>
                <w:u w:val="none"/>
              </w:rPr>
              <w:t>_Секция</w:t>
            </w:r>
          </w:p>
        </w:tc>
        <w:tc>
          <w:tcPr>
            <w:tcW w:w="6095" w:type="dxa"/>
          </w:tcPr>
          <w:p w14:paraId="240D514E" w14:textId="77777777" w:rsidR="00A66D76" w:rsidRDefault="00C835C6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pPrChange w:id="8080" w:author="D.Kambarov" w:date="2025-03-13T17:13:00Z">
                <w:pPr/>
              </w:pPrChange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Порядковый номер секции в корпусе. Нумерация секций в корпусах не может быть сквозной</w:t>
            </w:r>
          </w:p>
        </w:tc>
        <w:tc>
          <w:tcPr>
            <w:tcW w:w="1418" w:type="dxa"/>
          </w:tcPr>
          <w:p w14:paraId="2DF4DE4D" w14:textId="77777777" w:rsidR="00A66D76" w:rsidRDefault="00C835C6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pPrChange w:id="8081" w:author="D.Kambarov" w:date="2025-03-13T17:13:00Z">
                <w:pPr/>
              </w:pPrChange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2</w:t>
            </w:r>
          </w:p>
        </w:tc>
      </w:tr>
      <w:tr w:rsidR="00A66D76" w14:paraId="57A110BA" w14:textId="77777777">
        <w:tc>
          <w:tcPr>
            <w:tcW w:w="2268" w:type="dxa"/>
          </w:tcPr>
          <w:p w14:paraId="0DE88482" w14:textId="77777777" w:rsidR="00A66D76" w:rsidRDefault="00C835C6">
            <w:pPr>
              <w:pStyle w:val="OMDV"/>
              <w:jc w:val="left"/>
              <w:rPr>
                <w:rStyle w:val="afc"/>
                <w:rFonts w:eastAsiaTheme="minorEastAsia" w:cstheme="minorHAnsi"/>
                <w:i/>
                <w:color w:val="000000" w:themeColor="text1"/>
                <w:u w:val="none"/>
              </w:rPr>
              <w:pPrChange w:id="8082" w:author="D.Kambarov" w:date="2025-03-13T17:13:00Z">
                <w:pPr/>
              </w:pPrChange>
            </w:pPr>
            <w:r>
              <w:rPr>
                <w:i/>
                <w:iCs/>
                <w:lang w:val="en-US" w:eastAsia="fr-FR"/>
              </w:rPr>
              <w:t>OMDV</w:t>
            </w:r>
            <w:r>
              <w:rPr>
                <w:rStyle w:val="afc"/>
                <w:rFonts w:eastAsiaTheme="minorEastAsia" w:cstheme="minorHAnsi"/>
                <w:i/>
                <w:color w:val="000000" w:themeColor="text1"/>
                <w:u w:val="none"/>
              </w:rPr>
              <w:t>_Номер подъезда</w:t>
            </w:r>
          </w:p>
        </w:tc>
        <w:tc>
          <w:tcPr>
            <w:tcW w:w="6095" w:type="dxa"/>
          </w:tcPr>
          <w:p w14:paraId="2C30342A" w14:textId="77777777" w:rsidR="00A66D76" w:rsidRDefault="00C835C6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pPrChange w:id="8083" w:author="D.Kambarov" w:date="2025-03-13T17:13:00Z">
                <w:pPr/>
              </w:pPrChange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Порядковый номер подъезда в корпусе. Нумерация подъездов сквозная вне зависимости от принадлежности к секции (уточняется ТЗ на проектирование)</w:t>
            </w:r>
          </w:p>
        </w:tc>
        <w:tc>
          <w:tcPr>
            <w:tcW w:w="1418" w:type="dxa"/>
          </w:tcPr>
          <w:p w14:paraId="504DE6EE" w14:textId="77777777" w:rsidR="00A66D76" w:rsidRDefault="00C835C6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pPrChange w:id="8084" w:author="D.Kambarov" w:date="2025-03-13T17:13:00Z">
                <w:pPr/>
              </w:pPrChange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12</w:t>
            </w:r>
          </w:p>
        </w:tc>
      </w:tr>
      <w:tr w:rsidR="00A66D76" w14:paraId="161F8FD1" w14:textId="77777777">
        <w:tc>
          <w:tcPr>
            <w:tcW w:w="2268" w:type="dxa"/>
          </w:tcPr>
          <w:p w14:paraId="590B885C" w14:textId="77777777" w:rsidR="00A66D76" w:rsidRDefault="00C835C6">
            <w:pPr>
              <w:pStyle w:val="OMDV"/>
              <w:jc w:val="left"/>
              <w:rPr>
                <w:rStyle w:val="afc"/>
                <w:rFonts w:eastAsiaTheme="minorEastAsia" w:cstheme="minorHAnsi"/>
                <w:i/>
                <w:color w:val="000000" w:themeColor="text1"/>
                <w:u w:val="none"/>
              </w:rPr>
              <w:pPrChange w:id="8085" w:author="D.Kambarov" w:date="2025-03-13T17:13:00Z">
                <w:pPr/>
              </w:pPrChange>
            </w:pPr>
            <w:r>
              <w:rPr>
                <w:i/>
                <w:iCs/>
                <w:lang w:val="en-US" w:eastAsia="fr-FR"/>
              </w:rPr>
              <w:t>OMDV</w:t>
            </w:r>
            <w:r>
              <w:rPr>
                <w:rStyle w:val="afc"/>
                <w:rFonts w:eastAsiaTheme="minorEastAsia" w:cstheme="minorHAnsi"/>
                <w:i/>
                <w:color w:val="000000" w:themeColor="text1"/>
                <w:u w:val="none"/>
              </w:rPr>
              <w:t>_Номер на площадке</w:t>
            </w:r>
          </w:p>
        </w:tc>
        <w:tc>
          <w:tcPr>
            <w:tcW w:w="6095" w:type="dxa"/>
          </w:tcPr>
          <w:p w14:paraId="2A7B14A1" w14:textId="77777777" w:rsidR="00A66D76" w:rsidRDefault="00C835C6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pPrChange w:id="8086" w:author="D.Kambarov" w:date="2025-03-13T17:13:00Z">
                <w:pPr/>
              </w:pPrChange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Порядковый номер объекта недвижимости в секции. Все помещения внутри одного объекта недвижимости имеют одинаковый номер на площадке</w:t>
            </w:r>
          </w:p>
        </w:tc>
        <w:tc>
          <w:tcPr>
            <w:tcW w:w="1418" w:type="dxa"/>
          </w:tcPr>
          <w:p w14:paraId="4ED32AD8" w14:textId="77777777" w:rsidR="00A66D76" w:rsidRDefault="00C835C6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pPrChange w:id="8087" w:author="D.Kambarov" w:date="2025-03-13T17:13:00Z">
                <w:pPr/>
              </w:pPrChange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4</w:t>
            </w:r>
          </w:p>
        </w:tc>
      </w:tr>
    </w:tbl>
    <w:p w14:paraId="53DCF541" w14:textId="1A7F016A" w:rsidR="00A66D76" w:rsidDel="00B17EAA" w:rsidRDefault="00A66D76">
      <w:pPr>
        <w:pStyle w:val="OMDV3"/>
        <w:rPr>
          <w:del w:id="8088" w:author="D.Kambarov" w:date="2025-03-13T11:32:00Z"/>
          <w:rStyle w:val="afc"/>
          <w:rFonts w:cstheme="minorHAnsi"/>
          <w:color w:val="000000" w:themeColor="text1"/>
          <w:u w:val="none"/>
        </w:rPr>
        <w:pPrChange w:id="8089" w:author="D.Kambarov" w:date="2025-03-13T17:12:00Z">
          <w:pPr/>
        </w:pPrChange>
      </w:pPr>
    </w:p>
    <w:p w14:paraId="5EB99E85" w14:textId="5B401D3D" w:rsidR="00A66D76" w:rsidDel="00B17EAA" w:rsidRDefault="00C835C6">
      <w:pPr>
        <w:pStyle w:val="OMDV3"/>
        <w:rPr>
          <w:del w:id="8090" w:author="D.Kambarov" w:date="2025-03-13T11:34:00Z"/>
        </w:rPr>
        <w:pPrChange w:id="8091" w:author="D.Kambarov" w:date="2025-03-13T17:12:00Z">
          <w:pPr>
            <w:pStyle w:val="af1"/>
          </w:pPr>
        </w:pPrChange>
      </w:pPr>
      <w:del w:id="8092" w:author="D.Kambarov" w:date="2025-03-13T11:34:00Z">
        <w:r w:rsidDel="00B17EAA">
          <w:rPr>
            <w:rStyle w:val="afc"/>
            <w:rFonts w:cstheme="minorHAnsi"/>
            <w:color w:val="000000" w:themeColor="text1"/>
            <w:u w:val="none"/>
          </w:rPr>
          <w:delText xml:space="preserve">В случае, если вы используете свои параметры и плагины для расчёта квартирографии, обеспечьте корректную работу плагина </w:delText>
        </w:r>
        <w:r w:rsidDel="00B17EAA">
          <w:rPr>
            <w:rStyle w:val="afc"/>
            <w:rFonts w:cstheme="minorHAnsi"/>
            <w:b/>
            <w:bCs/>
            <w:color w:val="000000" w:themeColor="text1"/>
            <w:u w:val="none"/>
          </w:rPr>
          <w:delText>OMDV.Building</w:delText>
        </w:r>
        <w:r w:rsidDel="00B17EAA">
          <w:rPr>
            <w:rStyle w:val="afc"/>
            <w:rFonts w:cstheme="minorHAnsi"/>
            <w:color w:val="000000" w:themeColor="text1"/>
            <w:u w:val="none"/>
          </w:rPr>
          <w:delText xml:space="preserve"> путём сопоставления параметров, заполняемых вручную/автоматизированным скриптом с вашими аналогичными параметрами, таблицу сопоставления параметров смотри Приложение 1. Процесс обязательно согласовывается в </w:delText>
        </w:r>
        <w:r w:rsidDel="00B17EAA">
          <w:rPr>
            <w:rStyle w:val="afc"/>
            <w:rFonts w:cstheme="minorHAnsi"/>
            <w:b/>
            <w:color w:val="000000" w:themeColor="text1"/>
            <w:u w:val="none"/>
          </w:rPr>
          <w:delText>BEP</w:delText>
        </w:r>
        <w:r w:rsidDel="00B17EAA">
          <w:rPr>
            <w:rStyle w:val="afc"/>
            <w:rFonts w:cstheme="minorHAnsi"/>
            <w:color w:val="000000" w:themeColor="text1"/>
            <w:u w:val="none"/>
          </w:rPr>
          <w:delText>.</w:delText>
        </w:r>
      </w:del>
    </w:p>
    <w:p w14:paraId="0DABB1B9" w14:textId="0314C5E9" w:rsidR="00B17EAA" w:rsidRPr="00677ECD" w:rsidRDefault="00B17EAA">
      <w:pPr>
        <w:pStyle w:val="OMDV3"/>
        <w:rPr>
          <w:ins w:id="8093" w:author="D.Kambarov" w:date="2025-03-13T11:35:00Z"/>
          <w:rStyle w:val="afc"/>
          <w:rFonts w:cstheme="minorHAnsi"/>
          <w:color w:val="000000" w:themeColor="text1"/>
          <w:u w:val="none"/>
          <w:lang w:val="ru-RU"/>
          <w:rPrChange w:id="8094" w:author="Дмитрий Камбаров" w:date="2026-04-15T13:33:00Z">
            <w:rPr>
              <w:ins w:id="8095" w:author="D.Kambarov" w:date="2025-03-13T11:35:00Z"/>
              <w:rStyle w:val="afc"/>
              <w:rFonts w:cstheme="minorHAnsi"/>
              <w:color w:val="000000" w:themeColor="text1"/>
              <w:u w:val="none"/>
            </w:rPr>
          </w:rPrChange>
        </w:rPr>
        <w:pPrChange w:id="8096" w:author="D.Kambarov" w:date="2025-03-13T17:12:00Z">
          <w:pPr>
            <w:pStyle w:val="af1"/>
            <w:numPr>
              <w:ilvl w:val="2"/>
              <w:numId w:val="31"/>
            </w:numPr>
            <w:ind w:left="709" w:hanging="709"/>
          </w:pPr>
        </w:pPrChange>
      </w:pPr>
      <w:ins w:id="8097" w:author="D.Kambarov" w:date="2025-03-13T11:34:00Z">
        <w:r w:rsidRPr="008037B5">
          <w:rPr>
            <w:rStyle w:val="afc"/>
            <w:rFonts w:cstheme="minorHAnsi"/>
            <w:color w:val="000000" w:themeColor="text1"/>
            <w:u w:val="none"/>
            <w:lang w:val="ru-RU"/>
            <w:rPrChange w:id="8098" w:author="D.Kambarov" w:date="2025-03-13T17:35:00Z">
              <w:rPr>
                <w:rStyle w:val="afc"/>
                <w:rFonts w:cstheme="minorHAnsi"/>
                <w:color w:val="000000" w:themeColor="text1"/>
                <w:u w:val="none"/>
              </w:rPr>
            </w:rPrChange>
          </w:rPr>
          <w:t xml:space="preserve">В случае, если вы используете свои параметры и плагины для расчёта квартирографии, обеспечьте корректную работу плагина </w:t>
        </w:r>
        <w:r w:rsidRPr="00B17EAA">
          <w:rPr>
            <w:rStyle w:val="afc"/>
            <w:rFonts w:cstheme="minorHAnsi"/>
            <w:color w:val="000000" w:themeColor="text1"/>
            <w:u w:val="none"/>
          </w:rPr>
          <w:t>OMDV</w:t>
        </w:r>
        <w:r w:rsidRPr="008037B5">
          <w:rPr>
            <w:rStyle w:val="afc"/>
            <w:rFonts w:cstheme="minorHAnsi"/>
            <w:color w:val="000000" w:themeColor="text1"/>
            <w:u w:val="none"/>
            <w:lang w:val="ru-RU"/>
            <w:rPrChange w:id="8099" w:author="D.Kambarov" w:date="2025-03-13T17:35:00Z">
              <w:rPr>
                <w:rStyle w:val="afc"/>
                <w:rFonts w:cstheme="minorHAnsi"/>
                <w:color w:val="000000" w:themeColor="text1"/>
                <w:u w:val="none"/>
              </w:rPr>
            </w:rPrChange>
          </w:rPr>
          <w:t>.</w:t>
        </w:r>
        <w:r w:rsidRPr="00B17EAA">
          <w:rPr>
            <w:rStyle w:val="afc"/>
            <w:rFonts w:cstheme="minorHAnsi"/>
            <w:color w:val="000000" w:themeColor="text1"/>
            <w:u w:val="none"/>
          </w:rPr>
          <w:t>Building</w:t>
        </w:r>
        <w:r w:rsidRPr="008037B5">
          <w:rPr>
            <w:rStyle w:val="afc"/>
            <w:rFonts w:cstheme="minorHAnsi"/>
            <w:color w:val="000000" w:themeColor="text1"/>
            <w:u w:val="none"/>
            <w:lang w:val="ru-RU"/>
            <w:rPrChange w:id="8100" w:author="D.Kambarov" w:date="2025-03-13T17:35:00Z">
              <w:rPr>
                <w:rStyle w:val="afc"/>
                <w:rFonts w:cstheme="minorHAnsi"/>
                <w:color w:val="000000" w:themeColor="text1"/>
                <w:u w:val="none"/>
              </w:rPr>
            </w:rPrChange>
          </w:rPr>
          <w:t xml:space="preserve"> путём сопоставления параметров, заполняемых вручную/автоматизированным скриптом с вашими аналогичными параметрами, таблицу сопоставления параметров необходимо </w:t>
        </w:r>
      </w:ins>
      <w:ins w:id="8101" w:author="D.Kambarov" w:date="2025-03-13T11:35:00Z">
        <w:r w:rsidRPr="008037B5">
          <w:rPr>
            <w:rStyle w:val="afc"/>
            <w:rFonts w:cstheme="minorHAnsi"/>
            <w:color w:val="000000" w:themeColor="text1"/>
            <w:u w:val="none"/>
            <w:lang w:val="ru-RU"/>
            <w:rPrChange w:id="8102" w:author="D.Kambarov" w:date="2025-03-13T17:35:00Z">
              <w:rPr>
                <w:rStyle w:val="afc"/>
                <w:rFonts w:cstheme="minorHAnsi"/>
                <w:color w:val="000000" w:themeColor="text1"/>
                <w:u w:val="none"/>
              </w:rPr>
            </w:rPrChange>
          </w:rPr>
          <w:t xml:space="preserve">заполнить в </w:t>
        </w:r>
        <w:r>
          <w:rPr>
            <w:rStyle w:val="afc"/>
            <w:rFonts w:cstheme="minorHAnsi"/>
            <w:color w:val="000000" w:themeColor="text1"/>
            <w:u w:val="none"/>
          </w:rPr>
          <w:t>BEP</w:t>
        </w:r>
      </w:ins>
      <w:ins w:id="8103" w:author="D.Kambarov" w:date="2025-03-13T11:34:00Z">
        <w:r w:rsidRPr="008037B5">
          <w:rPr>
            <w:rStyle w:val="afc"/>
            <w:rFonts w:cstheme="minorHAnsi"/>
            <w:color w:val="000000" w:themeColor="text1"/>
            <w:u w:val="none"/>
            <w:lang w:val="ru-RU"/>
            <w:rPrChange w:id="8104" w:author="D.Kambarov" w:date="2025-03-13T17:35:00Z">
              <w:rPr>
                <w:rStyle w:val="afc"/>
                <w:rFonts w:cstheme="minorHAnsi"/>
                <w:color w:val="000000" w:themeColor="text1"/>
                <w:u w:val="none"/>
              </w:rPr>
            </w:rPrChange>
          </w:rPr>
          <w:t>.</w:t>
        </w:r>
      </w:ins>
    </w:p>
    <w:p w14:paraId="3CE4579B" w14:textId="6CB8DCF7" w:rsidR="00B17EAA" w:rsidRPr="00B17EAA" w:rsidRDefault="00B17EAA">
      <w:pPr>
        <w:pStyle w:val="OMDV3"/>
        <w:rPr>
          <w:ins w:id="8105" w:author="D.Kambarov" w:date="2025-03-13T11:34:00Z"/>
          <w:rStyle w:val="afc"/>
          <w:rFonts w:cstheme="minorHAnsi"/>
          <w:color w:val="000000" w:themeColor="text1"/>
          <w:u w:val="none"/>
        </w:rPr>
        <w:pPrChange w:id="8106" w:author="D.Kambarov" w:date="2025-03-13T17:12:00Z">
          <w:pPr>
            <w:pStyle w:val="af1"/>
            <w:numPr>
              <w:ilvl w:val="2"/>
              <w:numId w:val="31"/>
            </w:numPr>
            <w:ind w:left="709" w:hanging="709"/>
          </w:pPr>
        </w:pPrChange>
      </w:pPr>
      <w:ins w:id="8107" w:author="D.Kambarov" w:date="2025-03-13T11:35:00Z">
        <w:r w:rsidRPr="008037B5">
          <w:rPr>
            <w:rStyle w:val="afc"/>
            <w:rFonts w:cstheme="minorHAnsi"/>
            <w:color w:val="000000" w:themeColor="text1"/>
            <w:u w:val="none"/>
            <w:lang w:val="ru-RU"/>
            <w:rPrChange w:id="8108" w:author="D.Kambarov" w:date="2025-03-13T17:35:00Z">
              <w:rPr>
                <w:rStyle w:val="afc"/>
                <w:rFonts w:cstheme="minorHAnsi"/>
                <w:color w:val="000000" w:themeColor="text1"/>
                <w:u w:val="none"/>
              </w:rPr>
            </w:rPrChange>
          </w:rPr>
          <w:t xml:space="preserve">Данные, полученные через </w:t>
        </w:r>
        <w:r w:rsidRPr="00B17EAA">
          <w:rPr>
            <w:rStyle w:val="afc"/>
            <w:rFonts w:cstheme="minorHAnsi"/>
            <w:color w:val="000000" w:themeColor="text1"/>
            <w:u w:val="none"/>
          </w:rPr>
          <w:t>OMDV</w:t>
        </w:r>
        <w:r w:rsidRPr="008037B5">
          <w:rPr>
            <w:rStyle w:val="afc"/>
            <w:rFonts w:cstheme="minorHAnsi"/>
            <w:color w:val="000000" w:themeColor="text1"/>
            <w:u w:val="none"/>
            <w:lang w:val="ru-RU"/>
            <w:rPrChange w:id="8109" w:author="D.Kambarov" w:date="2025-03-13T17:35:00Z">
              <w:rPr>
                <w:rStyle w:val="afc"/>
                <w:rFonts w:cstheme="minorHAnsi"/>
                <w:color w:val="000000" w:themeColor="text1"/>
                <w:u w:val="none"/>
              </w:rPr>
            </w:rPrChange>
          </w:rPr>
          <w:t>.</w:t>
        </w:r>
        <w:r w:rsidRPr="00B17EAA">
          <w:rPr>
            <w:rStyle w:val="afc"/>
            <w:rFonts w:cstheme="minorHAnsi"/>
            <w:color w:val="000000" w:themeColor="text1"/>
            <w:u w:val="none"/>
          </w:rPr>
          <w:t>Building</w:t>
        </w:r>
        <w:r w:rsidRPr="008037B5">
          <w:rPr>
            <w:rStyle w:val="afc"/>
            <w:rFonts w:cstheme="minorHAnsi"/>
            <w:color w:val="000000" w:themeColor="text1"/>
            <w:u w:val="none"/>
            <w:lang w:val="ru-RU"/>
            <w:rPrChange w:id="8110" w:author="D.Kambarov" w:date="2025-03-13T17:35:00Z">
              <w:rPr>
                <w:rStyle w:val="afc"/>
                <w:rFonts w:cstheme="minorHAnsi"/>
                <w:color w:val="000000" w:themeColor="text1"/>
                <w:u w:val="none"/>
              </w:rPr>
            </w:rPrChange>
          </w:rPr>
          <w:t xml:space="preserve">, являются первичными и должны транслироваться в </w:t>
        </w:r>
      </w:ins>
      <w:ins w:id="8111" w:author="D.Kambarov" w:date="2025-03-13T11:36:00Z">
        <w:r w:rsidRPr="008037B5">
          <w:rPr>
            <w:rStyle w:val="afc"/>
            <w:rFonts w:cstheme="minorHAnsi"/>
            <w:color w:val="000000" w:themeColor="text1"/>
            <w:u w:val="none"/>
            <w:lang w:val="ru-RU"/>
            <w:rPrChange w:id="8112" w:author="D.Kambarov" w:date="2025-03-13T17:35:00Z">
              <w:rPr>
                <w:rStyle w:val="afc"/>
                <w:rFonts w:cstheme="minorHAnsi"/>
                <w:color w:val="000000" w:themeColor="text1"/>
                <w:u w:val="none"/>
              </w:rPr>
            </w:rPrChange>
          </w:rPr>
          <w:t>графической части (на планах этажах, в экспликациях помещений).</w:t>
        </w:r>
      </w:ins>
      <w:ins w:id="8113" w:author="D.Kambarov" w:date="2025-03-13T11:40:00Z">
        <w:r w:rsidRPr="008037B5">
          <w:rPr>
            <w:rStyle w:val="afc"/>
            <w:rFonts w:cstheme="minorHAnsi"/>
            <w:color w:val="000000" w:themeColor="text1"/>
            <w:u w:val="none"/>
            <w:lang w:val="ru-RU"/>
            <w:rPrChange w:id="8114" w:author="D.Kambarov" w:date="2025-03-13T17:35:00Z">
              <w:rPr>
                <w:rStyle w:val="afc"/>
                <w:rFonts w:cstheme="minorHAnsi"/>
                <w:color w:val="000000" w:themeColor="text1"/>
                <w:u w:val="none"/>
              </w:rPr>
            </w:rPrChange>
          </w:rPr>
          <w:t xml:space="preserve"> </w:t>
        </w:r>
        <w:r>
          <w:rPr>
            <w:rStyle w:val="afc"/>
            <w:rFonts w:cstheme="minorHAnsi"/>
            <w:color w:val="000000" w:themeColor="text1"/>
            <w:u w:val="none"/>
          </w:rPr>
          <w:t>Эти же данные должны использоваться для расчёта ТЭП</w:t>
        </w:r>
      </w:ins>
      <w:ins w:id="8115" w:author="D.Kambarov" w:date="2025-03-13T11:41:00Z">
        <w:r>
          <w:rPr>
            <w:rStyle w:val="afc"/>
            <w:rFonts w:cstheme="minorHAnsi"/>
            <w:color w:val="000000" w:themeColor="text1"/>
            <w:u w:val="none"/>
          </w:rPr>
          <w:t>.</w:t>
        </w:r>
      </w:ins>
    </w:p>
    <w:p w14:paraId="12034157" w14:textId="3E84F4AF" w:rsidR="00A66D76" w:rsidRPr="008037B5" w:rsidRDefault="00C835C6">
      <w:pPr>
        <w:pStyle w:val="OMDV3"/>
        <w:rPr>
          <w:rStyle w:val="afc"/>
          <w:rFonts w:cstheme="minorHAnsi"/>
          <w:color w:val="000000" w:themeColor="text1"/>
          <w:u w:val="none"/>
          <w:lang w:val="ru-RU"/>
          <w:rPrChange w:id="8116" w:author="D.Kambarov" w:date="2025-03-13T17:35:00Z">
            <w:rPr>
              <w:rStyle w:val="afc"/>
              <w:rFonts w:eastAsiaTheme="minorEastAsia" w:cstheme="minorHAnsi"/>
              <w:color w:val="000000" w:themeColor="text1"/>
              <w:u w:val="none"/>
              <w:lang w:val="en-US" w:eastAsia="fr-FR"/>
            </w:rPr>
          </w:rPrChange>
        </w:rPr>
        <w:pPrChange w:id="8117" w:author="D.Kambarov" w:date="2025-03-13T17:12:00Z">
          <w:pPr>
            <w:pStyle w:val="af1"/>
            <w:numPr>
              <w:ilvl w:val="2"/>
              <w:numId w:val="31"/>
            </w:numPr>
            <w:ind w:left="709" w:hanging="709"/>
          </w:pPr>
        </w:pPrChange>
      </w:pPr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8118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>В ходе работы могут быть добавлены дополнительные параметры, заполняемые плагином автоматически. По запросу от координатора необходимо добавить/заменить параметры из обновленного ФОП.</w:t>
      </w:r>
    </w:p>
    <w:p w14:paraId="21EE6519" w14:textId="77777777" w:rsidR="00A66D76" w:rsidRPr="008037B5" w:rsidRDefault="00C835C6">
      <w:pPr>
        <w:pStyle w:val="OMDV3"/>
        <w:rPr>
          <w:rStyle w:val="afc"/>
          <w:rFonts w:cstheme="minorHAnsi"/>
          <w:color w:val="000000" w:themeColor="text1"/>
          <w:highlight w:val="yellow"/>
          <w:u w:val="none"/>
          <w:lang w:val="ru-RU"/>
          <w:rPrChange w:id="8119" w:author="D.Kambarov" w:date="2025-03-13T17:35:00Z">
            <w:rPr>
              <w:rStyle w:val="afc"/>
              <w:rFonts w:eastAsiaTheme="minorEastAsia" w:cstheme="minorHAnsi"/>
              <w:color w:val="000000" w:themeColor="text1"/>
              <w:u w:val="none"/>
              <w:lang w:val="en-US" w:eastAsia="fr-FR"/>
            </w:rPr>
          </w:rPrChange>
        </w:rPr>
        <w:pPrChange w:id="8120" w:author="D.Kambarov" w:date="2025-03-13T17:12:00Z">
          <w:pPr>
            <w:pStyle w:val="af1"/>
            <w:numPr>
              <w:ilvl w:val="2"/>
              <w:numId w:val="31"/>
            </w:numPr>
            <w:ind w:left="709" w:hanging="709"/>
          </w:pPr>
        </w:pPrChange>
      </w:pPr>
      <w:r w:rsidRPr="008037B5">
        <w:rPr>
          <w:rStyle w:val="afc"/>
          <w:rFonts w:cstheme="minorHAnsi"/>
          <w:color w:val="000000" w:themeColor="text1"/>
          <w:highlight w:val="yellow"/>
          <w:u w:val="none"/>
          <w:lang w:val="ru-RU"/>
          <w:rPrChange w:id="8121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 xml:space="preserve">Обновление версии плагина происходит автоматически при открытии окна </w:t>
      </w:r>
      <w:r w:rsidRPr="00EC3948">
        <w:rPr>
          <w:rStyle w:val="afc"/>
          <w:rFonts w:cstheme="minorHAnsi"/>
          <w:color w:val="000000" w:themeColor="text1"/>
          <w:highlight w:val="yellow"/>
          <w:u w:val="none"/>
          <w:rPrChange w:id="8122" w:author="D.Kambarov" w:date="2025-03-13T11:41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>Revit</w:t>
      </w:r>
      <w:r w:rsidRPr="008037B5">
        <w:rPr>
          <w:rStyle w:val="afc"/>
          <w:rFonts w:cstheme="minorHAnsi"/>
          <w:color w:val="000000" w:themeColor="text1"/>
          <w:highlight w:val="yellow"/>
          <w:u w:val="none"/>
          <w:lang w:val="ru-RU"/>
          <w:rPrChange w:id="8123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 xml:space="preserve">. При получении оповещения об обновлении версии плагина необходимо перезапустить программу </w:t>
      </w:r>
      <w:r w:rsidRPr="00EC3948">
        <w:rPr>
          <w:rStyle w:val="afc"/>
          <w:rFonts w:cstheme="minorHAnsi"/>
          <w:color w:val="000000" w:themeColor="text1"/>
          <w:highlight w:val="yellow"/>
          <w:u w:val="none"/>
          <w:rPrChange w:id="8124" w:author="D.Kambarov" w:date="2025-03-13T11:41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>Revit</w:t>
      </w:r>
      <w:r w:rsidRPr="008037B5">
        <w:rPr>
          <w:rStyle w:val="afc"/>
          <w:rFonts w:cstheme="minorHAnsi"/>
          <w:color w:val="000000" w:themeColor="text1"/>
          <w:highlight w:val="yellow"/>
          <w:u w:val="none"/>
          <w:lang w:val="ru-RU"/>
          <w:rPrChange w:id="8125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>.</w:t>
      </w:r>
    </w:p>
    <w:p w14:paraId="51A9364A" w14:textId="33B8E154" w:rsidR="00A66D76" w:rsidDel="0070453F" w:rsidRDefault="00C835C6" w:rsidP="006A3917">
      <w:pPr>
        <w:ind w:left="0"/>
        <w:rPr>
          <w:del w:id="8126" w:author="D.Kambarov" w:date="2025-03-13T17:12:00Z"/>
          <w:rStyle w:val="afc"/>
          <w:rFonts w:eastAsiaTheme="minorEastAsia" w:cstheme="minorHAnsi"/>
          <w:color w:val="000000" w:themeColor="text1"/>
          <w:u w:val="none"/>
          <w:lang w:val="en-US" w:eastAsia="fr-FR"/>
        </w:rPr>
      </w:pPr>
      <w:del w:id="8127" w:author="D.Kambarov" w:date="2025-03-13T17:12:00Z">
        <w:r w:rsidDel="0070453F">
          <w:rPr>
            <w:rStyle w:val="afc"/>
            <w:rFonts w:eastAsiaTheme="minorEastAsia" w:cstheme="minorHAnsi"/>
            <w:color w:val="000000" w:themeColor="text1"/>
            <w:u w:val="none"/>
          </w:rPr>
          <w:br w:type="page" w:clear="all"/>
        </w:r>
      </w:del>
    </w:p>
    <w:p w14:paraId="6394964A" w14:textId="77777777" w:rsidR="00A66D76" w:rsidRPr="00677ECD" w:rsidRDefault="00C835C6">
      <w:pPr>
        <w:pStyle w:val="OMDV2"/>
        <w:rPr>
          <w:rStyle w:val="afc"/>
          <w:rFonts w:cstheme="minorHAnsi"/>
          <w:b/>
          <w:bCs/>
          <w:color w:val="000000" w:themeColor="text1"/>
          <w:u w:val="none"/>
          <w:lang w:val="ru-RU"/>
          <w:rPrChange w:id="8128" w:author="Дмитрий Камбаров" w:date="2026-04-15T13:33:00Z">
            <w:rPr>
              <w:rStyle w:val="afc"/>
              <w:rFonts w:cstheme="minorHAnsi"/>
              <w:b/>
              <w:bCs/>
              <w:color w:val="000000" w:themeColor="text1"/>
              <w:u w:val="none"/>
            </w:rPr>
          </w:rPrChange>
        </w:rPr>
        <w:pPrChange w:id="8129" w:author="D.Kambarov" w:date="2025-03-13T17:12:00Z">
          <w:pPr>
            <w:pStyle w:val="af1"/>
            <w:numPr>
              <w:ilvl w:val="1"/>
              <w:numId w:val="31"/>
            </w:numPr>
            <w:ind w:left="425" w:hanging="425"/>
          </w:pPr>
        </w:pPrChange>
      </w:pPr>
      <w:r w:rsidRPr="008037B5">
        <w:rPr>
          <w:rStyle w:val="afc"/>
          <w:rFonts w:cstheme="minorHAnsi"/>
          <w:b/>
          <w:bCs/>
          <w:color w:val="000000" w:themeColor="text1"/>
          <w:u w:val="none"/>
          <w:lang w:val="ru-RU"/>
          <w:rPrChange w:id="8130" w:author="D.Kambarov" w:date="2025-03-13T17:35:00Z">
            <w:rPr>
              <w:rStyle w:val="afc"/>
              <w:rFonts w:cstheme="minorHAnsi"/>
              <w:b/>
              <w:bCs/>
              <w:color w:val="000000" w:themeColor="text1"/>
              <w:u w:val="none"/>
            </w:rPr>
          </w:rPrChange>
        </w:rPr>
        <w:t>Дополнительные требования для работы плагина квартирографии:</w:t>
      </w:r>
    </w:p>
    <w:p w14:paraId="565673D1" w14:textId="77777777" w:rsidR="00A66D76" w:rsidRPr="008037B5" w:rsidRDefault="00C835C6">
      <w:pPr>
        <w:pStyle w:val="OMDV3"/>
        <w:rPr>
          <w:rStyle w:val="afc"/>
          <w:color w:val="000000" w:themeColor="text1"/>
          <w:u w:val="none"/>
          <w:lang w:val="ru-RU"/>
          <w:rPrChange w:id="8131" w:author="D.Kambarov" w:date="2025-03-13T17:35:00Z">
            <w:rPr>
              <w:rStyle w:val="afc"/>
              <w:rFonts w:eastAsiaTheme="minorEastAsia"/>
              <w:color w:val="000000" w:themeColor="text1"/>
              <w:u w:val="none"/>
              <w:lang w:val="en-US" w:eastAsia="fr-FR"/>
            </w:rPr>
          </w:rPrChange>
        </w:rPr>
        <w:pPrChange w:id="8132" w:author="D.Kambarov" w:date="2025-03-13T17:12:00Z">
          <w:pPr>
            <w:pStyle w:val="af1"/>
            <w:numPr>
              <w:ilvl w:val="2"/>
              <w:numId w:val="31"/>
            </w:numPr>
            <w:ind w:left="709" w:hanging="709"/>
          </w:pPr>
        </w:pPrChange>
      </w:pPr>
      <w:del w:id="8133" w:author="D.Kambarov" w:date="2025-03-13T11:41:00Z">
        <w:r w:rsidRPr="008037B5" w:rsidDel="00EC3948">
          <w:rPr>
            <w:rStyle w:val="afc"/>
            <w:rFonts w:cstheme="minorHAnsi"/>
            <w:color w:val="000000" w:themeColor="text1"/>
            <w:u w:val="none"/>
            <w:lang w:val="ru-RU"/>
            <w:rPrChange w:id="8134" w:author="D.Kambarov" w:date="2025-03-13T17:35:00Z">
              <w:rPr>
                <w:rStyle w:val="afc"/>
                <w:rFonts w:cstheme="minorHAnsi"/>
                <w:color w:val="000000" w:themeColor="text1"/>
                <w:u w:val="none"/>
              </w:rPr>
            </w:rPrChange>
          </w:rPr>
          <w:delText xml:space="preserve"> </w:delText>
        </w:r>
      </w:del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8135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>В жилых комплексах, состоящих из нескольких корпусов, необходимо создавать сквозную нумерацию квартир и прочих объектов недвижимости. Для её создания используйте Менеджер условных номеров "Пользовательская нумерация" на главной странице с расчетом.</w:t>
      </w:r>
    </w:p>
    <w:p w14:paraId="4DA5F816" w14:textId="77777777" w:rsidR="00A66D76" w:rsidRPr="008037B5" w:rsidRDefault="00C835C6">
      <w:pPr>
        <w:pStyle w:val="OMDV2"/>
        <w:rPr>
          <w:rStyle w:val="afc"/>
          <w:rFonts w:cstheme="minorHAnsi"/>
          <w:b/>
          <w:bCs/>
          <w:color w:val="000000" w:themeColor="text1"/>
          <w:u w:val="none"/>
          <w:lang w:val="ru-RU"/>
          <w:rPrChange w:id="8136" w:author="D.Kambarov" w:date="2025-03-13T17:35:00Z">
            <w:rPr>
              <w:rStyle w:val="afc"/>
              <w:rFonts w:eastAsiaTheme="minorEastAsia" w:cstheme="minorHAnsi"/>
              <w:b/>
              <w:bCs/>
              <w:color w:val="000000" w:themeColor="text1"/>
              <w:u w:val="none"/>
              <w:lang w:val="en-US" w:eastAsia="fr-FR"/>
            </w:rPr>
          </w:rPrChange>
        </w:rPr>
        <w:pPrChange w:id="8137" w:author="D.Kambarov" w:date="2025-03-13T17:12:00Z">
          <w:pPr>
            <w:pStyle w:val="af1"/>
            <w:numPr>
              <w:ilvl w:val="1"/>
              <w:numId w:val="31"/>
            </w:numPr>
            <w:ind w:left="709" w:hanging="709"/>
          </w:pPr>
        </w:pPrChange>
      </w:pPr>
      <w:r w:rsidRPr="008037B5">
        <w:rPr>
          <w:rStyle w:val="afc"/>
          <w:rFonts w:cstheme="minorHAnsi"/>
          <w:b/>
          <w:bCs/>
          <w:color w:val="000000" w:themeColor="text1"/>
          <w:u w:val="none"/>
          <w:lang w:val="ru-RU"/>
          <w:rPrChange w:id="8138" w:author="D.Kambarov" w:date="2025-03-13T17:35:00Z">
            <w:rPr>
              <w:rStyle w:val="afc"/>
              <w:rFonts w:cstheme="minorHAnsi"/>
              <w:b/>
              <w:bCs/>
              <w:color w:val="000000" w:themeColor="text1"/>
              <w:u w:val="none"/>
            </w:rPr>
          </w:rPrChange>
        </w:rPr>
        <w:t>Требования для сохранения достоверности данных:</w:t>
      </w:r>
    </w:p>
    <w:p w14:paraId="732B31B1" w14:textId="0F933700" w:rsidR="00A66D76" w:rsidRPr="008037B5" w:rsidRDefault="00C835C6">
      <w:pPr>
        <w:pStyle w:val="OMDV3"/>
        <w:rPr>
          <w:rStyle w:val="afc"/>
          <w:rFonts w:cstheme="minorHAnsi"/>
          <w:color w:val="000000" w:themeColor="text1"/>
          <w:u w:val="none"/>
          <w:lang w:val="ru-RU"/>
          <w:rPrChange w:id="8139" w:author="D.Kambarov" w:date="2025-03-13T17:35:00Z">
            <w:rPr>
              <w:rStyle w:val="afc"/>
              <w:rFonts w:eastAsiaTheme="minorEastAsia" w:cstheme="minorHAnsi"/>
              <w:color w:val="000000" w:themeColor="text1"/>
              <w:u w:val="none"/>
              <w:lang w:val="en-US" w:eastAsia="fr-FR"/>
            </w:rPr>
          </w:rPrChange>
        </w:rPr>
        <w:pPrChange w:id="8140" w:author="D.Kambarov" w:date="2025-03-13T17:12:00Z">
          <w:pPr>
            <w:pStyle w:val="af1"/>
            <w:numPr>
              <w:ilvl w:val="2"/>
              <w:numId w:val="31"/>
            </w:numPr>
            <w:ind w:left="709" w:hanging="709"/>
          </w:pPr>
        </w:pPrChange>
      </w:pPr>
      <w:r w:rsidRPr="008037B5">
        <w:rPr>
          <w:rStyle w:val="afc"/>
          <w:rFonts w:cstheme="minorHAnsi"/>
          <w:color w:val="000000" w:themeColor="text1"/>
          <w:lang w:val="ru-RU"/>
          <w:rPrChange w:id="8141" w:author="D.Kambarov" w:date="2025-03-13T17:35:00Z">
            <w:rPr>
              <w:rStyle w:val="afc"/>
              <w:rFonts w:cstheme="minorHAnsi"/>
              <w:color w:val="000000" w:themeColor="text1"/>
            </w:rPr>
          </w:rPrChange>
        </w:rPr>
        <w:t>Обязательно производить перерасчет квартирографии перед каждой выгрузкой модели в репозиторий заказчика или публикацией/печатью листов</w:t>
      </w:r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8142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 xml:space="preserve">, поскольку числовые значения, полученные при подсчете, будут пересчитаны только при нажатии кнопки </w:t>
      </w:r>
      <w:r w:rsidRPr="008037B5">
        <w:rPr>
          <w:rStyle w:val="afc"/>
          <w:rFonts w:cstheme="minorHAnsi"/>
          <w:i/>
          <w:iCs/>
          <w:color w:val="000000" w:themeColor="text1"/>
          <w:u w:val="none"/>
          <w:lang w:val="ru-RU"/>
          <w:rPrChange w:id="8143" w:author="D.Kambarov" w:date="2025-03-13T17:35:00Z">
            <w:rPr>
              <w:rStyle w:val="afc"/>
              <w:rFonts w:cstheme="minorHAnsi"/>
              <w:i/>
              <w:iCs/>
              <w:color w:val="000000" w:themeColor="text1"/>
              <w:u w:val="none"/>
            </w:rPr>
          </w:rPrChange>
        </w:rPr>
        <w:t>Расчет</w:t>
      </w:r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8144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>. Результат расчета должен быть успешным</w:t>
      </w:r>
      <w:ins w:id="8145" w:author="D.Kambarov" w:date="2025-03-13T11:42:00Z">
        <w:r w:rsidR="00EC3948" w:rsidRPr="008037B5">
          <w:rPr>
            <w:rStyle w:val="afc"/>
            <w:rFonts w:cstheme="minorHAnsi"/>
            <w:color w:val="000000" w:themeColor="text1"/>
            <w:u w:val="none"/>
            <w:lang w:val="ru-RU"/>
            <w:rPrChange w:id="8146" w:author="D.Kambarov" w:date="2025-03-13T17:35:00Z">
              <w:rPr>
                <w:rStyle w:val="afc"/>
                <w:rFonts w:cstheme="minorHAnsi"/>
                <w:color w:val="000000" w:themeColor="text1"/>
                <w:u w:val="none"/>
              </w:rPr>
            </w:rPrChange>
          </w:rPr>
          <w:t>*</w:t>
        </w:r>
      </w:ins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8147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>.</w:t>
      </w:r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8148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br/>
      </w:r>
      <w:ins w:id="8149" w:author="D.Kambarov" w:date="2025-03-13T11:42:00Z">
        <w:r w:rsidR="00EC3948" w:rsidRPr="008037B5">
          <w:rPr>
            <w:rStyle w:val="afc"/>
            <w:rFonts w:cstheme="minorHAnsi"/>
            <w:i/>
            <w:iCs/>
            <w:color w:val="000000" w:themeColor="text1"/>
            <w:sz w:val="20"/>
            <w:szCs w:val="20"/>
            <w:u w:val="none"/>
            <w:lang w:val="ru-RU"/>
            <w:rPrChange w:id="8150" w:author="D.Kambarov" w:date="2025-03-13T17:35:00Z">
              <w:rPr>
                <w:rStyle w:val="afc"/>
                <w:rFonts w:cstheme="minorHAnsi"/>
                <w:i/>
                <w:iCs/>
                <w:color w:val="000000" w:themeColor="text1"/>
                <w:sz w:val="20"/>
                <w:szCs w:val="20"/>
                <w:u w:val="none"/>
              </w:rPr>
            </w:rPrChange>
          </w:rPr>
          <w:t xml:space="preserve">* </w:t>
        </w:r>
      </w:ins>
      <w:r w:rsidRPr="008037B5">
        <w:rPr>
          <w:rStyle w:val="afc"/>
          <w:rFonts w:cstheme="minorHAnsi"/>
          <w:i/>
          <w:iCs/>
          <w:color w:val="000000" w:themeColor="text1"/>
          <w:sz w:val="20"/>
          <w:szCs w:val="20"/>
          <w:u w:val="none"/>
          <w:lang w:val="ru-RU"/>
          <w:rPrChange w:id="8151" w:author="D.Kambarov" w:date="2025-03-13T17:35:00Z">
            <w:rPr>
              <w:rStyle w:val="afc"/>
              <w:rFonts w:cstheme="minorHAnsi"/>
              <w:i/>
              <w:iCs/>
              <w:color w:val="000000" w:themeColor="text1"/>
              <w:sz w:val="20"/>
              <w:szCs w:val="20"/>
              <w:u w:val="none"/>
            </w:rPr>
          </w:rPrChange>
        </w:rPr>
        <w:t>Успешный расчет – расчет без критических (красных) и допустимых (желтых) ошибок</w:t>
      </w:r>
      <w:r w:rsidRPr="008037B5">
        <w:rPr>
          <w:rStyle w:val="afc"/>
          <w:rFonts w:cstheme="minorHAnsi"/>
          <w:i/>
          <w:iCs/>
          <w:color w:val="000000" w:themeColor="text1"/>
          <w:u w:val="none"/>
          <w:lang w:val="ru-RU"/>
          <w:rPrChange w:id="8152" w:author="D.Kambarov" w:date="2025-03-13T17:35:00Z">
            <w:rPr>
              <w:rStyle w:val="afc"/>
              <w:rFonts w:cstheme="minorHAnsi"/>
              <w:i/>
              <w:iCs/>
              <w:color w:val="000000" w:themeColor="text1"/>
              <w:u w:val="none"/>
            </w:rPr>
          </w:rPrChange>
        </w:rPr>
        <w:t>.</w:t>
      </w:r>
    </w:p>
    <w:p w14:paraId="5B1E3B00" w14:textId="77777777" w:rsidR="00A66D76" w:rsidRPr="008037B5" w:rsidRDefault="00C835C6">
      <w:pPr>
        <w:pStyle w:val="OMDV3"/>
        <w:rPr>
          <w:rStyle w:val="afc"/>
          <w:rFonts w:cstheme="minorHAnsi"/>
          <w:color w:val="000000" w:themeColor="text1"/>
          <w:u w:val="none"/>
          <w:lang w:val="ru-RU"/>
          <w:rPrChange w:id="8153" w:author="D.Kambarov" w:date="2025-03-13T17:35:00Z">
            <w:rPr>
              <w:rStyle w:val="afc"/>
              <w:rFonts w:eastAsiaTheme="minorEastAsia" w:cstheme="minorHAnsi"/>
              <w:color w:val="000000" w:themeColor="text1"/>
              <w:u w:val="none"/>
              <w:lang w:val="en-US" w:eastAsia="fr-FR"/>
            </w:rPr>
          </w:rPrChange>
        </w:rPr>
        <w:pPrChange w:id="8154" w:author="D.Kambarov" w:date="2025-03-13T17:12:00Z">
          <w:pPr>
            <w:pStyle w:val="af1"/>
            <w:numPr>
              <w:ilvl w:val="2"/>
              <w:numId w:val="31"/>
            </w:numPr>
            <w:ind w:left="709" w:hanging="709"/>
          </w:pPr>
        </w:pPrChange>
      </w:pPr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8155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 xml:space="preserve">Для отображения </w:t>
      </w:r>
      <w:r w:rsidRPr="008037B5">
        <w:rPr>
          <w:rStyle w:val="afc"/>
          <w:rFonts w:cstheme="minorHAnsi"/>
          <w:color w:val="000000" w:themeColor="text1"/>
          <w:lang w:val="ru-RU"/>
          <w:rPrChange w:id="8156" w:author="D.Kambarov" w:date="2025-03-13T17:35:00Z">
            <w:rPr>
              <w:rStyle w:val="afc"/>
              <w:rFonts w:cstheme="minorHAnsi"/>
              <w:color w:val="000000" w:themeColor="text1"/>
            </w:rPr>
          </w:rPrChange>
        </w:rPr>
        <w:t>имен помещений</w:t>
      </w:r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8157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 xml:space="preserve"> в спецификациях, экспликациях и марках необходимо использовать значения</w:t>
      </w:r>
      <w:r w:rsidRPr="008037B5">
        <w:rPr>
          <w:rStyle w:val="afc"/>
          <w:rFonts w:cstheme="minorHAnsi"/>
          <w:b/>
          <w:bCs/>
          <w:color w:val="000000" w:themeColor="text1"/>
          <w:lang w:val="ru-RU"/>
          <w:rPrChange w:id="8158" w:author="D.Kambarov" w:date="2025-03-13T17:35:00Z">
            <w:rPr>
              <w:rStyle w:val="afc"/>
              <w:rFonts w:cstheme="minorHAnsi"/>
              <w:b/>
              <w:bCs/>
              <w:color w:val="000000" w:themeColor="text1"/>
            </w:rPr>
          </w:rPrChange>
        </w:rPr>
        <w:t xml:space="preserve"> </w:t>
      </w:r>
      <w:r w:rsidRPr="008037B5">
        <w:rPr>
          <w:rStyle w:val="afc"/>
          <w:rFonts w:cstheme="minorHAnsi"/>
          <w:b/>
          <w:bCs/>
          <w:color w:val="000000" w:themeColor="text1"/>
          <w:u w:val="none"/>
          <w:lang w:val="ru-RU"/>
          <w:rPrChange w:id="8159" w:author="D.Kambarov" w:date="2025-03-13T17:35:00Z">
            <w:rPr>
              <w:rStyle w:val="afc"/>
              <w:rFonts w:cstheme="minorHAnsi"/>
              <w:b/>
              <w:bCs/>
              <w:color w:val="000000" w:themeColor="text1"/>
              <w:u w:val="none"/>
            </w:rPr>
          </w:rPrChange>
        </w:rPr>
        <w:t xml:space="preserve">только из параметров </w:t>
      </w:r>
      <w:r>
        <w:rPr>
          <w:b/>
          <w:bCs/>
          <w:i/>
          <w:iCs/>
        </w:rPr>
        <w:t>OMDV</w:t>
      </w:r>
      <w:r w:rsidRPr="008037B5">
        <w:rPr>
          <w:rStyle w:val="afc"/>
          <w:rFonts w:cstheme="minorHAnsi"/>
          <w:b/>
          <w:bCs/>
          <w:color w:val="000000" w:themeColor="text1"/>
          <w:u w:val="none"/>
          <w:lang w:val="ru-RU"/>
          <w:rPrChange w:id="8160" w:author="D.Kambarov" w:date="2025-03-13T17:35:00Z">
            <w:rPr>
              <w:rStyle w:val="afc"/>
              <w:rFonts w:cstheme="minorHAnsi"/>
              <w:b/>
              <w:bCs/>
              <w:color w:val="000000" w:themeColor="text1"/>
              <w:u w:val="none"/>
            </w:rPr>
          </w:rPrChange>
        </w:rPr>
        <w:t>_Имя</w:t>
      </w:r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8161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>.</w:t>
      </w:r>
    </w:p>
    <w:p w14:paraId="31CA57D3" w14:textId="77777777" w:rsidR="00A66D76" w:rsidRPr="008037B5" w:rsidRDefault="00C835C6">
      <w:pPr>
        <w:pStyle w:val="OMDV3"/>
        <w:rPr>
          <w:rStyle w:val="afc"/>
          <w:rFonts w:cstheme="minorHAnsi"/>
          <w:color w:val="000000" w:themeColor="text1"/>
          <w:u w:val="none"/>
          <w:lang w:val="ru-RU"/>
          <w:rPrChange w:id="8162" w:author="D.Kambarov" w:date="2025-03-13T17:35:00Z">
            <w:rPr>
              <w:rStyle w:val="afc"/>
              <w:rFonts w:eastAsiaTheme="minorEastAsia" w:cstheme="minorHAnsi"/>
              <w:color w:val="000000" w:themeColor="text1"/>
              <w:u w:val="none"/>
              <w:lang w:val="en-US" w:eastAsia="fr-FR"/>
            </w:rPr>
          </w:rPrChange>
        </w:rPr>
        <w:pPrChange w:id="8163" w:author="D.Kambarov" w:date="2025-03-13T17:12:00Z">
          <w:pPr>
            <w:pStyle w:val="af1"/>
            <w:numPr>
              <w:ilvl w:val="2"/>
              <w:numId w:val="31"/>
            </w:numPr>
            <w:ind w:left="709" w:hanging="709"/>
          </w:pPr>
        </w:pPrChange>
      </w:pPr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8164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 xml:space="preserve">Для отображения </w:t>
      </w:r>
      <w:r w:rsidRPr="008037B5">
        <w:rPr>
          <w:rStyle w:val="afc"/>
          <w:rFonts w:cstheme="minorHAnsi"/>
          <w:color w:val="000000" w:themeColor="text1"/>
          <w:lang w:val="ru-RU"/>
          <w:rPrChange w:id="8165" w:author="D.Kambarov" w:date="2025-03-13T17:35:00Z">
            <w:rPr>
              <w:rStyle w:val="afc"/>
              <w:rFonts w:cstheme="minorHAnsi"/>
              <w:color w:val="000000" w:themeColor="text1"/>
            </w:rPr>
          </w:rPrChange>
        </w:rPr>
        <w:t>нумерации объектов недвижимости и помещений</w:t>
      </w:r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8166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 xml:space="preserve"> в чертежных марках допускается использование значений параметров </w:t>
      </w:r>
      <w:r w:rsidRPr="008037B5">
        <w:rPr>
          <w:rStyle w:val="afc"/>
          <w:rFonts w:cstheme="minorHAnsi"/>
          <w:b/>
          <w:bCs/>
          <w:color w:val="000000" w:themeColor="text1"/>
          <w:lang w:val="ru-RU"/>
          <w:rPrChange w:id="8167" w:author="D.Kambarov" w:date="2025-03-13T17:35:00Z">
            <w:rPr>
              <w:rStyle w:val="afc"/>
              <w:rFonts w:cstheme="minorHAnsi"/>
              <w:b/>
              <w:bCs/>
              <w:color w:val="000000" w:themeColor="text1"/>
            </w:rPr>
          </w:rPrChange>
        </w:rPr>
        <w:t>только</w:t>
      </w:r>
      <w:r w:rsidRPr="008037B5">
        <w:rPr>
          <w:rStyle w:val="afc"/>
          <w:rFonts w:cstheme="minorHAnsi"/>
          <w:b/>
          <w:bCs/>
          <w:color w:val="000000" w:themeColor="text1"/>
          <w:u w:val="none"/>
          <w:lang w:val="ru-RU"/>
          <w:rPrChange w:id="8168" w:author="D.Kambarov" w:date="2025-03-13T17:35:00Z">
            <w:rPr>
              <w:rStyle w:val="afc"/>
              <w:rFonts w:cstheme="minorHAnsi"/>
              <w:b/>
              <w:bCs/>
              <w:color w:val="000000" w:themeColor="text1"/>
              <w:u w:val="none"/>
            </w:rPr>
          </w:rPrChange>
        </w:rPr>
        <w:t xml:space="preserve"> из набора параметров </w:t>
      </w:r>
      <w:r>
        <w:rPr>
          <w:b/>
          <w:bCs/>
          <w:i/>
          <w:iCs/>
        </w:rPr>
        <w:t>OMDV</w:t>
      </w:r>
      <w:r w:rsidRPr="008037B5">
        <w:rPr>
          <w:rStyle w:val="afc"/>
          <w:rFonts w:cstheme="minorHAnsi"/>
          <w:b/>
          <w:bCs/>
          <w:color w:val="000000" w:themeColor="text1"/>
          <w:u w:val="none"/>
          <w:lang w:val="ru-RU"/>
          <w:rPrChange w:id="8169" w:author="D.Kambarov" w:date="2025-03-13T17:35:00Z">
            <w:rPr>
              <w:rStyle w:val="afc"/>
              <w:rFonts w:cstheme="minorHAnsi"/>
              <w:b/>
              <w:bCs/>
              <w:color w:val="000000" w:themeColor="text1"/>
              <w:u w:val="none"/>
            </w:rPr>
          </w:rPrChange>
        </w:rPr>
        <w:t>:</w:t>
      </w:r>
    </w:p>
    <w:tbl>
      <w:tblPr>
        <w:tblStyle w:val="af3"/>
        <w:tblW w:w="9781" w:type="dxa"/>
        <w:tblInd w:w="704" w:type="dxa"/>
        <w:tblLook w:val="04A0" w:firstRow="1" w:lastRow="0" w:firstColumn="1" w:lastColumn="0" w:noHBand="0" w:noVBand="1"/>
        <w:tblPrChange w:id="8170" w:author="D.Kambarov" w:date="2025-03-13T12:03:00Z">
          <w:tblPr>
            <w:tblStyle w:val="af3"/>
            <w:tblW w:w="9781" w:type="dxa"/>
            <w:tblInd w:w="704" w:type="dxa"/>
            <w:tblLook w:val="04A0" w:firstRow="1" w:lastRow="0" w:firstColumn="1" w:lastColumn="0" w:noHBand="0" w:noVBand="1"/>
          </w:tblPr>
        </w:tblPrChange>
      </w:tblPr>
      <w:tblGrid>
        <w:gridCol w:w="3114"/>
        <w:gridCol w:w="6667"/>
        <w:tblGridChange w:id="8171">
          <w:tblGrid>
            <w:gridCol w:w="3114"/>
            <w:gridCol w:w="6667"/>
          </w:tblGrid>
        </w:tblGridChange>
      </w:tblGrid>
      <w:tr w:rsidR="00A66D76" w14:paraId="77DA32D0" w14:textId="77777777" w:rsidTr="00FB1E3E">
        <w:tc>
          <w:tcPr>
            <w:tcW w:w="9781" w:type="dxa"/>
            <w:gridSpan w:val="2"/>
            <w:vAlign w:val="center"/>
            <w:tcPrChange w:id="8172" w:author="D.Kambarov" w:date="2025-03-13T12:03:00Z">
              <w:tcPr>
                <w:tcW w:w="9781" w:type="dxa"/>
                <w:gridSpan w:val="2"/>
              </w:tcPr>
            </w:tcPrChange>
          </w:tcPr>
          <w:p w14:paraId="3A9817EA" w14:textId="77777777" w:rsidR="00A66D76" w:rsidRPr="00FB1E3E" w:rsidRDefault="00C835C6">
            <w:pPr>
              <w:ind w:left="314"/>
              <w:jc w:val="left"/>
              <w:rPr>
                <w:b/>
                <w:bCs/>
                <w:i/>
                <w:iCs/>
                <w:lang w:val="en-US"/>
                <w:rPrChange w:id="8173" w:author="D.Kambarov" w:date="2025-03-13T12:05:00Z">
                  <w:rPr>
                    <w:i/>
                    <w:iCs/>
                    <w:lang w:val="en-US"/>
                  </w:rPr>
                </w:rPrChange>
              </w:rPr>
              <w:pPrChange w:id="8174" w:author="D.Kambarov" w:date="2025-03-13T12:04:00Z">
                <w:pPr/>
              </w:pPrChange>
            </w:pPr>
            <w:r w:rsidRPr="00FB1E3E">
              <w:rPr>
                <w:b/>
                <w:bCs/>
                <w:i/>
                <w:iCs/>
                <w:rPrChange w:id="8175" w:author="D.Kambarov" w:date="2025-03-13T12:05:00Z">
                  <w:rPr>
                    <w:i/>
                    <w:iCs/>
                    <w:color w:val="A6A6A6" w:themeColor="background1" w:themeShade="A6"/>
                  </w:rPr>
                </w:rPrChange>
              </w:rPr>
              <w:t>Объекты недвижимости</w:t>
            </w:r>
          </w:p>
        </w:tc>
      </w:tr>
      <w:tr w:rsidR="00A66D76" w14:paraId="2C258D56" w14:textId="77777777" w:rsidTr="00FB1E3E">
        <w:tc>
          <w:tcPr>
            <w:tcW w:w="3114" w:type="dxa"/>
            <w:vAlign w:val="center"/>
            <w:tcPrChange w:id="8176" w:author="D.Kambarov" w:date="2025-03-13T12:03:00Z">
              <w:tcPr>
                <w:tcW w:w="3114" w:type="dxa"/>
              </w:tcPr>
            </w:tcPrChange>
          </w:tcPr>
          <w:p w14:paraId="08DC485B" w14:textId="77777777" w:rsidR="00A66D76" w:rsidRDefault="00C835C6">
            <w:pPr>
              <w:ind w:left="314"/>
              <w:jc w:val="left"/>
              <w:pPrChange w:id="8177" w:author="D.Kambarov" w:date="2025-03-13T12:03:00Z">
                <w:pPr/>
              </w:pPrChange>
            </w:pPr>
            <w:r>
              <w:t>Кладовые</w:t>
            </w:r>
          </w:p>
        </w:tc>
        <w:tc>
          <w:tcPr>
            <w:tcW w:w="6667" w:type="dxa"/>
            <w:vAlign w:val="center"/>
            <w:tcPrChange w:id="8178" w:author="D.Kambarov" w:date="2025-03-13T12:03:00Z">
              <w:tcPr>
                <w:tcW w:w="6667" w:type="dxa"/>
              </w:tcPr>
            </w:tcPrChange>
          </w:tcPr>
          <w:p w14:paraId="05D08907" w14:textId="77777777" w:rsidR="00A66D76" w:rsidRDefault="00C835C6">
            <w:pPr>
              <w:ind w:left="181"/>
              <w:jc w:val="left"/>
              <w:pPrChange w:id="8179" w:author="D.Kambarov" w:date="2025-03-13T12:03:00Z">
                <w:pPr/>
              </w:pPrChange>
            </w:pP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rPr>
                <w:lang w:val="en-US"/>
              </w:rPr>
              <w:t>_</w:t>
            </w:r>
            <w:r>
              <w:t>Условный номер</w:t>
            </w:r>
          </w:p>
        </w:tc>
      </w:tr>
      <w:tr w:rsidR="00A66D76" w14:paraId="500A8334" w14:textId="77777777" w:rsidTr="00FB1E3E">
        <w:tc>
          <w:tcPr>
            <w:tcW w:w="3114" w:type="dxa"/>
            <w:vAlign w:val="center"/>
            <w:tcPrChange w:id="8180" w:author="D.Kambarov" w:date="2025-03-13T12:03:00Z">
              <w:tcPr>
                <w:tcW w:w="3114" w:type="dxa"/>
              </w:tcPr>
            </w:tcPrChange>
          </w:tcPr>
          <w:p w14:paraId="37ABF422" w14:textId="77777777" w:rsidR="00A66D76" w:rsidRDefault="00C835C6">
            <w:pPr>
              <w:ind w:left="314"/>
              <w:jc w:val="left"/>
              <w:pPrChange w:id="8181" w:author="D.Kambarov" w:date="2025-03-13T12:03:00Z">
                <w:pPr/>
              </w:pPrChange>
            </w:pPr>
            <w:r>
              <w:t>Квартира (Объект недвижимости)</w:t>
            </w:r>
          </w:p>
        </w:tc>
        <w:tc>
          <w:tcPr>
            <w:tcW w:w="6667" w:type="dxa"/>
            <w:vAlign w:val="center"/>
            <w:tcPrChange w:id="8182" w:author="D.Kambarov" w:date="2025-03-13T12:03:00Z">
              <w:tcPr>
                <w:tcW w:w="6667" w:type="dxa"/>
              </w:tcPr>
            </w:tcPrChange>
          </w:tcPr>
          <w:p w14:paraId="5AC198A9" w14:textId="77777777" w:rsidR="00A66D76" w:rsidRDefault="00C835C6">
            <w:pPr>
              <w:ind w:left="181"/>
              <w:jc w:val="left"/>
              <w:pPrChange w:id="8183" w:author="D.Kambarov" w:date="2025-03-13T12:03:00Z">
                <w:pPr/>
              </w:pPrChange>
            </w:pP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rPr>
                <w:lang w:val="en-US"/>
              </w:rPr>
              <w:t>_</w:t>
            </w:r>
            <w:r>
              <w:t>Условный номер</w:t>
            </w:r>
          </w:p>
        </w:tc>
      </w:tr>
      <w:tr w:rsidR="00A66D76" w14:paraId="6D2966E0" w14:textId="77777777" w:rsidTr="00FB1E3E">
        <w:tc>
          <w:tcPr>
            <w:tcW w:w="3114" w:type="dxa"/>
            <w:vAlign w:val="center"/>
            <w:tcPrChange w:id="8184" w:author="D.Kambarov" w:date="2025-03-13T12:03:00Z">
              <w:tcPr>
                <w:tcW w:w="3114" w:type="dxa"/>
              </w:tcPr>
            </w:tcPrChange>
          </w:tcPr>
          <w:p w14:paraId="3E584CBD" w14:textId="77777777" w:rsidR="00A66D76" w:rsidRDefault="00C835C6">
            <w:pPr>
              <w:ind w:left="314"/>
              <w:jc w:val="left"/>
              <w:pPrChange w:id="8185" w:author="D.Kambarov" w:date="2025-03-13T12:03:00Z">
                <w:pPr/>
              </w:pPrChange>
            </w:pPr>
            <w:r>
              <w:t>Коммерция</w:t>
            </w:r>
          </w:p>
        </w:tc>
        <w:tc>
          <w:tcPr>
            <w:tcW w:w="6667" w:type="dxa"/>
            <w:vAlign w:val="center"/>
            <w:tcPrChange w:id="8186" w:author="D.Kambarov" w:date="2025-03-13T12:03:00Z">
              <w:tcPr>
                <w:tcW w:w="6667" w:type="dxa"/>
              </w:tcPr>
            </w:tcPrChange>
          </w:tcPr>
          <w:p w14:paraId="5C84C93F" w14:textId="77777777" w:rsidR="00A66D76" w:rsidRDefault="00C835C6">
            <w:pPr>
              <w:ind w:left="181"/>
              <w:jc w:val="left"/>
              <w:pPrChange w:id="8187" w:author="D.Kambarov" w:date="2025-03-13T12:03:00Z">
                <w:pPr/>
              </w:pPrChange>
            </w:pP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rPr>
                <w:lang w:val="en-US"/>
              </w:rPr>
              <w:t>_</w:t>
            </w:r>
            <w:r>
              <w:t>Условный номер</w:t>
            </w:r>
          </w:p>
        </w:tc>
      </w:tr>
      <w:tr w:rsidR="00A66D76" w14:paraId="43E44834" w14:textId="77777777" w:rsidTr="00FB1E3E">
        <w:tc>
          <w:tcPr>
            <w:tcW w:w="9781" w:type="dxa"/>
            <w:gridSpan w:val="2"/>
            <w:vAlign w:val="center"/>
            <w:tcPrChange w:id="8188" w:author="D.Kambarov" w:date="2025-03-13T12:03:00Z">
              <w:tcPr>
                <w:tcW w:w="9781" w:type="dxa"/>
                <w:gridSpan w:val="2"/>
              </w:tcPr>
            </w:tcPrChange>
          </w:tcPr>
          <w:p w14:paraId="685C9C47" w14:textId="77777777" w:rsidR="00A66D76" w:rsidRPr="00FB1E3E" w:rsidRDefault="00C835C6">
            <w:pPr>
              <w:ind w:left="314"/>
              <w:jc w:val="left"/>
              <w:rPr>
                <w:b/>
                <w:bCs/>
                <w:i/>
                <w:iCs/>
                <w:rPrChange w:id="8189" w:author="D.Kambarov" w:date="2025-03-13T12:05:00Z">
                  <w:rPr>
                    <w:i/>
                    <w:iCs/>
                  </w:rPr>
                </w:rPrChange>
              </w:rPr>
              <w:pPrChange w:id="8190" w:author="D.Kambarov" w:date="2025-03-13T12:04:00Z">
                <w:pPr/>
              </w:pPrChange>
            </w:pPr>
            <w:r w:rsidRPr="00FB1E3E">
              <w:rPr>
                <w:b/>
                <w:bCs/>
                <w:i/>
                <w:iCs/>
                <w:rPrChange w:id="8191" w:author="D.Kambarov" w:date="2025-03-13T12:05:00Z">
                  <w:rPr>
                    <w:i/>
                    <w:iCs/>
                    <w:color w:val="A6A6A6" w:themeColor="background1" w:themeShade="A6"/>
                  </w:rPr>
                </w:rPrChange>
              </w:rPr>
              <w:t>Помещения внутри объектов недвижимости</w:t>
            </w:r>
          </w:p>
        </w:tc>
      </w:tr>
      <w:tr w:rsidR="00A66D76" w14:paraId="144E6E7F" w14:textId="77777777" w:rsidTr="00FB1E3E">
        <w:tc>
          <w:tcPr>
            <w:tcW w:w="3114" w:type="dxa"/>
            <w:vAlign w:val="center"/>
            <w:tcPrChange w:id="8192" w:author="D.Kambarov" w:date="2025-03-13T12:03:00Z">
              <w:tcPr>
                <w:tcW w:w="3114" w:type="dxa"/>
              </w:tcPr>
            </w:tcPrChange>
          </w:tcPr>
          <w:p w14:paraId="27B2C8C3" w14:textId="77777777" w:rsidR="00A66D76" w:rsidRDefault="00C835C6">
            <w:pPr>
              <w:ind w:left="314"/>
              <w:jc w:val="left"/>
              <w:pPrChange w:id="8193" w:author="D.Kambarov" w:date="2025-03-13T12:04:00Z">
                <w:pPr/>
              </w:pPrChange>
            </w:pPr>
            <w:r>
              <w:t>Помещение в квартире</w:t>
            </w:r>
          </w:p>
        </w:tc>
        <w:tc>
          <w:tcPr>
            <w:tcW w:w="6667" w:type="dxa"/>
            <w:vAlign w:val="center"/>
            <w:tcPrChange w:id="8194" w:author="D.Kambarov" w:date="2025-03-13T12:03:00Z">
              <w:tcPr>
                <w:tcW w:w="6667" w:type="dxa"/>
              </w:tcPr>
            </w:tcPrChange>
          </w:tcPr>
          <w:p w14:paraId="10CC9A77" w14:textId="77777777" w:rsidR="00A66D76" w:rsidRDefault="00C835C6">
            <w:pPr>
              <w:ind w:left="181"/>
              <w:jc w:val="left"/>
              <w:pPrChange w:id="8195" w:author="D.Kambarov" w:date="2025-03-13T12:04:00Z">
                <w:pPr/>
              </w:pPrChange>
            </w:pP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rPr>
                <w:lang w:val="en-US"/>
              </w:rPr>
              <w:t>_</w:t>
            </w:r>
            <w:r>
              <w:t>Номер помещения</w:t>
            </w:r>
          </w:p>
        </w:tc>
      </w:tr>
      <w:tr w:rsidR="00A66D76" w14:paraId="112AF816" w14:textId="77777777" w:rsidTr="00FB1E3E">
        <w:tc>
          <w:tcPr>
            <w:tcW w:w="3114" w:type="dxa"/>
            <w:vAlign w:val="center"/>
            <w:tcPrChange w:id="8196" w:author="D.Kambarov" w:date="2025-03-13T12:03:00Z">
              <w:tcPr>
                <w:tcW w:w="3114" w:type="dxa"/>
              </w:tcPr>
            </w:tcPrChange>
          </w:tcPr>
          <w:p w14:paraId="1FF1B882" w14:textId="77777777" w:rsidR="00A66D76" w:rsidRDefault="00C835C6">
            <w:pPr>
              <w:ind w:left="314"/>
              <w:jc w:val="left"/>
              <w:pPrChange w:id="8197" w:author="D.Kambarov" w:date="2025-03-13T12:04:00Z">
                <w:pPr/>
              </w:pPrChange>
            </w:pPr>
            <w:r>
              <w:t>Помещения в коммерции</w:t>
            </w:r>
          </w:p>
        </w:tc>
        <w:tc>
          <w:tcPr>
            <w:tcW w:w="6667" w:type="dxa"/>
            <w:vAlign w:val="center"/>
            <w:tcPrChange w:id="8198" w:author="D.Kambarov" w:date="2025-03-13T12:03:00Z">
              <w:tcPr>
                <w:tcW w:w="6667" w:type="dxa"/>
              </w:tcPr>
            </w:tcPrChange>
          </w:tcPr>
          <w:p w14:paraId="174019D0" w14:textId="53316D57" w:rsidR="00A66D76" w:rsidRDefault="00C835C6">
            <w:pPr>
              <w:ind w:left="181"/>
              <w:jc w:val="left"/>
              <w:pPrChange w:id="8199" w:author="D.Kambarov" w:date="2025-03-13T12:04:00Z">
                <w:pPr/>
              </w:pPrChange>
            </w:pP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t>_Номер помещения</w:t>
            </w:r>
            <w:ins w:id="8200" w:author="D.Kambarov" w:date="2025-03-13T12:04:00Z">
              <w:r w:rsidR="00FB1E3E">
                <w:t xml:space="preserve"> </w:t>
              </w:r>
            </w:ins>
            <w:r>
              <w:t xml:space="preserve">/ </w:t>
            </w: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t>_Номер помещения_составной</w:t>
            </w:r>
          </w:p>
        </w:tc>
      </w:tr>
      <w:tr w:rsidR="00A66D76" w14:paraId="0902BAC0" w14:textId="77777777" w:rsidTr="00FB1E3E">
        <w:tc>
          <w:tcPr>
            <w:tcW w:w="3114" w:type="dxa"/>
            <w:vAlign w:val="center"/>
            <w:tcPrChange w:id="8201" w:author="D.Kambarov" w:date="2025-03-13T12:03:00Z">
              <w:tcPr>
                <w:tcW w:w="3114" w:type="dxa"/>
              </w:tcPr>
            </w:tcPrChange>
          </w:tcPr>
          <w:p w14:paraId="387C2E52" w14:textId="4D0F6C04" w:rsidR="00A66D76" w:rsidRDefault="00C835C6">
            <w:pPr>
              <w:ind w:left="314"/>
              <w:jc w:val="left"/>
              <w:pPrChange w:id="8202" w:author="D.Kambarov" w:date="2025-03-13T12:04:00Z">
                <w:pPr/>
              </w:pPrChange>
            </w:pPr>
            <w:r>
              <w:t>Технические помещения</w:t>
            </w:r>
          </w:p>
        </w:tc>
        <w:tc>
          <w:tcPr>
            <w:tcW w:w="6667" w:type="dxa"/>
            <w:vAlign w:val="center"/>
            <w:tcPrChange w:id="8203" w:author="D.Kambarov" w:date="2025-03-13T12:03:00Z">
              <w:tcPr>
                <w:tcW w:w="6667" w:type="dxa"/>
              </w:tcPr>
            </w:tcPrChange>
          </w:tcPr>
          <w:p w14:paraId="0F09E0D3" w14:textId="2CB494E6" w:rsidR="00A66D76" w:rsidRDefault="00C835C6">
            <w:pPr>
              <w:ind w:left="181"/>
              <w:jc w:val="left"/>
              <w:pPrChange w:id="8204" w:author="D.Kambarov" w:date="2025-03-13T12:04:00Z">
                <w:pPr/>
              </w:pPrChange>
            </w:pP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t>_Условный номер</w:t>
            </w:r>
            <w:ins w:id="8205" w:author="D.Kambarov" w:date="2025-03-13T12:04:00Z">
              <w:r w:rsidR="00FB1E3E">
                <w:t xml:space="preserve"> </w:t>
              </w:r>
            </w:ins>
            <w:r>
              <w:t xml:space="preserve">/ </w:t>
            </w: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t>_Номер помещения_составной</w:t>
            </w:r>
          </w:p>
        </w:tc>
      </w:tr>
      <w:tr w:rsidR="00A66D76" w14:paraId="76DF858F" w14:textId="77777777" w:rsidTr="00FB1E3E">
        <w:tc>
          <w:tcPr>
            <w:tcW w:w="3114" w:type="dxa"/>
            <w:vAlign w:val="center"/>
            <w:tcPrChange w:id="8206" w:author="D.Kambarov" w:date="2025-03-13T12:03:00Z">
              <w:tcPr>
                <w:tcW w:w="3114" w:type="dxa"/>
              </w:tcPr>
            </w:tcPrChange>
          </w:tcPr>
          <w:p w14:paraId="48C2FECA" w14:textId="77777777" w:rsidR="00A66D76" w:rsidRDefault="00C835C6">
            <w:pPr>
              <w:ind w:left="314"/>
              <w:jc w:val="left"/>
              <w:pPrChange w:id="8207" w:author="D.Kambarov" w:date="2025-03-13T12:04:00Z">
                <w:pPr/>
              </w:pPrChange>
            </w:pPr>
            <w:r>
              <w:t>Общественные помещения</w:t>
            </w:r>
          </w:p>
        </w:tc>
        <w:tc>
          <w:tcPr>
            <w:tcW w:w="6667" w:type="dxa"/>
            <w:vAlign w:val="center"/>
            <w:tcPrChange w:id="8208" w:author="D.Kambarov" w:date="2025-03-13T12:03:00Z">
              <w:tcPr>
                <w:tcW w:w="6667" w:type="dxa"/>
              </w:tcPr>
            </w:tcPrChange>
          </w:tcPr>
          <w:p w14:paraId="7BB55735" w14:textId="39CDBBDE" w:rsidR="00A66D76" w:rsidRDefault="00C835C6">
            <w:pPr>
              <w:ind w:left="181"/>
              <w:jc w:val="left"/>
              <w:pPrChange w:id="8209" w:author="D.Kambarov" w:date="2025-03-13T12:04:00Z">
                <w:pPr/>
              </w:pPrChange>
            </w:pP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t>_Условный номер</w:t>
            </w:r>
            <w:ins w:id="8210" w:author="D.Kambarov" w:date="2025-03-13T12:04:00Z">
              <w:r w:rsidR="00FB1E3E">
                <w:t xml:space="preserve"> </w:t>
              </w:r>
            </w:ins>
            <w:r>
              <w:t xml:space="preserve">/ </w:t>
            </w:r>
            <w:r>
              <w:rPr>
                <w:rFonts w:eastAsiaTheme="minorEastAsia" w:cstheme="minorHAnsi"/>
                <w:i/>
                <w:iCs/>
                <w:lang w:val="en-US" w:eastAsia="fr-FR"/>
              </w:rPr>
              <w:t>OMDV</w:t>
            </w:r>
            <w:r>
              <w:t>_Номер помещения_составной</w:t>
            </w:r>
          </w:p>
        </w:tc>
      </w:tr>
    </w:tbl>
    <w:p w14:paraId="7813C225" w14:textId="77777777" w:rsidR="00A66D76" w:rsidRDefault="00C835C6">
      <w:pPr>
        <w:rPr>
          <w:rStyle w:val="afc"/>
          <w:i/>
          <w:iCs/>
          <w:color w:val="auto"/>
          <w:u w:val="none"/>
        </w:rPr>
        <w:pPrChange w:id="8211" w:author="D.Kambarov" w:date="2025-03-13T14:02:00Z">
          <w:pPr>
            <w:pStyle w:val="af1"/>
            <w:ind w:left="709"/>
          </w:pPr>
        </w:pPrChange>
      </w:pPr>
      <w:r>
        <w:t>В марках помещений могут быть использованы вручную собранные в семействе составные номера (набор меток), например 7.2.12, где</w:t>
      </w:r>
      <w:r>
        <w:br/>
        <w:t xml:space="preserve">7 – Номер секции из параметра </w:t>
      </w:r>
      <w:r>
        <w:rPr>
          <w:rFonts w:eastAsiaTheme="minorEastAsia" w:cstheme="minorHAnsi"/>
          <w:lang w:val="en-US" w:eastAsia="fr-FR"/>
        </w:rPr>
        <w:t>OMDV</w:t>
      </w:r>
      <w:r>
        <w:t>_Секция,</w:t>
      </w:r>
      <w:r>
        <w:br/>
        <w:t xml:space="preserve">2 – Условный номер объекта недвижимости из параметра </w:t>
      </w:r>
      <w:r>
        <w:rPr>
          <w:rFonts w:eastAsiaTheme="minorEastAsia" w:cstheme="minorHAnsi"/>
          <w:lang w:val="en-US" w:eastAsia="fr-FR"/>
        </w:rPr>
        <w:t>OMDV</w:t>
      </w:r>
      <w:r>
        <w:t>_Условный номер,</w:t>
      </w:r>
      <w:r>
        <w:br/>
        <w:t xml:space="preserve">12 –Порядковый номер помещения в объекте недвижимости из параметра </w:t>
      </w:r>
      <w:r>
        <w:rPr>
          <w:rFonts w:eastAsiaTheme="minorEastAsia" w:cstheme="minorHAnsi"/>
          <w:lang w:val="en-US" w:eastAsia="fr-FR"/>
        </w:rPr>
        <w:t>OMDV</w:t>
      </w:r>
      <w:r>
        <w:t>_Номер помещения.</w:t>
      </w:r>
      <w:r>
        <w:br/>
        <w:t>Использование составных номеров и параметров в них должно быть согласовано с координатором проекта. Значение параметров см. в словаре п.9.2.</w:t>
      </w:r>
    </w:p>
    <w:p w14:paraId="290C07BE" w14:textId="77777777" w:rsidR="00A66D76" w:rsidRPr="00677ECD" w:rsidRDefault="00C835C6">
      <w:pPr>
        <w:pStyle w:val="OMDV3"/>
        <w:rPr>
          <w:rStyle w:val="afc"/>
          <w:rFonts w:cstheme="minorHAnsi"/>
          <w:color w:val="000000" w:themeColor="text1"/>
          <w:u w:val="none"/>
          <w:lang w:val="ru-RU"/>
          <w:rPrChange w:id="8212" w:author="Дмитрий Камбаров" w:date="2026-04-15T13:33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pPrChange w:id="8213" w:author="D.Kambarov" w:date="2025-03-13T17:12:00Z">
          <w:pPr>
            <w:pStyle w:val="af1"/>
            <w:numPr>
              <w:ilvl w:val="2"/>
              <w:numId w:val="31"/>
            </w:numPr>
            <w:ind w:left="709" w:hanging="709"/>
          </w:pPr>
        </w:pPrChange>
      </w:pPr>
      <w:bookmarkStart w:id="8214" w:name="_Hlk135222124"/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8215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 xml:space="preserve">Для отображения </w:t>
      </w:r>
      <w:r w:rsidRPr="008037B5">
        <w:rPr>
          <w:rStyle w:val="afc"/>
          <w:rFonts w:cstheme="minorHAnsi"/>
          <w:color w:val="000000" w:themeColor="text1"/>
          <w:lang w:val="ru-RU"/>
          <w:rPrChange w:id="8216" w:author="D.Kambarov" w:date="2025-03-13T17:35:00Z">
            <w:rPr>
              <w:rStyle w:val="afc"/>
              <w:rFonts w:cstheme="minorHAnsi"/>
              <w:color w:val="000000" w:themeColor="text1"/>
            </w:rPr>
          </w:rPrChange>
        </w:rPr>
        <w:t>значений площадей помещения</w:t>
      </w:r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8217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 xml:space="preserve"> в спецификациях, экспликациях и марках на стадии П обязательно использовать значения </w:t>
      </w:r>
      <w:r w:rsidRPr="008037B5">
        <w:rPr>
          <w:rStyle w:val="afc"/>
          <w:rFonts w:cstheme="minorHAnsi"/>
          <w:b/>
          <w:bCs/>
          <w:color w:val="000000" w:themeColor="text1"/>
          <w:u w:val="none"/>
          <w:lang w:val="ru-RU"/>
          <w:rPrChange w:id="8218" w:author="D.Kambarov" w:date="2025-03-13T17:35:00Z">
            <w:rPr>
              <w:rStyle w:val="afc"/>
              <w:rFonts w:cstheme="minorHAnsi"/>
              <w:b/>
              <w:bCs/>
              <w:color w:val="000000" w:themeColor="text1"/>
              <w:u w:val="none"/>
            </w:rPr>
          </w:rPrChange>
        </w:rPr>
        <w:t>только из параметров с постфиксом «П»</w:t>
      </w:r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8219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 xml:space="preserve"> </w:t>
      </w:r>
      <w:bookmarkEnd w:id="8214"/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8220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 xml:space="preserve">(на стадии РД используются значения без постфикса «П»): </w:t>
      </w:r>
    </w:p>
    <w:tbl>
      <w:tblPr>
        <w:tblStyle w:val="af3"/>
        <w:tblW w:w="976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268"/>
        <w:gridCol w:w="7494"/>
      </w:tblGrid>
      <w:tr w:rsidR="00A66D76" w14:paraId="6F41413B" w14:textId="77777777">
        <w:trPr>
          <w:trHeight w:val="272"/>
        </w:trPr>
        <w:tc>
          <w:tcPr>
            <w:tcW w:w="9762" w:type="dxa"/>
            <w:gridSpan w:val="2"/>
            <w:vAlign w:val="center"/>
          </w:tcPr>
          <w:p w14:paraId="4D91D911" w14:textId="77777777" w:rsidR="00A66D76" w:rsidRDefault="00C835C6">
            <w:pPr>
              <w:pStyle w:val="OMDV"/>
              <w:jc w:val="left"/>
              <w:rPr>
                <w:rStyle w:val="afc"/>
                <w:rFonts w:eastAsiaTheme="minorEastAsia" w:cstheme="minorHAnsi"/>
                <w:bCs/>
                <w:i/>
                <w:color w:val="767171" w:themeColor="background2" w:themeShade="80"/>
                <w:u w:val="none"/>
                <w:lang w:val="en-US" w:eastAsia="fr-FR"/>
              </w:rPr>
              <w:pPrChange w:id="8221" w:author="D.Kambarov" w:date="2025-03-13T17:12:00Z">
                <w:pPr/>
              </w:pPrChange>
            </w:pPr>
            <w:r>
              <w:rPr>
                <w:rStyle w:val="afc"/>
                <w:rFonts w:eastAsiaTheme="minorEastAsia" w:cstheme="minorHAnsi"/>
                <w:i/>
                <w:iCs/>
                <w:color w:val="767171" w:themeColor="background2" w:themeShade="80"/>
                <w:u w:val="none"/>
              </w:rPr>
              <w:t>Площадь помещения</w:t>
            </w:r>
          </w:p>
        </w:tc>
      </w:tr>
      <w:tr w:rsidR="00A66D76" w14:paraId="0A40567C" w14:textId="77777777">
        <w:tc>
          <w:tcPr>
            <w:tcW w:w="2268" w:type="dxa"/>
          </w:tcPr>
          <w:p w14:paraId="35706F64" w14:textId="77777777" w:rsidR="00A66D76" w:rsidRDefault="00C835C6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pPrChange w:id="8222" w:author="D.Kambarov" w:date="2025-03-13T17:12:00Z">
                <w:pPr/>
              </w:pPrChange>
            </w:pPr>
            <w:r>
              <w:rPr>
                <w:i/>
                <w:iCs/>
                <w:lang w:val="en-US" w:eastAsia="fr-FR"/>
              </w:rPr>
              <w:t>OMDV</w:t>
            </w: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_Площадь_П</w:t>
            </w:r>
          </w:p>
        </w:tc>
        <w:tc>
          <w:tcPr>
            <w:tcW w:w="7494" w:type="dxa"/>
          </w:tcPr>
          <w:p w14:paraId="356E2C04" w14:textId="77777777" w:rsidR="00A66D76" w:rsidRDefault="00C835C6">
            <w:pPr>
              <w:pStyle w:val="OMDV"/>
              <w:jc w:val="left"/>
              <w:pPrChange w:id="8223" w:author="D.Kambarov" w:date="2025-03-13T17:12:00Z">
                <w:pPr/>
              </w:pPrChange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Для отображения на планах и в спецификациях допускается использовать только данный параметр.</w:t>
            </w:r>
          </w:p>
          <w:p w14:paraId="5E9B6361" w14:textId="77777777" w:rsidR="00A66D76" w:rsidRDefault="00C835C6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pPrChange w:id="8224" w:author="D.Kambarov" w:date="2025-03-13T17:12:00Z">
                <w:pPr/>
              </w:pPrChange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 xml:space="preserve">Зафиксированное значение площади помещения после выхода из экспертизы. До фиксации значений равно значению из параметра </w:t>
            </w:r>
            <w:r>
              <w:rPr>
                <w:lang w:val="en-US" w:eastAsia="fr-FR"/>
              </w:rPr>
              <w:t>OMDV</w:t>
            </w: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_Площадь</w:t>
            </w:r>
          </w:p>
        </w:tc>
      </w:tr>
      <w:tr w:rsidR="00A66D76" w14:paraId="51738350" w14:textId="77777777">
        <w:tc>
          <w:tcPr>
            <w:tcW w:w="2268" w:type="dxa"/>
          </w:tcPr>
          <w:p w14:paraId="61428925" w14:textId="77777777" w:rsidR="00A66D76" w:rsidRDefault="00C835C6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pPrChange w:id="8225" w:author="D.Kambarov" w:date="2025-03-13T17:12:00Z">
                <w:pPr/>
              </w:pPrChange>
            </w:pPr>
            <w:r>
              <w:rPr>
                <w:i/>
                <w:iCs/>
                <w:lang w:val="en-US" w:eastAsia="fr-FR"/>
              </w:rPr>
              <w:t>OMDV</w:t>
            </w: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_Площадь с коэффициентом_П</w:t>
            </w:r>
          </w:p>
        </w:tc>
        <w:tc>
          <w:tcPr>
            <w:tcW w:w="7494" w:type="dxa"/>
          </w:tcPr>
          <w:p w14:paraId="50942FD3" w14:textId="77777777" w:rsidR="00A66D76" w:rsidRDefault="00C835C6">
            <w:pPr>
              <w:pStyle w:val="OMDV"/>
              <w:jc w:val="left"/>
              <w:pPrChange w:id="8226" w:author="D.Kambarov" w:date="2025-03-13T17:12:00Z">
                <w:pPr/>
              </w:pPrChange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Для отображения на планах и в спецификациях допускается использовать только данный параметр.</w:t>
            </w:r>
          </w:p>
          <w:p w14:paraId="5FFB9442" w14:textId="77777777" w:rsidR="00A66D76" w:rsidRDefault="00C835C6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pPrChange w:id="8227" w:author="D.Kambarov" w:date="2025-03-13T17:12:00Z">
                <w:pPr/>
              </w:pPrChange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 xml:space="preserve">Зафиксированное значение площади помещения после выхода из экспертизы. Используется для указания площади летних помещений. До фиксации значений равно значению из параметра </w:t>
            </w:r>
            <w:r>
              <w:rPr>
                <w:lang w:val="en-US" w:eastAsia="fr-FR"/>
              </w:rPr>
              <w:t>OMDV</w:t>
            </w: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_Площадь с коэффициентом</w:t>
            </w:r>
          </w:p>
        </w:tc>
      </w:tr>
      <w:tr w:rsidR="00A66D76" w14:paraId="1DCC0CCA" w14:textId="77777777">
        <w:tc>
          <w:tcPr>
            <w:tcW w:w="9762" w:type="dxa"/>
            <w:gridSpan w:val="2"/>
            <w:vAlign w:val="center"/>
          </w:tcPr>
          <w:p w14:paraId="57817E03" w14:textId="77777777" w:rsidR="00A66D76" w:rsidRDefault="00C835C6">
            <w:pPr>
              <w:pStyle w:val="OMDV"/>
              <w:jc w:val="left"/>
              <w:rPr>
                <w:rStyle w:val="afc"/>
                <w:rFonts w:eastAsiaTheme="minorEastAsia" w:cstheme="minorHAnsi"/>
                <w:bCs/>
                <w:i/>
                <w:color w:val="767171" w:themeColor="background2" w:themeShade="80"/>
                <w:u w:val="none"/>
              </w:rPr>
              <w:pPrChange w:id="8228" w:author="D.Kambarov" w:date="2025-03-13T17:12:00Z">
                <w:pPr/>
              </w:pPrChange>
            </w:pPr>
            <w:r>
              <w:rPr>
                <w:rStyle w:val="afc"/>
                <w:rFonts w:eastAsiaTheme="minorEastAsia" w:cstheme="minorHAnsi"/>
                <w:i/>
                <w:iCs/>
                <w:color w:val="767171" w:themeColor="background2" w:themeShade="80"/>
                <w:u w:val="none"/>
              </w:rPr>
              <w:t>Площадь объекта недвижимости</w:t>
            </w:r>
          </w:p>
        </w:tc>
      </w:tr>
      <w:tr w:rsidR="00A66D76" w14:paraId="14C888BF" w14:textId="77777777">
        <w:tc>
          <w:tcPr>
            <w:tcW w:w="2268" w:type="dxa"/>
          </w:tcPr>
          <w:p w14:paraId="381350BD" w14:textId="77777777" w:rsidR="00A66D76" w:rsidRDefault="00C835C6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pPrChange w:id="8229" w:author="D.Kambarov" w:date="2025-03-13T17:12:00Z">
                <w:pPr/>
              </w:pPrChange>
            </w:pPr>
            <w:r>
              <w:rPr>
                <w:i/>
                <w:iCs/>
                <w:lang w:val="en-US" w:eastAsia="fr-FR"/>
              </w:rPr>
              <w:t>OMDV</w:t>
            </w: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_Площадь ОН_П</w:t>
            </w:r>
          </w:p>
        </w:tc>
        <w:tc>
          <w:tcPr>
            <w:tcW w:w="7494" w:type="dxa"/>
          </w:tcPr>
          <w:p w14:paraId="580D34B5" w14:textId="77777777" w:rsidR="00A66D76" w:rsidRDefault="00C835C6">
            <w:pPr>
              <w:pStyle w:val="OMDV"/>
              <w:jc w:val="left"/>
              <w:pPrChange w:id="8230" w:author="D.Kambarov" w:date="2025-03-13T17:12:00Z">
                <w:pPr/>
              </w:pPrChange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Для отображения на планах и в спецификациях допускается использовать только данный параметр.</w:t>
            </w:r>
          </w:p>
          <w:p w14:paraId="0DABD9A0" w14:textId="77777777" w:rsidR="00A66D76" w:rsidRDefault="00C835C6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pPrChange w:id="8231" w:author="D.Kambarov" w:date="2025-03-13T17:12:00Z">
                <w:pPr/>
              </w:pPrChange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 xml:space="preserve">Зафиксированное значение площади объекта недвижимости после выхода из экспертизы. До фиксации значений равно значению из параметра </w:t>
            </w:r>
            <w:r>
              <w:rPr>
                <w:lang w:val="en-US" w:eastAsia="fr-FR"/>
              </w:rPr>
              <w:t>OMDV</w:t>
            </w: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_Площадь ОН</w:t>
            </w:r>
          </w:p>
        </w:tc>
      </w:tr>
      <w:tr w:rsidR="00A66D76" w14:paraId="745AC0A0" w14:textId="77777777">
        <w:tc>
          <w:tcPr>
            <w:tcW w:w="2268" w:type="dxa"/>
          </w:tcPr>
          <w:p w14:paraId="6C32D503" w14:textId="77777777" w:rsidR="00A66D76" w:rsidRDefault="00C835C6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pPrChange w:id="8232" w:author="D.Kambarov" w:date="2025-03-13T17:12:00Z">
                <w:pPr/>
              </w:pPrChange>
            </w:pPr>
            <w:r>
              <w:rPr>
                <w:i/>
                <w:iCs/>
                <w:lang w:val="en-US" w:eastAsia="fr-FR"/>
              </w:rPr>
              <w:t>OMDV</w:t>
            </w: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_Площадь ОН общая_П</w:t>
            </w:r>
          </w:p>
        </w:tc>
        <w:tc>
          <w:tcPr>
            <w:tcW w:w="7494" w:type="dxa"/>
          </w:tcPr>
          <w:p w14:paraId="7522B4D2" w14:textId="77777777" w:rsidR="00A66D76" w:rsidRDefault="00C835C6">
            <w:pPr>
              <w:pStyle w:val="OMDV"/>
              <w:jc w:val="left"/>
              <w:rPr>
                <w:rStyle w:val="afc"/>
                <w:color w:val="000000" w:themeColor="text1"/>
                <w:u w:val="none"/>
              </w:rPr>
              <w:pPrChange w:id="8233" w:author="D.Kambarov" w:date="2025-03-13T17:12:00Z">
                <w:pPr/>
              </w:pPrChange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Для отображения на планах и в спецификациях допускается использовать только данный параметр.</w:t>
            </w:r>
          </w:p>
          <w:p w14:paraId="4F7FC94F" w14:textId="77777777" w:rsidR="00A66D76" w:rsidRDefault="00C835C6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pPrChange w:id="8234" w:author="D.Kambarov" w:date="2025-03-13T17:12:00Z">
                <w:pPr/>
              </w:pPrChange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 xml:space="preserve">Зафиксированное значение общей площади объекта недвижимости после выхода из экспертизы. До фиксации значений равно значению из параметра </w:t>
            </w:r>
            <w:r>
              <w:rPr>
                <w:lang w:val="en-US" w:eastAsia="fr-FR"/>
              </w:rPr>
              <w:t>OMDV</w:t>
            </w: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_Площадь ОН_общая</w:t>
            </w:r>
          </w:p>
        </w:tc>
      </w:tr>
      <w:tr w:rsidR="00A66D76" w14:paraId="353660C1" w14:textId="77777777">
        <w:tc>
          <w:tcPr>
            <w:tcW w:w="2268" w:type="dxa"/>
          </w:tcPr>
          <w:p w14:paraId="589CADAA" w14:textId="77777777" w:rsidR="00A66D76" w:rsidRDefault="00C835C6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pPrChange w:id="8235" w:author="D.Kambarov" w:date="2025-03-13T17:12:00Z">
                <w:pPr/>
              </w:pPrChange>
            </w:pPr>
            <w:r>
              <w:rPr>
                <w:i/>
                <w:iCs/>
                <w:lang w:val="en-US" w:eastAsia="fr-FR"/>
              </w:rPr>
              <w:t>OMDV</w:t>
            </w: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_Площадь ОН жилая_П</w:t>
            </w:r>
          </w:p>
        </w:tc>
        <w:tc>
          <w:tcPr>
            <w:tcW w:w="7494" w:type="dxa"/>
          </w:tcPr>
          <w:p w14:paraId="0DBF3032" w14:textId="77777777" w:rsidR="00A66D76" w:rsidRDefault="00C835C6">
            <w:pPr>
              <w:pStyle w:val="OMDV"/>
              <w:jc w:val="left"/>
              <w:pPrChange w:id="8236" w:author="D.Kambarov" w:date="2025-03-13T17:12:00Z">
                <w:pPr/>
              </w:pPrChange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Для отображения на планах и в спецификациях допускается использовать только данный параметр.</w:t>
            </w:r>
          </w:p>
          <w:p w14:paraId="7AA8B50B" w14:textId="77777777" w:rsidR="00A66D76" w:rsidRDefault="00C835C6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pPrChange w:id="8237" w:author="D.Kambarov" w:date="2025-03-13T17:12:00Z">
                <w:pPr/>
              </w:pPrChange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 xml:space="preserve">Зафиксированное значение жилой площади объекта недвижимости после выхода из экспертизы. До фиксации значений равно значению из параметра </w:t>
            </w:r>
            <w:r>
              <w:rPr>
                <w:lang w:val="en-US" w:eastAsia="fr-FR"/>
              </w:rPr>
              <w:t>OMDV</w:t>
            </w: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_Площадь ОН_жилая</w:t>
            </w:r>
          </w:p>
        </w:tc>
      </w:tr>
      <w:tr w:rsidR="00A66D76" w14:paraId="066821CF" w14:textId="77777777">
        <w:tc>
          <w:tcPr>
            <w:tcW w:w="2268" w:type="dxa"/>
          </w:tcPr>
          <w:p w14:paraId="022AAC66" w14:textId="77777777" w:rsidR="00A66D76" w:rsidRDefault="00C835C6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pPrChange w:id="8238" w:author="D.Kambarov" w:date="2025-03-13T17:12:00Z">
                <w:pPr/>
              </w:pPrChange>
            </w:pPr>
            <w:r>
              <w:rPr>
                <w:i/>
                <w:iCs/>
                <w:lang w:val="en-US" w:eastAsia="fr-FR"/>
              </w:rPr>
              <w:t>OMDV</w:t>
            </w: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_Площадь ОН общая без коэффициента_П</w:t>
            </w:r>
          </w:p>
        </w:tc>
        <w:tc>
          <w:tcPr>
            <w:tcW w:w="7494" w:type="dxa"/>
          </w:tcPr>
          <w:p w14:paraId="3A248831" w14:textId="77777777" w:rsidR="00A66D76" w:rsidRDefault="00C835C6">
            <w:pPr>
              <w:pStyle w:val="OMDV"/>
              <w:jc w:val="left"/>
              <w:pPrChange w:id="8239" w:author="D.Kambarov" w:date="2025-03-13T17:12:00Z">
                <w:pPr/>
              </w:pPrChange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Для отображения на планах и в спецификациях допускается использовать только данный параметр. (При необходимости)</w:t>
            </w:r>
          </w:p>
          <w:p w14:paraId="2689900E" w14:textId="77777777" w:rsidR="00A66D76" w:rsidRDefault="00C835C6">
            <w:pPr>
              <w:pStyle w:val="OMDV"/>
              <w:jc w:val="left"/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pPrChange w:id="8240" w:author="D.Kambarov" w:date="2025-03-13T17:12:00Z">
                <w:pPr/>
              </w:pPrChange>
            </w:pP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 xml:space="preserve">Зафиксированное значение общей фактической площади объекта недвижимости после выхода из экспертизы. До фиксации значений равно значению из параметра </w:t>
            </w:r>
            <w:r>
              <w:rPr>
                <w:lang w:val="en-US" w:eastAsia="fr-FR"/>
              </w:rPr>
              <w:t>OMDV</w:t>
            </w:r>
            <w:r>
              <w:rPr>
                <w:rStyle w:val="afc"/>
                <w:rFonts w:eastAsiaTheme="minorEastAsia" w:cstheme="minorHAnsi"/>
                <w:color w:val="000000" w:themeColor="text1"/>
                <w:u w:val="none"/>
              </w:rPr>
              <w:t>_Площадь ОН_общая без коэффициента</w:t>
            </w:r>
          </w:p>
        </w:tc>
      </w:tr>
    </w:tbl>
    <w:p w14:paraId="63E5C8EE" w14:textId="7690F6A0" w:rsidR="00A66D76" w:rsidDel="00F7702E" w:rsidRDefault="00A66D76">
      <w:pPr>
        <w:pStyle w:val="OMDV3"/>
        <w:rPr>
          <w:del w:id="8241" w:author="D.Kambarov" w:date="2025-03-13T11:56:00Z"/>
          <w:rStyle w:val="afc"/>
          <w:rFonts w:cstheme="minorHAnsi"/>
          <w:color w:val="000000" w:themeColor="text1"/>
          <w:u w:val="none"/>
        </w:rPr>
        <w:pPrChange w:id="8242" w:author="D.Kambarov" w:date="2025-03-13T17:12:00Z">
          <w:pPr/>
        </w:pPrChange>
      </w:pPr>
    </w:p>
    <w:p w14:paraId="015A3E49" w14:textId="455C5284" w:rsidR="00A66D76" w:rsidRPr="00677ECD" w:rsidRDefault="00C835C6">
      <w:pPr>
        <w:pStyle w:val="OMDV3"/>
        <w:rPr>
          <w:rStyle w:val="afc"/>
          <w:color w:val="000000" w:themeColor="text1"/>
          <w:u w:val="none"/>
          <w:lang w:val="ru-RU"/>
          <w:rPrChange w:id="8243" w:author="Дмитрий Камбаров" w:date="2026-04-15T13:33:00Z">
            <w:rPr>
              <w:rStyle w:val="afc"/>
              <w:color w:val="000000" w:themeColor="text1"/>
              <w:u w:val="none"/>
            </w:rPr>
          </w:rPrChange>
        </w:rPr>
        <w:pPrChange w:id="8244" w:author="D.Kambarov" w:date="2025-03-13T17:12:00Z">
          <w:pPr>
            <w:pStyle w:val="af1"/>
          </w:pPr>
        </w:pPrChange>
      </w:pPr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8245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 xml:space="preserve">Полный перечень параметров, автоматически заполняемых плагином и </w:t>
      </w:r>
      <w:del w:id="8246" w:author="D.Kambarov" w:date="2025-03-13T11:56:00Z">
        <w:r w:rsidRPr="008037B5" w:rsidDel="00F7702E">
          <w:rPr>
            <w:rStyle w:val="afc"/>
            <w:rFonts w:cstheme="minorHAnsi"/>
            <w:color w:val="000000" w:themeColor="text1"/>
            <w:u w:val="none"/>
            <w:lang w:val="ru-RU"/>
            <w:rPrChange w:id="8247" w:author="D.Kambarov" w:date="2025-03-13T17:35:00Z">
              <w:rPr>
                <w:rStyle w:val="afc"/>
                <w:rFonts w:cstheme="minorHAnsi"/>
                <w:color w:val="000000" w:themeColor="text1"/>
                <w:u w:val="none"/>
              </w:rPr>
            </w:rPrChange>
          </w:rPr>
          <w:delText xml:space="preserve">рекомендуемых </w:delText>
        </w:r>
      </w:del>
      <w:ins w:id="8248" w:author="D.Kambarov" w:date="2025-03-13T11:56:00Z">
        <w:r w:rsidR="00F7702E" w:rsidRPr="008037B5">
          <w:rPr>
            <w:rStyle w:val="afc"/>
            <w:rFonts w:cstheme="minorHAnsi"/>
            <w:color w:val="000000" w:themeColor="text1"/>
            <w:u w:val="none"/>
            <w:lang w:val="ru-RU"/>
            <w:rPrChange w:id="8249" w:author="D.Kambarov" w:date="2025-03-13T17:35:00Z">
              <w:rPr>
                <w:rStyle w:val="afc"/>
                <w:rFonts w:cstheme="minorHAnsi"/>
                <w:color w:val="000000" w:themeColor="text1"/>
                <w:u w:val="none"/>
              </w:rPr>
            </w:rPrChange>
          </w:rPr>
          <w:t>требуем</w:t>
        </w:r>
      </w:ins>
      <w:ins w:id="8250" w:author="D.Kambarov" w:date="2025-03-13T11:57:00Z">
        <w:r w:rsidR="00F7702E" w:rsidRPr="008037B5">
          <w:rPr>
            <w:rStyle w:val="afc"/>
            <w:rFonts w:cstheme="minorHAnsi"/>
            <w:color w:val="000000" w:themeColor="text1"/>
            <w:u w:val="none"/>
            <w:lang w:val="ru-RU"/>
            <w:rPrChange w:id="8251" w:author="D.Kambarov" w:date="2025-03-13T17:35:00Z">
              <w:rPr>
                <w:rStyle w:val="afc"/>
                <w:rFonts w:cstheme="minorHAnsi"/>
                <w:color w:val="000000" w:themeColor="text1"/>
                <w:u w:val="none"/>
              </w:rPr>
            </w:rPrChange>
          </w:rPr>
          <w:t xml:space="preserve">ых </w:t>
        </w:r>
      </w:ins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8252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 xml:space="preserve">к использованию указан в </w:t>
      </w:r>
      <w:r w:rsidRPr="008037B5">
        <w:rPr>
          <w:rStyle w:val="afc"/>
          <w:rFonts w:cstheme="minorHAnsi"/>
          <w:i/>
          <w:iCs/>
          <w:color w:val="000000" w:themeColor="text1"/>
          <w:u w:val="none"/>
          <w:lang w:val="ru-RU"/>
          <w:rPrChange w:id="8253" w:author="D.Kambarov" w:date="2025-03-13T17:35:00Z">
            <w:rPr>
              <w:rStyle w:val="afc"/>
              <w:rFonts w:cstheme="minorHAnsi"/>
              <w:i/>
              <w:iCs/>
              <w:color w:val="000000" w:themeColor="text1"/>
              <w:u w:val="none"/>
            </w:rPr>
          </w:rPrChange>
        </w:rPr>
        <w:t>Приложении 1</w:t>
      </w:r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8254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>.</w:t>
      </w:r>
    </w:p>
    <w:p w14:paraId="7E14389A" w14:textId="77777777" w:rsidR="00A66D76" w:rsidRDefault="00C835C6">
      <w:pPr>
        <w:pStyle w:val="OMDV3"/>
        <w:rPr>
          <w:rStyle w:val="afc"/>
          <w:rFonts w:cstheme="minorHAnsi"/>
          <w:color w:val="000000" w:themeColor="text1"/>
          <w:u w:val="none"/>
        </w:rPr>
        <w:pPrChange w:id="8255" w:author="D.Kambarov" w:date="2025-03-13T17:12:00Z">
          <w:pPr>
            <w:pStyle w:val="af1"/>
            <w:numPr>
              <w:ilvl w:val="2"/>
              <w:numId w:val="31"/>
            </w:numPr>
            <w:ind w:left="709" w:hanging="709"/>
          </w:pPr>
        </w:pPrChange>
      </w:pPr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8256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 xml:space="preserve">После выхода из экспертизы, по запросу от координатора, необходимо </w:t>
      </w:r>
      <w:r w:rsidRPr="008037B5">
        <w:rPr>
          <w:rStyle w:val="afc"/>
          <w:rFonts w:cstheme="minorHAnsi"/>
          <w:b/>
          <w:bCs/>
          <w:color w:val="000000" w:themeColor="text1"/>
          <w:u w:val="none"/>
          <w:lang w:val="ru-RU"/>
          <w:rPrChange w:id="8257" w:author="D.Kambarov" w:date="2025-03-13T17:35:00Z">
            <w:rPr>
              <w:rStyle w:val="afc"/>
              <w:rFonts w:cstheme="minorHAnsi"/>
              <w:b/>
              <w:bCs/>
              <w:color w:val="000000" w:themeColor="text1"/>
              <w:u w:val="none"/>
            </w:rPr>
          </w:rPrChange>
        </w:rPr>
        <w:t>заблокировать площади</w:t>
      </w:r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8258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 xml:space="preserve"> в параметрах с постфиксом</w:t>
      </w:r>
      <w:r w:rsidRPr="008037B5">
        <w:rPr>
          <w:rStyle w:val="afc"/>
          <w:rFonts w:cstheme="minorHAnsi"/>
          <w:i/>
          <w:iCs/>
          <w:color w:val="000000" w:themeColor="text1"/>
          <w:u w:val="none"/>
          <w:lang w:val="ru-RU"/>
          <w:rPrChange w:id="8259" w:author="D.Kambarov" w:date="2025-03-13T17:35:00Z">
            <w:rPr>
              <w:rStyle w:val="afc"/>
              <w:rFonts w:cstheme="minorHAnsi"/>
              <w:i/>
              <w:iCs/>
              <w:color w:val="000000" w:themeColor="text1"/>
              <w:u w:val="none"/>
            </w:rPr>
          </w:rPrChange>
        </w:rPr>
        <w:t xml:space="preserve"> -П</w:t>
      </w:r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8260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 xml:space="preserve">, используя функцию плагина </w:t>
      </w:r>
      <w:r w:rsidRPr="008037B5">
        <w:rPr>
          <w:rStyle w:val="afc"/>
          <w:rFonts w:cstheme="minorHAnsi"/>
          <w:i/>
          <w:iCs/>
          <w:color w:val="000000" w:themeColor="text1"/>
          <w:u w:val="none"/>
          <w:lang w:val="ru-RU"/>
          <w:rPrChange w:id="8261" w:author="D.Kambarov" w:date="2025-03-13T17:35:00Z">
            <w:rPr>
              <w:rStyle w:val="afc"/>
              <w:rFonts w:cstheme="minorHAnsi"/>
              <w:i/>
              <w:iCs/>
              <w:color w:val="000000" w:themeColor="text1"/>
              <w:u w:val="none"/>
            </w:rPr>
          </w:rPrChange>
        </w:rPr>
        <w:t>Блокировка площадей</w:t>
      </w:r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8262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 xml:space="preserve">. </w:t>
      </w:r>
      <w:r>
        <w:rPr>
          <w:rStyle w:val="afc"/>
          <w:rFonts w:cstheme="minorHAnsi"/>
          <w:color w:val="000000" w:themeColor="text1"/>
          <w:u w:val="none"/>
        </w:rPr>
        <w:t>И выгрузить модель повторно в репозиторий Заказчика.</w:t>
      </w:r>
    </w:p>
    <w:p w14:paraId="68CC7417" w14:textId="77777777" w:rsidR="00A66D76" w:rsidRPr="008037B5" w:rsidRDefault="00C835C6">
      <w:pPr>
        <w:pStyle w:val="OMDV3"/>
        <w:rPr>
          <w:rStyle w:val="afc"/>
          <w:rFonts w:cstheme="minorHAnsi"/>
          <w:color w:val="000000" w:themeColor="text1"/>
          <w:u w:val="none"/>
          <w:lang w:val="ru-RU"/>
          <w:rPrChange w:id="8263" w:author="D.Kambarov" w:date="2025-03-13T17:35:00Z">
            <w:rPr>
              <w:rStyle w:val="afc"/>
              <w:rFonts w:eastAsiaTheme="minorEastAsia" w:cstheme="minorHAnsi"/>
              <w:color w:val="000000" w:themeColor="text1"/>
              <w:u w:val="none"/>
              <w:lang w:val="en-US" w:eastAsia="fr-FR"/>
            </w:rPr>
          </w:rPrChange>
        </w:rPr>
        <w:pPrChange w:id="8264" w:author="D.Kambarov" w:date="2025-03-13T17:12:00Z">
          <w:pPr>
            <w:pStyle w:val="af1"/>
            <w:numPr>
              <w:ilvl w:val="2"/>
              <w:numId w:val="31"/>
            </w:numPr>
            <w:ind w:left="709" w:hanging="709"/>
          </w:pPr>
        </w:pPrChange>
      </w:pPr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8265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 xml:space="preserve">Со стороны заказчика может поступить запрос на дополнительную блокировку/разблокировку площадей. </w:t>
      </w:r>
    </w:p>
    <w:p w14:paraId="068E7D63" w14:textId="77777777" w:rsidR="00A66D76" w:rsidRDefault="00C835C6">
      <w:pPr>
        <w:pStyle w:val="OMDV3"/>
        <w:rPr>
          <w:rStyle w:val="afc"/>
          <w:rFonts w:cstheme="minorHAnsi"/>
          <w:color w:val="000000" w:themeColor="text1"/>
          <w:u w:val="none"/>
        </w:rPr>
        <w:pPrChange w:id="8266" w:author="D.Kambarov" w:date="2025-03-13T17:12:00Z">
          <w:pPr>
            <w:pStyle w:val="af1"/>
            <w:numPr>
              <w:ilvl w:val="2"/>
              <w:numId w:val="31"/>
            </w:numPr>
            <w:ind w:left="709" w:hanging="709"/>
          </w:pPr>
        </w:pPrChange>
      </w:pPr>
      <w:r w:rsidRPr="008037B5">
        <w:rPr>
          <w:rStyle w:val="docdata"/>
          <w:rFonts w:ascii="Calibri" w:hAnsi="Calibri"/>
          <w:color w:val="000000"/>
          <w:lang w:val="ru-RU"/>
          <w:rPrChange w:id="8267" w:author="D.Kambarov" w:date="2025-03-13T17:35:00Z">
            <w:rPr>
              <w:rStyle w:val="docdata"/>
              <w:rFonts w:ascii="Calibri" w:hAnsi="Calibri"/>
              <w:color w:val="000000"/>
            </w:rPr>
          </w:rPrChange>
        </w:rPr>
        <w:t xml:space="preserve">Со стороны заказчика может поступить запрос на замену значений площадей в параметрах для стадии П (с постфиксом _П). </w:t>
      </w:r>
      <w:r>
        <w:rPr>
          <w:rStyle w:val="docdata"/>
          <w:rFonts w:ascii="Calibri" w:hAnsi="Calibri"/>
          <w:color w:val="000000"/>
        </w:rPr>
        <w:t>Замену площадей необходимо производить внутренними инструментами плагина.</w:t>
      </w:r>
    </w:p>
    <w:p w14:paraId="236CE914" w14:textId="77777777" w:rsidR="00A66D76" w:rsidRPr="008037B5" w:rsidRDefault="00C835C6">
      <w:pPr>
        <w:pStyle w:val="OMDV3"/>
        <w:rPr>
          <w:rStyle w:val="afc"/>
          <w:rFonts w:cstheme="minorHAnsi"/>
          <w:color w:val="000000" w:themeColor="text1"/>
          <w:u w:val="none"/>
          <w:lang w:val="ru-RU"/>
          <w:rPrChange w:id="8268" w:author="D.Kambarov" w:date="2025-03-13T17:35:00Z">
            <w:rPr>
              <w:rStyle w:val="afc"/>
              <w:rFonts w:eastAsiaTheme="minorEastAsia" w:cstheme="minorHAnsi"/>
              <w:color w:val="000000" w:themeColor="text1"/>
              <w:u w:val="none"/>
              <w:lang w:val="en-US" w:eastAsia="fr-FR"/>
            </w:rPr>
          </w:rPrChange>
        </w:rPr>
        <w:pPrChange w:id="8269" w:author="D.Kambarov" w:date="2025-03-13T17:12:00Z">
          <w:pPr>
            <w:pStyle w:val="af1"/>
            <w:numPr>
              <w:ilvl w:val="2"/>
              <w:numId w:val="31"/>
            </w:numPr>
            <w:ind w:left="709" w:hanging="709"/>
          </w:pPr>
        </w:pPrChange>
      </w:pPr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8270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>Нумерация объектов недвижимости (</w:t>
      </w:r>
      <w:r>
        <w:rPr>
          <w:i/>
          <w:iCs/>
        </w:rPr>
        <w:t>OMDV</w:t>
      </w:r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8271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>_Номер на площадке) должна быть согласована во внутренних структурах Заказчика до выхода из экспертизы/на каждой контрольной точке.</w:t>
      </w:r>
    </w:p>
    <w:p w14:paraId="24365AE4" w14:textId="77777777" w:rsidR="00A66D76" w:rsidRPr="008037B5" w:rsidRDefault="00C835C6">
      <w:pPr>
        <w:pStyle w:val="OMDV2"/>
        <w:rPr>
          <w:rStyle w:val="afc"/>
          <w:rFonts w:cstheme="minorHAnsi"/>
          <w:b/>
          <w:bCs/>
          <w:color w:val="000000" w:themeColor="text1"/>
          <w:u w:val="none"/>
          <w:lang w:val="ru-RU"/>
          <w:rPrChange w:id="8272" w:author="D.Kambarov" w:date="2025-03-13T17:35:00Z">
            <w:rPr>
              <w:rStyle w:val="afc"/>
              <w:rFonts w:eastAsiaTheme="minorEastAsia" w:cstheme="minorHAnsi"/>
              <w:b/>
              <w:bCs/>
              <w:color w:val="000000" w:themeColor="text1"/>
              <w:u w:val="none"/>
              <w:lang w:val="en-US" w:eastAsia="fr-FR"/>
            </w:rPr>
          </w:rPrChange>
        </w:rPr>
        <w:pPrChange w:id="8273" w:author="D.Kambarov" w:date="2025-03-13T17:13:00Z">
          <w:pPr>
            <w:pStyle w:val="af1"/>
            <w:numPr>
              <w:ilvl w:val="1"/>
              <w:numId w:val="31"/>
            </w:numPr>
            <w:ind w:left="709" w:hanging="709"/>
          </w:pPr>
        </w:pPrChange>
      </w:pPr>
      <w:r w:rsidRPr="008037B5">
        <w:rPr>
          <w:rStyle w:val="afc"/>
          <w:rFonts w:cstheme="minorHAnsi"/>
          <w:b/>
          <w:bCs/>
          <w:color w:val="000000" w:themeColor="text1"/>
          <w:u w:val="none"/>
          <w:lang w:val="ru-RU"/>
          <w:rPrChange w:id="8274" w:author="D.Kambarov" w:date="2025-03-13T17:35:00Z">
            <w:rPr>
              <w:rStyle w:val="afc"/>
              <w:rFonts w:cstheme="minorHAnsi"/>
              <w:b/>
              <w:bCs/>
              <w:color w:val="000000" w:themeColor="text1"/>
              <w:u w:val="none"/>
            </w:rPr>
          </w:rPrChange>
        </w:rPr>
        <w:t>Рекомендации по работе плагина квартирографии:</w:t>
      </w:r>
    </w:p>
    <w:p w14:paraId="5449A043" w14:textId="77777777" w:rsidR="00A66D76" w:rsidRPr="008037B5" w:rsidRDefault="00C835C6">
      <w:pPr>
        <w:pStyle w:val="OMDV3"/>
        <w:rPr>
          <w:rStyle w:val="afc"/>
          <w:rFonts w:cstheme="minorHAnsi"/>
          <w:color w:val="000000" w:themeColor="text1"/>
          <w:u w:val="none"/>
          <w:lang w:val="ru-RU"/>
          <w:rPrChange w:id="8275" w:author="D.Kambarov" w:date="2025-03-13T17:35:00Z">
            <w:rPr>
              <w:rStyle w:val="afc"/>
              <w:rFonts w:eastAsiaTheme="minorEastAsia" w:cstheme="minorHAnsi"/>
              <w:color w:val="000000" w:themeColor="text1"/>
              <w:u w:val="none"/>
              <w:lang w:val="en-US" w:eastAsia="fr-FR"/>
            </w:rPr>
          </w:rPrChange>
        </w:rPr>
        <w:pPrChange w:id="8276" w:author="D.Kambarov" w:date="2025-03-13T17:13:00Z">
          <w:pPr>
            <w:pStyle w:val="af1"/>
            <w:numPr>
              <w:ilvl w:val="2"/>
              <w:numId w:val="31"/>
            </w:numPr>
            <w:ind w:left="709" w:hanging="709"/>
          </w:pPr>
        </w:pPrChange>
      </w:pPr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8277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>По умолчанию Номер помещения заполняется автоматически исходя из приоритетности в словаре. Если есть необходимость создать пользовательскую нумерацию, в словаре отключите флажок напротив имени помещения, которую необходимо исключить из общей нумерации.</w:t>
      </w:r>
    </w:p>
    <w:p w14:paraId="27961677" w14:textId="77777777" w:rsidR="00A66D76" w:rsidRPr="008037B5" w:rsidRDefault="00C835C6">
      <w:pPr>
        <w:pStyle w:val="OMDV3"/>
        <w:rPr>
          <w:rStyle w:val="afc"/>
          <w:rFonts w:cstheme="minorHAnsi"/>
          <w:color w:val="000000" w:themeColor="text1"/>
          <w:u w:val="none"/>
          <w:lang w:val="ru-RU"/>
          <w:rPrChange w:id="8278" w:author="D.Kambarov" w:date="2025-03-13T17:35:00Z">
            <w:rPr>
              <w:rStyle w:val="afc"/>
              <w:rFonts w:eastAsiaTheme="minorEastAsia" w:cstheme="minorHAnsi"/>
              <w:color w:val="000000" w:themeColor="text1"/>
              <w:u w:val="none"/>
              <w:lang w:val="en-US" w:eastAsia="fr-FR"/>
            </w:rPr>
          </w:rPrChange>
        </w:rPr>
        <w:pPrChange w:id="8279" w:author="D.Kambarov" w:date="2025-03-13T17:13:00Z">
          <w:pPr>
            <w:pStyle w:val="af1"/>
            <w:numPr>
              <w:ilvl w:val="2"/>
              <w:numId w:val="31"/>
            </w:numPr>
            <w:ind w:left="709" w:hanging="709"/>
          </w:pPr>
        </w:pPrChange>
      </w:pPr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8280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 xml:space="preserve">Заполнение параметра </w:t>
      </w:r>
      <w:r>
        <w:rPr>
          <w:i/>
          <w:iCs/>
        </w:rPr>
        <w:t>OMDV</w:t>
      </w:r>
      <w:r w:rsidRPr="008037B5">
        <w:rPr>
          <w:rStyle w:val="afc"/>
          <w:rFonts w:cstheme="minorHAnsi"/>
          <w:color w:val="000000" w:themeColor="text1"/>
          <w:u w:val="none"/>
          <w:lang w:val="ru-RU"/>
          <w:rPrChange w:id="8281" w:author="D.Kambarov" w:date="2025-03-13T17:35:00Z">
            <w:rPr>
              <w:rStyle w:val="afc"/>
              <w:rFonts w:cstheme="minorHAnsi"/>
              <w:color w:val="000000" w:themeColor="text1"/>
              <w:u w:val="none"/>
            </w:rPr>
          </w:rPrChange>
        </w:rPr>
        <w:t>_Номер на площадке для двухуровневых объектов недвижимости:</w:t>
      </w:r>
    </w:p>
    <w:p w14:paraId="43E88AD4" w14:textId="77777777" w:rsidR="00A66D76" w:rsidRPr="00677ECD" w:rsidRDefault="00C835C6">
      <w:pPr>
        <w:ind w:left="993" w:hanging="567"/>
        <w:jc w:val="center"/>
        <w:rPr>
          <w:rStyle w:val="afc"/>
          <w:rFonts w:eastAsiaTheme="minorEastAsia" w:cstheme="minorHAnsi"/>
          <w:color w:val="000000" w:themeColor="text1"/>
          <w:u w:val="none"/>
          <w:lang w:eastAsia="fr-FR"/>
          <w:rPrChange w:id="8282" w:author="Дмитрий Камбаров" w:date="2026-04-15T13:33:00Z">
            <w:rPr>
              <w:rStyle w:val="afc"/>
              <w:rFonts w:eastAsiaTheme="minorEastAsia" w:cstheme="minorHAnsi"/>
              <w:color w:val="000000" w:themeColor="text1"/>
              <w:u w:val="none"/>
              <w:lang w:val="en-US" w:eastAsia="fr-FR"/>
            </w:rPr>
          </w:rPrChange>
        </w:rPr>
        <w:pPrChange w:id="8283" w:author="D.Kambarov" w:date="2025-03-13T11:49:00Z">
          <w:pPr>
            <w:ind w:left="709"/>
          </w:pPr>
        </w:pPrChange>
      </w:pPr>
      <w:r>
        <w:rPr>
          <w:rStyle w:val="afc"/>
          <w:rFonts w:eastAsiaTheme="minorEastAsia" w:cstheme="minorHAnsi"/>
          <w:b/>
          <w:bCs/>
          <w:color w:val="000000" w:themeColor="text1"/>
          <w:u w:val="none"/>
        </w:rPr>
        <w:t>&lt;Номер целевого этажа&gt; + &lt;дефис&gt; + &lt;номер целевой квартиры на площадке&gt;</w:t>
      </w:r>
    </w:p>
    <w:p w14:paraId="4B22B850" w14:textId="579B98AC" w:rsidR="00A66D76" w:rsidRDefault="00C835C6">
      <w:pPr>
        <w:jc w:val="center"/>
        <w:rPr>
          <w:rStyle w:val="afc"/>
          <w:rFonts w:eastAsiaTheme="minorEastAsia" w:cstheme="minorHAnsi"/>
          <w:color w:val="000000" w:themeColor="text1"/>
          <w:u w:val="none"/>
        </w:rPr>
        <w:pPrChange w:id="8284" w:author="D.Kambarov" w:date="2025-03-13T11:30:00Z">
          <w:pPr/>
        </w:pPrChange>
      </w:pPr>
      <w:r>
        <w:rPr>
          <w:rStyle w:val="afc"/>
          <w:rFonts w:eastAsiaTheme="minorEastAsia" w:cstheme="minorHAnsi"/>
          <w:noProof/>
          <w:color w:val="000000" w:themeColor="text1"/>
          <w:u w:val="none"/>
          <w:lang w:eastAsia="ru-RU"/>
        </w:rPr>
        <w:drawing>
          <wp:inline distT="0" distB="0" distL="0" distR="0" wp14:anchorId="58C8D456" wp14:editId="5CE53936">
            <wp:extent cx="5861050" cy="1936822"/>
            <wp:effectExtent l="0" t="0" r="6350" b="0"/>
            <wp:docPr id="1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10370" name=""/>
                    <pic:cNvPicPr>
                      <a:picLocks noChangeAspect="1"/>
                    </pic:cNvPicPr>
                  </pic:nvPicPr>
                  <pic:blipFill>
                    <a:blip r:embed="rId31"/>
                    <a:srcRect l="10012" t="42453" r="11468" b="21257"/>
                    <a:stretch/>
                  </pic:blipFill>
                  <pic:spPr bwMode="auto">
                    <a:xfrm>
                      <a:off x="0" y="0"/>
                      <a:ext cx="5877861" cy="194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fc"/>
          <w:rFonts w:eastAsiaTheme="minorEastAsia" w:cstheme="minorHAnsi"/>
          <w:u w:val="none"/>
        </w:rPr>
        <w:br w:type="page" w:clear="all"/>
      </w:r>
    </w:p>
    <w:p w14:paraId="0E05B1FA" w14:textId="77777777" w:rsidR="00A66D76" w:rsidRDefault="00A66D76">
      <w:pPr>
        <w:rPr>
          <w:rFonts w:cstheme="minorHAnsi"/>
          <w:lang w:eastAsia="fr-FR"/>
        </w:rPr>
        <w:sectPr w:rsidR="00A66D76">
          <w:headerReference w:type="default" r:id="rId32"/>
          <w:footerReference w:type="default" r:id="rId33"/>
          <w:pgSz w:w="11906" w:h="16838"/>
          <w:pgMar w:top="720" w:right="720" w:bottom="720" w:left="720" w:header="703" w:footer="708" w:gutter="0"/>
          <w:cols w:space="708"/>
          <w:titlePg/>
          <w:docGrid w:linePitch="360"/>
        </w:sectPr>
      </w:pPr>
    </w:p>
    <w:p w14:paraId="0B89804A" w14:textId="6942DABC" w:rsidR="00A66D76" w:rsidRDefault="00C835C6">
      <w:pPr>
        <w:pStyle w:val="OMDEV"/>
        <w:numPr>
          <w:ilvl w:val="0"/>
          <w:numId w:val="29"/>
        </w:numPr>
        <w:pPrChange w:id="8311" w:author="D.Kambarov" w:date="2025-03-13T13:29:00Z">
          <w:pPr>
            <w:pStyle w:val="OMDEV"/>
            <w:numPr>
              <w:numId w:val="0"/>
            </w:numPr>
            <w:ind w:left="0" w:firstLine="0"/>
          </w:pPr>
        </w:pPrChange>
      </w:pPr>
      <w:del w:id="8312" w:author="D.Kambarov" w:date="2025-03-13T13:27:00Z">
        <w:r w:rsidDel="006E35CC">
          <w:rPr>
            <w:rFonts w:eastAsiaTheme="minorEastAsia"/>
          </w:rPr>
          <w:delText>8.</w:delText>
        </w:r>
        <w:r w:rsidDel="006E35CC">
          <w:rPr>
            <w:rFonts w:eastAsiaTheme="minorEastAsia"/>
          </w:rPr>
          <w:tab/>
        </w:r>
      </w:del>
      <w:bookmarkStart w:id="8313" w:name="_Toc192779637"/>
      <w:r>
        <w:rPr>
          <w:rFonts w:eastAsiaTheme="minorEastAsia"/>
        </w:rPr>
        <w:t xml:space="preserve">Разграничение разработки документации в </w:t>
      </w:r>
      <w:r>
        <w:rPr>
          <w:rFonts w:eastAsiaTheme="minorEastAsia"/>
          <w:lang w:val="en-US"/>
        </w:rPr>
        <w:t>BIM</w:t>
      </w:r>
      <w:r>
        <w:rPr>
          <w:rFonts w:eastAsiaTheme="minorEastAsia"/>
        </w:rPr>
        <w:t>-Модели и других программных средах</w:t>
      </w:r>
      <w:bookmarkEnd w:id="8313"/>
    </w:p>
    <w:tbl>
      <w:tblPr>
        <w:tblW w:w="15300" w:type="dxa"/>
        <w:tblLook w:val="04A0" w:firstRow="1" w:lastRow="0" w:firstColumn="1" w:lastColumn="0" w:noHBand="0" w:noVBand="1"/>
      </w:tblPr>
      <w:tblGrid>
        <w:gridCol w:w="1360"/>
        <w:gridCol w:w="7419"/>
        <w:gridCol w:w="6521"/>
      </w:tblGrid>
      <w:tr w:rsidR="00A66D76" w14:paraId="25733C07" w14:textId="77777777">
        <w:trPr>
          <w:trHeight w:val="1092"/>
        </w:trPr>
        <w:tc>
          <w:tcPr>
            <w:tcW w:w="13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0B60C3" w14:textId="77777777" w:rsidR="00A66D76" w:rsidRPr="0070453F" w:rsidRDefault="00C835C6">
            <w:pPr>
              <w:pStyle w:val="OMDV"/>
              <w:rPr>
                <w:b/>
                <w:bCs/>
                <w:lang w:eastAsia="ru-RU"/>
                <w:rPrChange w:id="8314" w:author="D.Kambarov" w:date="2025-03-13T17:13:00Z">
                  <w:rPr>
                    <w:lang w:eastAsia="ru-RU"/>
                  </w:rPr>
                </w:rPrChange>
              </w:rPr>
              <w:pPrChange w:id="8315" w:author="D.Kambarov" w:date="2025-03-13T17:13:00Z">
                <w:pPr>
                  <w:jc w:val="center"/>
                </w:pPr>
              </w:pPrChange>
            </w:pPr>
            <w:r w:rsidRPr="0070453F">
              <w:rPr>
                <w:b/>
                <w:bCs/>
                <w:lang w:eastAsia="ru-RU"/>
                <w:rPrChange w:id="8316" w:author="D.Kambarov" w:date="2025-03-13T17:13:00Z">
                  <w:rPr>
                    <w:lang w:eastAsia="ru-RU"/>
                  </w:rPr>
                </w:rPrChange>
              </w:rPr>
              <w:t>Раздел</w:t>
            </w:r>
          </w:p>
        </w:tc>
        <w:tc>
          <w:tcPr>
            <w:tcW w:w="7419" w:type="dxa"/>
            <w:tcBorders>
              <w:top w:val="single" w:sz="4" w:space="0" w:color="auto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8BF66E" w14:textId="77777777" w:rsidR="00A66D76" w:rsidRPr="0070453F" w:rsidRDefault="00C835C6">
            <w:pPr>
              <w:pStyle w:val="OMDV"/>
              <w:jc w:val="left"/>
              <w:rPr>
                <w:b/>
                <w:bCs/>
                <w:lang w:eastAsia="ru-RU"/>
                <w:rPrChange w:id="8317" w:author="D.Kambarov" w:date="2025-03-13T17:13:00Z">
                  <w:rPr>
                    <w:lang w:eastAsia="ru-RU"/>
                  </w:rPr>
                </w:rPrChange>
              </w:rPr>
              <w:pPrChange w:id="8318" w:author="D.Kambarov" w:date="2025-03-13T17:13:00Z">
                <w:pPr>
                  <w:jc w:val="center"/>
                </w:pPr>
              </w:pPrChange>
            </w:pPr>
            <w:r w:rsidRPr="0070453F">
              <w:rPr>
                <w:b/>
                <w:bCs/>
                <w:lang w:eastAsia="ru-RU"/>
                <w:rPrChange w:id="8319" w:author="D.Kambarov" w:date="2025-03-13T17:13:00Z">
                  <w:rPr>
                    <w:lang w:eastAsia="ru-RU"/>
                  </w:rPr>
                </w:rPrChange>
              </w:rPr>
              <w:t>Работы, выполняемые непосредственно в BIM-модели в среде Revit. Плоскостные чертежи и спецификации по данным видам документации выгружаются непосредственно из модели</w:t>
            </w:r>
          </w:p>
        </w:tc>
        <w:tc>
          <w:tcPr>
            <w:tcW w:w="6521" w:type="dxa"/>
            <w:tcBorders>
              <w:top w:val="single" w:sz="4" w:space="0" w:color="auto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79886A" w14:textId="77777777" w:rsidR="00A66D76" w:rsidRPr="0070453F" w:rsidRDefault="00C835C6">
            <w:pPr>
              <w:pStyle w:val="OMDV"/>
              <w:jc w:val="left"/>
              <w:rPr>
                <w:b/>
                <w:bCs/>
                <w:lang w:eastAsia="ru-RU"/>
                <w:rPrChange w:id="8320" w:author="D.Kambarov" w:date="2025-03-13T17:13:00Z">
                  <w:rPr>
                    <w:lang w:eastAsia="ru-RU"/>
                  </w:rPr>
                </w:rPrChange>
              </w:rPr>
              <w:pPrChange w:id="8321" w:author="D.Kambarov" w:date="2025-03-13T17:13:00Z">
                <w:pPr>
                  <w:jc w:val="center"/>
                </w:pPr>
              </w:pPrChange>
            </w:pPr>
            <w:r w:rsidRPr="0070453F">
              <w:rPr>
                <w:b/>
                <w:bCs/>
                <w:lang w:eastAsia="ru-RU"/>
                <w:rPrChange w:id="8322" w:author="D.Kambarov" w:date="2025-03-13T17:13:00Z">
                  <w:rPr>
                    <w:lang w:eastAsia="ru-RU"/>
                  </w:rPr>
                </w:rPrChange>
              </w:rPr>
              <w:t>Работы, допустимые к выполнению в других программных комплексах (вид работ/пример программного комплекса). Чертежи могут ссылками увязываться с моделью вручную.</w:t>
            </w:r>
          </w:p>
        </w:tc>
      </w:tr>
      <w:tr w:rsidR="00A66D76" w14:paraId="451EA2F6" w14:textId="77777777">
        <w:trPr>
          <w:trHeight w:val="369"/>
        </w:trPr>
        <w:tc>
          <w:tcPr>
            <w:tcW w:w="136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29323" w14:textId="77777777" w:rsidR="00A66D76" w:rsidRDefault="00C835C6">
            <w:pPr>
              <w:pStyle w:val="OMDV"/>
              <w:rPr>
                <w:lang w:eastAsia="ru-RU"/>
              </w:rPr>
              <w:pPrChange w:id="8323" w:author="D.Kambarov" w:date="2025-03-13T17:13:00Z">
                <w:pPr>
                  <w:jc w:val="center"/>
                </w:pPr>
              </w:pPrChange>
            </w:pPr>
            <w:r>
              <w:rPr>
                <w:lang w:eastAsia="ru-RU"/>
              </w:rPr>
              <w:t>Генплан</w:t>
            </w:r>
          </w:p>
        </w:tc>
        <w:tc>
          <w:tcPr>
            <w:tcW w:w="7419" w:type="dxa"/>
            <w:tcBorders>
              <w:top w:val="single" w:sz="4" w:space="0" w:color="auto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38134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324" w:author="D.Kambarov" w:date="2025-03-13T17:13:00Z">
                <w:pPr/>
              </w:pPrChange>
            </w:pPr>
            <w:r>
              <w:rPr>
                <w:lang w:eastAsia="ru-RU"/>
              </w:rPr>
              <w:t>Земляные работы (разработка грунта, обратная засыпка)</w:t>
            </w:r>
          </w:p>
        </w:tc>
        <w:tc>
          <w:tcPr>
            <w:tcW w:w="6521" w:type="dxa"/>
            <w:tcBorders>
              <w:top w:val="single" w:sz="4" w:space="0" w:color="auto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60796A" w14:textId="77777777" w:rsidR="00A66D76" w:rsidRDefault="00C835C6">
            <w:pPr>
              <w:pStyle w:val="OMDV"/>
              <w:jc w:val="left"/>
              <w:rPr>
                <w:lang w:val="en-US" w:eastAsia="ru-RU"/>
              </w:rPr>
              <w:pPrChange w:id="8325" w:author="D.Kambarov" w:date="2025-03-13T17:13:00Z">
                <w:pPr/>
              </w:pPrChange>
            </w:pPr>
            <w:r>
              <w:rPr>
                <w:lang w:val="en-US" w:eastAsia="ru-RU"/>
              </w:rPr>
              <w:t xml:space="preserve">Civil 3D </w:t>
            </w:r>
            <w:r>
              <w:rPr>
                <w:highlight w:val="green"/>
                <w:lang w:eastAsia="ru-RU"/>
              </w:rPr>
              <w:t>/</w:t>
            </w:r>
            <w:r>
              <w:rPr>
                <w:highlight w:val="green"/>
                <w:lang w:val="en-US" w:eastAsia="ru-RU"/>
              </w:rPr>
              <w:t xml:space="preserve"> AutoCAD</w:t>
            </w:r>
          </w:p>
        </w:tc>
      </w:tr>
      <w:tr w:rsidR="00A66D76" w14:paraId="1EBC6083" w14:textId="77777777">
        <w:trPr>
          <w:trHeight w:val="369"/>
        </w:trPr>
        <w:tc>
          <w:tcPr>
            <w:tcW w:w="1360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E8DD6" w14:textId="77777777" w:rsidR="00A66D76" w:rsidRDefault="00A66D76">
            <w:pPr>
              <w:pStyle w:val="OMDV"/>
              <w:rPr>
                <w:lang w:eastAsia="ru-RU"/>
              </w:rPr>
              <w:pPrChange w:id="8326" w:author="D.Kambarov" w:date="2025-03-13T17:13:00Z">
                <w:pPr>
                  <w:jc w:val="center"/>
                </w:pPr>
              </w:pPrChange>
            </w:pPr>
          </w:p>
        </w:tc>
        <w:tc>
          <w:tcPr>
            <w:tcW w:w="7419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415BF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327" w:author="D.Kambarov" w:date="2025-03-13T17:13:00Z">
                <w:pPr/>
              </w:pPrChange>
            </w:pPr>
            <w:r>
              <w:rPr>
                <w:lang w:eastAsia="ru-RU"/>
              </w:rPr>
              <w:t>Наружные работы (благоустройство)</w:t>
            </w:r>
          </w:p>
        </w:tc>
        <w:tc>
          <w:tcPr>
            <w:tcW w:w="6521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731369" w14:textId="77777777" w:rsidR="00A66D76" w:rsidRDefault="00C835C6">
            <w:pPr>
              <w:pStyle w:val="OMDV"/>
              <w:jc w:val="left"/>
              <w:rPr>
                <w:lang w:val="en-US" w:eastAsia="ru-RU"/>
              </w:rPr>
              <w:pPrChange w:id="8328" w:author="D.Kambarov" w:date="2025-03-13T17:13:00Z">
                <w:pPr/>
              </w:pPrChange>
            </w:pPr>
            <w:r>
              <w:rPr>
                <w:lang w:val="en-US" w:eastAsia="ru-RU"/>
              </w:rPr>
              <w:t xml:space="preserve">Civil 3D </w:t>
            </w:r>
            <w:r>
              <w:rPr>
                <w:highlight w:val="green"/>
                <w:lang w:eastAsia="ru-RU"/>
              </w:rPr>
              <w:t>/</w:t>
            </w:r>
            <w:r>
              <w:rPr>
                <w:highlight w:val="green"/>
                <w:lang w:val="en-US" w:eastAsia="ru-RU"/>
              </w:rPr>
              <w:t xml:space="preserve"> AutoCAD</w:t>
            </w:r>
          </w:p>
        </w:tc>
      </w:tr>
      <w:tr w:rsidR="00A66D76" w14:paraId="75400C36" w14:textId="77777777">
        <w:trPr>
          <w:cantSplit/>
          <w:trHeight w:val="369"/>
        </w:trPr>
        <w:tc>
          <w:tcPr>
            <w:tcW w:w="1360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CF525D" w14:textId="77777777" w:rsidR="00A66D76" w:rsidRDefault="00C835C6">
            <w:pPr>
              <w:pStyle w:val="OMDV"/>
              <w:rPr>
                <w:lang w:eastAsia="ru-RU"/>
              </w:rPr>
              <w:pPrChange w:id="8329" w:author="D.Kambarov" w:date="2025-03-13T17:13:00Z">
                <w:pPr>
                  <w:spacing w:after="0"/>
                  <w:jc w:val="center"/>
                </w:pPr>
              </w:pPrChange>
            </w:pPr>
            <w:r>
              <w:rPr>
                <w:lang w:eastAsia="ru-RU"/>
              </w:rPr>
              <w:t>АР</w:t>
            </w:r>
          </w:p>
        </w:tc>
        <w:tc>
          <w:tcPr>
            <w:tcW w:w="741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78C49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330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Планы + фрагменты</w:t>
            </w:r>
          </w:p>
        </w:tc>
        <w:tc>
          <w:tcPr>
            <w:tcW w:w="6521" w:type="dxa"/>
            <w:vMerge w:val="restart"/>
            <w:tcBorders>
              <w:top w:val="single" w:sz="4" w:space="0" w:color="auto"/>
              <w:left w:val="none" w:sz="4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1FED7F79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331" w:author="D.Kambarov" w:date="2025-03-13T17:13:00Z">
                <w:pPr>
                  <w:spacing w:after="0"/>
                </w:pPr>
              </w:pPrChange>
            </w:pPr>
            <w:bookmarkStart w:id="8332" w:name="OLE_LINK96"/>
            <w:bookmarkStart w:id="8333" w:name="OLE_LINK97"/>
            <w:r>
              <w:rPr>
                <w:lang w:eastAsia="ru-RU"/>
              </w:rPr>
              <w:t>При наличии у Подрядчика библиотек типовых решений допускается использование узлов из среды AutoCAD</w:t>
            </w:r>
            <w:bookmarkEnd w:id="8332"/>
            <w:bookmarkEnd w:id="8333"/>
          </w:p>
        </w:tc>
      </w:tr>
      <w:tr w:rsidR="00A66D76" w14:paraId="764DB783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52169DB" w14:textId="77777777" w:rsidR="00A66D76" w:rsidRDefault="00A66D76">
            <w:pPr>
              <w:pStyle w:val="OMDV"/>
              <w:rPr>
                <w:lang w:eastAsia="ru-RU"/>
              </w:rPr>
              <w:pPrChange w:id="8334" w:author="D.Kambarov" w:date="2025-03-13T17:13:00Z">
                <w:pPr>
                  <w:spacing w:after="0"/>
                </w:pPr>
              </w:pPrChange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E6C24F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335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Разрезы</w:t>
            </w:r>
          </w:p>
        </w:tc>
        <w:tc>
          <w:tcPr>
            <w:tcW w:w="6521" w:type="dxa"/>
            <w:vMerge/>
            <w:tcBorders>
              <w:left w:val="none" w:sz="4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78B94309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336" w:author="D.Kambarov" w:date="2025-03-13T17:13:00Z">
                <w:pPr>
                  <w:spacing w:after="0"/>
                </w:pPr>
              </w:pPrChange>
            </w:pPr>
          </w:p>
        </w:tc>
      </w:tr>
      <w:tr w:rsidR="00A66D76" w14:paraId="7C03DF42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1E86178D" w14:textId="77777777" w:rsidR="00A66D76" w:rsidRDefault="00A66D76">
            <w:pPr>
              <w:pStyle w:val="OMDV"/>
              <w:rPr>
                <w:lang w:eastAsia="ru-RU"/>
              </w:rPr>
              <w:pPrChange w:id="8337" w:author="D.Kambarov" w:date="2025-03-13T17:13:00Z">
                <w:pPr>
                  <w:spacing w:after="0"/>
                </w:pPr>
              </w:pPrChange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2328C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338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Фасады + фрагменты</w:t>
            </w:r>
          </w:p>
        </w:tc>
        <w:tc>
          <w:tcPr>
            <w:tcW w:w="6521" w:type="dxa"/>
            <w:vMerge/>
            <w:tcBorders>
              <w:left w:val="none" w:sz="4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1B99F2CA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339" w:author="D.Kambarov" w:date="2025-03-13T17:13:00Z">
                <w:pPr>
                  <w:spacing w:after="0"/>
                </w:pPr>
              </w:pPrChange>
            </w:pPr>
          </w:p>
        </w:tc>
      </w:tr>
      <w:tr w:rsidR="00A66D76" w14:paraId="77AB7A86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B98E9CD" w14:textId="77777777" w:rsidR="00A66D76" w:rsidRDefault="00A66D76">
            <w:pPr>
              <w:pStyle w:val="OMDV"/>
              <w:rPr>
                <w:lang w:eastAsia="ru-RU"/>
              </w:rPr>
              <w:pPrChange w:id="8340" w:author="D.Kambarov" w:date="2025-03-13T17:13:00Z">
                <w:pPr>
                  <w:spacing w:after="0"/>
                </w:pPr>
              </w:pPrChange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E3D01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341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Спецификации</w:t>
            </w:r>
          </w:p>
        </w:tc>
        <w:tc>
          <w:tcPr>
            <w:tcW w:w="6521" w:type="dxa"/>
            <w:vMerge/>
            <w:tcBorders>
              <w:left w:val="none" w:sz="4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78873FE7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342" w:author="D.Kambarov" w:date="2025-03-13T17:13:00Z">
                <w:pPr>
                  <w:spacing w:after="0"/>
                </w:pPr>
              </w:pPrChange>
            </w:pPr>
          </w:p>
        </w:tc>
      </w:tr>
      <w:tr w:rsidR="00A66D76" w14:paraId="19F4E3C8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08885F65" w14:textId="77777777" w:rsidR="00A66D76" w:rsidRDefault="00A66D76">
            <w:pPr>
              <w:pStyle w:val="OMDV"/>
              <w:rPr>
                <w:lang w:eastAsia="ru-RU"/>
              </w:rPr>
              <w:pPrChange w:id="8343" w:author="D.Kambarov" w:date="2025-03-13T17:13:00Z">
                <w:pPr>
                  <w:spacing w:after="0"/>
                </w:pPr>
              </w:pPrChange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C04AC7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344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Чертёжные виды</w:t>
            </w:r>
          </w:p>
        </w:tc>
        <w:tc>
          <w:tcPr>
            <w:tcW w:w="6521" w:type="dxa"/>
            <w:vMerge/>
            <w:tcBorders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01B11F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345" w:author="D.Kambarov" w:date="2025-03-13T17:13:00Z">
                <w:pPr>
                  <w:spacing w:after="0"/>
                </w:pPr>
              </w:pPrChange>
            </w:pPr>
          </w:p>
        </w:tc>
      </w:tr>
      <w:tr w:rsidR="00A66D76" w14:paraId="7E173E86" w14:textId="77777777">
        <w:trPr>
          <w:cantSplit/>
          <w:trHeight w:val="369"/>
        </w:trPr>
        <w:tc>
          <w:tcPr>
            <w:tcW w:w="1360" w:type="dxa"/>
            <w:vMerge w:val="restart"/>
            <w:tcBorders>
              <w:top w:val="none" w:sz="4" w:space="0" w:color="000000"/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D32A40" w14:textId="77777777" w:rsidR="00A66D76" w:rsidRDefault="00C835C6">
            <w:pPr>
              <w:pStyle w:val="OMDV"/>
              <w:rPr>
                <w:lang w:eastAsia="ru-RU"/>
              </w:rPr>
              <w:pPrChange w:id="8346" w:author="D.Kambarov" w:date="2025-03-13T17:13:00Z">
                <w:pPr>
                  <w:spacing w:after="0"/>
                  <w:jc w:val="center"/>
                </w:pPr>
              </w:pPrChange>
            </w:pPr>
            <w:r>
              <w:rPr>
                <w:lang w:eastAsia="ru-RU"/>
              </w:rPr>
              <w:t>КР</w:t>
            </w: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08B4BC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347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Опалубочные чертежи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0A882F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348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Узлы армирования /</w:t>
            </w:r>
            <w:bookmarkStart w:id="8349" w:name="OLE_LINK81"/>
            <w:bookmarkStart w:id="8350" w:name="OLE_LINK82"/>
            <w:bookmarkStart w:id="8351" w:name="OLE_LINK83"/>
            <w:r>
              <w:rPr>
                <w:lang w:eastAsia="ru-RU"/>
              </w:rPr>
              <w:t xml:space="preserve"> AutoCAD</w:t>
            </w:r>
            <w:bookmarkEnd w:id="8349"/>
            <w:bookmarkEnd w:id="8350"/>
            <w:bookmarkEnd w:id="8351"/>
          </w:p>
        </w:tc>
      </w:tr>
      <w:tr w:rsidR="00A66D76" w14:paraId="57778CAC" w14:textId="77777777">
        <w:trPr>
          <w:cantSplit/>
          <w:trHeight w:val="369"/>
        </w:trPr>
        <w:tc>
          <w:tcPr>
            <w:tcW w:w="1360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5CC69782" w14:textId="77777777" w:rsidR="00A66D76" w:rsidRDefault="00A66D76">
            <w:pPr>
              <w:pStyle w:val="OMDV"/>
              <w:rPr>
                <w:lang w:eastAsia="ru-RU"/>
              </w:rPr>
              <w:pPrChange w:id="8352" w:author="D.Kambarov" w:date="2025-03-13T17:13:00Z">
                <w:pPr>
                  <w:spacing w:after="0"/>
                </w:pPr>
              </w:pPrChange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AF47BE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353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Схемы расположения элементов (например, планы вертикальных конструкций)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6024FB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354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Раскладка арматуры (стадия РД) / AutoCAD</w:t>
            </w:r>
          </w:p>
        </w:tc>
      </w:tr>
      <w:tr w:rsidR="00A66D76" w14:paraId="276EBAB7" w14:textId="77777777">
        <w:trPr>
          <w:cantSplit/>
          <w:trHeight w:val="369"/>
        </w:trPr>
        <w:tc>
          <w:tcPr>
            <w:tcW w:w="1360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205C7402" w14:textId="77777777" w:rsidR="00A66D76" w:rsidRDefault="00A66D76">
            <w:pPr>
              <w:pStyle w:val="OMDV"/>
              <w:rPr>
                <w:lang w:eastAsia="ru-RU"/>
              </w:rPr>
              <w:pPrChange w:id="8355" w:author="D.Kambarov" w:date="2025-03-13T17:13:00Z">
                <w:pPr>
                  <w:spacing w:after="0"/>
                </w:pPr>
              </w:pPrChange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DB3C2F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356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Ведомость объемов (с применением удельного расхода арматуры на м. куб. бетона поэлементно)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A0872E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357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Спецификация элементов армирования / AutoCAD + Excel</w:t>
            </w:r>
          </w:p>
        </w:tc>
      </w:tr>
      <w:tr w:rsidR="00A66D76" w14:paraId="749802E6" w14:textId="77777777">
        <w:trPr>
          <w:cantSplit/>
          <w:trHeight w:val="369"/>
        </w:trPr>
        <w:tc>
          <w:tcPr>
            <w:tcW w:w="1360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5DFDD180" w14:textId="77777777" w:rsidR="00A66D76" w:rsidRDefault="00A66D76">
            <w:pPr>
              <w:pStyle w:val="OMDV"/>
              <w:rPr>
                <w:lang w:eastAsia="ru-RU"/>
              </w:rPr>
              <w:pPrChange w:id="8358" w:author="D.Kambarov" w:date="2025-03-13T17:13:00Z">
                <w:pPr>
                  <w:spacing w:after="0"/>
                </w:pPr>
              </w:pPrChange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AFF3A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359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Спецификация элементов (колонн, балок и т.д.) к планам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FE4B35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360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Ведомость расхода стали (стадия РД) / AutoCAD + Excel</w:t>
            </w:r>
          </w:p>
        </w:tc>
      </w:tr>
      <w:tr w:rsidR="00A66D76" w14:paraId="6BC044A6" w14:textId="77777777">
        <w:trPr>
          <w:cantSplit/>
          <w:trHeight w:val="369"/>
        </w:trPr>
        <w:tc>
          <w:tcPr>
            <w:tcW w:w="1360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06B418CF" w14:textId="77777777" w:rsidR="00A66D76" w:rsidRDefault="00A66D76">
            <w:pPr>
              <w:pStyle w:val="OMDV"/>
              <w:rPr>
                <w:lang w:eastAsia="ru-RU"/>
              </w:rPr>
              <w:pPrChange w:id="8361" w:author="D.Kambarov" w:date="2025-03-13T17:13:00Z">
                <w:pPr>
                  <w:spacing w:after="0"/>
                </w:pPr>
              </w:pPrChange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287C5D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362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Разрезы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37DA59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363" w:author="D.Kambarov" w:date="2025-03-13T17:13:00Z">
                <w:pPr>
                  <w:spacing w:after="0"/>
                </w:pPr>
              </w:pPrChange>
            </w:pPr>
          </w:p>
        </w:tc>
      </w:tr>
      <w:tr w:rsidR="00A66D76" w14:paraId="47D8B13C" w14:textId="77777777">
        <w:trPr>
          <w:cantSplit/>
          <w:trHeight w:val="369"/>
        </w:trPr>
        <w:tc>
          <w:tcPr>
            <w:tcW w:w="1360" w:type="dxa"/>
            <w:vMerge/>
            <w:tcBorders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4A16769C" w14:textId="77777777" w:rsidR="00A66D76" w:rsidRDefault="00A66D76">
            <w:pPr>
              <w:pStyle w:val="OMDV"/>
              <w:rPr>
                <w:lang w:eastAsia="ru-RU"/>
              </w:rPr>
              <w:pPrChange w:id="8364" w:author="D.Kambarov" w:date="2025-03-13T17:13:00Z">
                <w:pPr>
                  <w:spacing w:after="0"/>
                </w:pPr>
              </w:pPrChange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D12480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365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Чертёжные виды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721692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366" w:author="D.Kambarov" w:date="2025-03-13T17:13:00Z">
                <w:pPr>
                  <w:spacing w:after="0"/>
                </w:pPr>
              </w:pPrChange>
            </w:pPr>
          </w:p>
        </w:tc>
      </w:tr>
      <w:tr w:rsidR="00A66D76" w:rsidRPr="00677ECD" w14:paraId="7B2FF5C0" w14:textId="77777777">
        <w:trPr>
          <w:cantSplit/>
          <w:trHeight w:val="369"/>
        </w:trPr>
        <w:tc>
          <w:tcPr>
            <w:tcW w:w="1360" w:type="dxa"/>
            <w:vMerge w:val="restart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142E9A" w14:textId="77777777" w:rsidR="00A66D76" w:rsidRDefault="00C835C6">
            <w:pPr>
              <w:pStyle w:val="OMDV"/>
              <w:rPr>
                <w:lang w:eastAsia="ru-RU"/>
              </w:rPr>
              <w:pPrChange w:id="8367" w:author="D.Kambarov" w:date="2025-03-13T17:13:00Z">
                <w:pPr>
                  <w:spacing w:after="0"/>
                  <w:jc w:val="center"/>
                </w:pPr>
              </w:pPrChange>
            </w:pPr>
            <w:r>
              <w:rPr>
                <w:lang w:eastAsia="ru-RU"/>
              </w:rPr>
              <w:t>КМ</w:t>
            </w: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CA1B0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368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Схемы расположения элементов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E3AB50" w14:textId="77777777" w:rsidR="00A66D76" w:rsidRDefault="00C835C6">
            <w:pPr>
              <w:pStyle w:val="OMDV"/>
              <w:jc w:val="left"/>
              <w:rPr>
                <w:lang w:val="en-US" w:eastAsia="ru-RU"/>
              </w:rPr>
              <w:pPrChange w:id="8369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Узлы</w:t>
            </w:r>
            <w:r>
              <w:rPr>
                <w:lang w:val="en-US" w:eastAsia="ru-RU"/>
              </w:rPr>
              <w:t xml:space="preserve"> / AutoCAD / Tekla / Advance Steel</w:t>
            </w:r>
          </w:p>
        </w:tc>
      </w:tr>
      <w:tr w:rsidR="00A66D76" w14:paraId="498D326C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3B0D8" w14:textId="77777777" w:rsidR="00A66D76" w:rsidRDefault="00A66D76">
            <w:pPr>
              <w:pStyle w:val="OMDV"/>
              <w:rPr>
                <w:lang w:val="en-US" w:eastAsia="ru-RU"/>
              </w:rPr>
              <w:pPrChange w:id="8370" w:author="D.Kambarov" w:date="2025-03-13T17:13:00Z">
                <w:pPr>
                  <w:spacing w:after="0"/>
                </w:pPr>
              </w:pPrChange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D45677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371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Разрезы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05E0C8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372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 xml:space="preserve">Техническая спецификация стали / AutoCAD + Excel </w:t>
            </w:r>
            <w:r>
              <w:rPr>
                <w:lang w:val="en-US" w:eastAsia="ru-RU"/>
              </w:rPr>
              <w:t>/</w:t>
            </w:r>
            <w:r>
              <w:rPr>
                <w:lang w:eastAsia="ru-RU"/>
              </w:rPr>
              <w:t xml:space="preserve"> </w:t>
            </w:r>
            <w:r>
              <w:rPr>
                <w:lang w:val="en-US" w:eastAsia="ru-RU"/>
              </w:rPr>
              <w:t>Tekla</w:t>
            </w:r>
            <w:r>
              <w:rPr>
                <w:lang w:eastAsia="ru-RU"/>
              </w:rPr>
              <w:t xml:space="preserve"> </w:t>
            </w:r>
            <w:r>
              <w:rPr>
                <w:lang w:val="en-US" w:eastAsia="ru-RU"/>
              </w:rPr>
              <w:t>/</w:t>
            </w:r>
            <w:r>
              <w:rPr>
                <w:lang w:eastAsia="ru-RU"/>
              </w:rPr>
              <w:t xml:space="preserve"> </w:t>
            </w:r>
            <w:r>
              <w:rPr>
                <w:lang w:val="en-US" w:eastAsia="ru-RU"/>
              </w:rPr>
              <w:t>Advance Steel</w:t>
            </w:r>
          </w:p>
        </w:tc>
      </w:tr>
      <w:tr w:rsidR="00A66D76" w:rsidRPr="00677ECD" w14:paraId="6CAACA03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423F0" w14:textId="77777777" w:rsidR="00A66D76" w:rsidRDefault="00A66D76">
            <w:pPr>
              <w:pStyle w:val="OMDV"/>
              <w:rPr>
                <w:lang w:eastAsia="ru-RU"/>
              </w:rPr>
              <w:pPrChange w:id="8373" w:author="D.Kambarov" w:date="2025-03-13T17:13:00Z">
                <w:pPr>
                  <w:spacing w:after="0"/>
                </w:pPr>
              </w:pPrChange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38BB4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374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Спецификация элементов к планам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C31FE1" w14:textId="77777777" w:rsidR="00A66D76" w:rsidRDefault="00C835C6">
            <w:pPr>
              <w:pStyle w:val="OMDV"/>
              <w:jc w:val="left"/>
              <w:rPr>
                <w:lang w:val="en-US" w:eastAsia="ru-RU"/>
              </w:rPr>
              <w:pPrChange w:id="8375" w:author="D.Kambarov" w:date="2025-03-13T17:13:00Z">
                <w:pPr>
                  <w:spacing w:after="0"/>
                </w:pPr>
              </w:pPrChange>
            </w:pPr>
            <w:bookmarkStart w:id="8376" w:name="OLE_LINK98"/>
            <w:bookmarkStart w:id="8377" w:name="OLE_LINK99"/>
            <w:bookmarkStart w:id="8378" w:name="OLE_LINK100"/>
            <w:bookmarkStart w:id="8379" w:name="OLE_LINK101"/>
            <w:r>
              <w:rPr>
                <w:lang w:val="en-US" w:eastAsia="ru-RU"/>
              </w:rPr>
              <w:t>Revit / AutoCAD / Tekla / Advance Steel</w:t>
            </w:r>
            <w:bookmarkEnd w:id="8376"/>
            <w:bookmarkEnd w:id="8377"/>
            <w:bookmarkEnd w:id="8378"/>
            <w:bookmarkEnd w:id="8379"/>
          </w:p>
        </w:tc>
      </w:tr>
      <w:tr w:rsidR="00A66D76" w:rsidRPr="00677ECD" w14:paraId="17861243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4B5AB" w14:textId="77777777" w:rsidR="00A66D76" w:rsidRDefault="00A66D76">
            <w:pPr>
              <w:pStyle w:val="OMDV"/>
              <w:rPr>
                <w:lang w:val="en-US" w:eastAsia="ru-RU"/>
              </w:rPr>
              <w:pPrChange w:id="8380" w:author="D.Kambarov" w:date="2025-03-13T17:13:00Z">
                <w:pPr>
                  <w:spacing w:after="0"/>
                </w:pPr>
              </w:pPrChange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A6692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381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Ведомость элементов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8DB5D9" w14:textId="77777777" w:rsidR="00A66D76" w:rsidRDefault="00C835C6">
            <w:pPr>
              <w:pStyle w:val="OMDV"/>
              <w:jc w:val="left"/>
              <w:rPr>
                <w:lang w:val="en-US" w:eastAsia="ru-RU"/>
              </w:rPr>
              <w:pPrChange w:id="8382" w:author="D.Kambarov" w:date="2025-03-13T17:13:00Z">
                <w:pPr>
                  <w:spacing w:after="0"/>
                </w:pPr>
              </w:pPrChange>
            </w:pPr>
            <w:r>
              <w:rPr>
                <w:lang w:val="en-US" w:eastAsia="ru-RU"/>
              </w:rPr>
              <w:t>Revit / AutoCAD / Tekla / Advance Steel</w:t>
            </w:r>
          </w:p>
        </w:tc>
      </w:tr>
      <w:tr w:rsidR="00A66D76" w:rsidRPr="00677ECD" w14:paraId="149BC713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7524F" w14:textId="77777777" w:rsidR="00A66D76" w:rsidRDefault="00A66D76">
            <w:pPr>
              <w:pStyle w:val="OMDV"/>
              <w:rPr>
                <w:lang w:val="en-US" w:eastAsia="ru-RU"/>
              </w:rPr>
              <w:pPrChange w:id="8383" w:author="D.Kambarov" w:date="2025-03-13T17:13:00Z">
                <w:pPr>
                  <w:spacing w:after="0"/>
                </w:pPr>
              </w:pPrChange>
            </w:pPr>
          </w:p>
        </w:tc>
        <w:tc>
          <w:tcPr>
            <w:tcW w:w="741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9D5C7E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384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Отдельные элементы (Фермы, балки и т.д.)</w:t>
            </w:r>
          </w:p>
        </w:tc>
        <w:tc>
          <w:tcPr>
            <w:tcW w:w="6521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F225A9" w14:textId="77777777" w:rsidR="00A66D76" w:rsidRDefault="00C835C6">
            <w:pPr>
              <w:pStyle w:val="OMDV"/>
              <w:jc w:val="left"/>
              <w:rPr>
                <w:lang w:val="en-US" w:eastAsia="ru-RU"/>
              </w:rPr>
              <w:pPrChange w:id="8385" w:author="D.Kambarov" w:date="2025-03-13T17:13:00Z">
                <w:pPr>
                  <w:spacing w:after="0"/>
                </w:pPr>
              </w:pPrChange>
            </w:pPr>
            <w:r>
              <w:rPr>
                <w:lang w:val="en-US" w:eastAsia="ru-RU"/>
              </w:rPr>
              <w:t>Revit / AutoCAD / Tekla / Advance Steel</w:t>
            </w:r>
          </w:p>
        </w:tc>
      </w:tr>
    </w:tbl>
    <w:p w14:paraId="3730CEFD" w14:textId="77777777" w:rsidR="00A66D76" w:rsidRDefault="00C835C6">
      <w:pPr>
        <w:pStyle w:val="OMDV"/>
        <w:jc w:val="left"/>
        <w:rPr>
          <w:lang w:val="en-US"/>
        </w:rPr>
        <w:pPrChange w:id="8386" w:author="D.Kambarov" w:date="2025-03-13T17:13:00Z">
          <w:pPr/>
        </w:pPrChange>
      </w:pPr>
      <w:r>
        <w:rPr>
          <w:rFonts w:eastAsiaTheme="minorEastAsia"/>
          <w:lang w:val="en-US"/>
        </w:rPr>
        <w:br w:type="page" w:clear="all"/>
      </w:r>
    </w:p>
    <w:tbl>
      <w:tblPr>
        <w:tblW w:w="15300" w:type="dxa"/>
        <w:tblLook w:val="04A0" w:firstRow="1" w:lastRow="0" w:firstColumn="1" w:lastColumn="0" w:noHBand="0" w:noVBand="1"/>
      </w:tblPr>
      <w:tblGrid>
        <w:gridCol w:w="1360"/>
        <w:gridCol w:w="7419"/>
        <w:gridCol w:w="6521"/>
      </w:tblGrid>
      <w:tr w:rsidR="00A66D76" w14:paraId="241DF290" w14:textId="77777777">
        <w:trPr>
          <w:cantSplit/>
          <w:trHeight w:val="369"/>
        </w:trPr>
        <w:tc>
          <w:tcPr>
            <w:tcW w:w="13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818465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387" w:author="D.Kambarov" w:date="2025-03-13T17:13:00Z">
                <w:pPr>
                  <w:spacing w:after="0"/>
                  <w:jc w:val="center"/>
                </w:pPr>
              </w:pPrChange>
            </w:pPr>
            <w:r>
              <w:rPr>
                <w:lang w:eastAsia="ru-RU"/>
              </w:rPr>
              <w:t>АУВПТ</w:t>
            </w:r>
          </w:p>
        </w:tc>
        <w:tc>
          <w:tcPr>
            <w:tcW w:w="7419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C0F148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388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Трассировка трубопроводов, расстановка спринклерных оросителей и основного оборудования (насосы, арматура и т.п.) на планах</w:t>
            </w:r>
          </w:p>
        </w:tc>
        <w:tc>
          <w:tcPr>
            <w:tcW w:w="6521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F521C9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389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Структурная схема установки /AutoCAD</w:t>
            </w:r>
          </w:p>
        </w:tc>
      </w:tr>
      <w:tr w:rsidR="00A66D76" w14:paraId="50908712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2BEF5049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390" w:author="D.Kambarov" w:date="2025-03-13T17:13:00Z">
                <w:pPr>
                  <w:spacing w:after="0"/>
                </w:pPr>
              </w:pPrChange>
            </w:pPr>
            <w:bookmarkStart w:id="8391" w:name="_Hlk510602519"/>
          </w:p>
        </w:tc>
        <w:tc>
          <w:tcPr>
            <w:tcW w:w="741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7CF6C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392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Разрезы по сложным узлам</w:t>
            </w:r>
          </w:p>
        </w:tc>
        <w:tc>
          <w:tcPr>
            <w:tcW w:w="6521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0D1FF9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393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 xml:space="preserve">Каталожные узлы крепления элементов / </w:t>
            </w:r>
            <w:r>
              <w:rPr>
                <w:lang w:val="en-US" w:eastAsia="ru-RU"/>
              </w:rPr>
              <w:t>AutoCAD</w:t>
            </w:r>
            <w:bookmarkEnd w:id="8391"/>
          </w:p>
        </w:tc>
      </w:tr>
      <w:tr w:rsidR="00A66D76" w14:paraId="59D884AE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539AA1CB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394" w:author="D.Kambarov" w:date="2025-03-13T17:13:00Z">
                <w:pPr>
                  <w:spacing w:after="0"/>
                </w:pPr>
              </w:pPrChange>
            </w:pPr>
          </w:p>
        </w:tc>
        <w:tc>
          <w:tcPr>
            <w:tcW w:w="741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3DC3EE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395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Увязка с инженерными системами здания</w:t>
            </w:r>
          </w:p>
        </w:tc>
        <w:tc>
          <w:tcPr>
            <w:tcW w:w="6521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9283D6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396" w:author="D.Kambarov" w:date="2025-03-13T17:13:00Z">
                <w:pPr>
                  <w:spacing w:after="0"/>
                </w:pPr>
              </w:pPrChange>
            </w:pPr>
          </w:p>
        </w:tc>
      </w:tr>
      <w:tr w:rsidR="00A66D76" w14:paraId="65586BAC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6266DC2E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397" w:author="D.Kambarov" w:date="2025-03-13T17:13:00Z">
                <w:pPr>
                  <w:spacing w:after="0"/>
                </w:pPr>
              </w:pPrChange>
            </w:pPr>
          </w:p>
        </w:tc>
        <w:tc>
          <w:tcPr>
            <w:tcW w:w="741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9A9CE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398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Спецификация оборудования и материалов</w:t>
            </w:r>
          </w:p>
        </w:tc>
        <w:tc>
          <w:tcPr>
            <w:tcW w:w="6521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93F630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399" w:author="D.Kambarov" w:date="2025-03-13T17:13:00Z">
                <w:pPr>
                  <w:spacing w:after="0"/>
                </w:pPr>
              </w:pPrChange>
            </w:pPr>
          </w:p>
        </w:tc>
      </w:tr>
      <w:tr w:rsidR="00A66D76" w14:paraId="3858BE79" w14:textId="77777777">
        <w:trPr>
          <w:cantSplit/>
          <w:trHeight w:val="369"/>
        </w:trPr>
        <w:tc>
          <w:tcPr>
            <w:tcW w:w="1360" w:type="dxa"/>
            <w:vMerge w:val="restart"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C279654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00" w:author="D.Kambarov" w:date="2025-03-13T17:13:00Z">
                <w:pPr>
                  <w:spacing w:after="0"/>
                  <w:jc w:val="center"/>
                </w:pPr>
              </w:pPrChange>
            </w:pPr>
            <w:r>
              <w:rPr>
                <w:lang w:eastAsia="ru-RU"/>
              </w:rPr>
              <w:t>ВК</w:t>
            </w:r>
          </w:p>
        </w:tc>
        <w:tc>
          <w:tcPr>
            <w:tcW w:w="741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BEDD1F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01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Планы с трассировкой систем, в т.ч. расстановка оборудования (насосы, баки, арматура и т.п.)</w:t>
            </w:r>
          </w:p>
        </w:tc>
        <w:tc>
          <w:tcPr>
            <w:tcW w:w="6521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35C879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02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Принципиальные схемы (Стадия П) / AutoCAD</w:t>
            </w:r>
          </w:p>
        </w:tc>
      </w:tr>
      <w:tr w:rsidR="00A66D76" w14:paraId="01C49B9C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F8FECBE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403" w:author="D.Kambarov" w:date="2025-03-13T17:13:00Z">
                <w:pPr>
                  <w:spacing w:after="0"/>
                </w:pPr>
              </w:pPrChange>
            </w:pPr>
            <w:bookmarkStart w:id="8404" w:name="_Hlk510602580"/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7A0520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05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Спецификация оборудования и материалов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2356C5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06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 xml:space="preserve">Каталожные узлы крепления элементов / </w:t>
            </w:r>
            <w:r>
              <w:rPr>
                <w:lang w:val="en-US" w:eastAsia="ru-RU"/>
              </w:rPr>
              <w:t>AutoCAD</w:t>
            </w:r>
          </w:p>
        </w:tc>
      </w:tr>
      <w:tr w:rsidR="00A66D76" w14:paraId="328BF00C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6E92738E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407" w:author="D.Kambarov" w:date="2025-03-13T17:13:00Z">
                <w:pPr>
                  <w:spacing w:after="0"/>
                </w:pPr>
              </w:pPrChange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7FE29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08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Изометрические схемы систем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8E20C5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09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Таблицы с расчетами систем/Excel</w:t>
            </w:r>
            <w:bookmarkEnd w:id="8404"/>
          </w:p>
        </w:tc>
      </w:tr>
      <w:tr w:rsidR="00A66D76" w14:paraId="4A9633F6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D84C4F7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410" w:author="D.Kambarov" w:date="2025-03-13T17:13:00Z">
                <w:pPr>
                  <w:spacing w:after="0"/>
                </w:pPr>
              </w:pPrChange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511F2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11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Сводный план внутренних сетей, разрезы, при необходимости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0E3F10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412" w:author="D.Kambarov" w:date="2025-03-13T17:13:00Z">
                <w:pPr>
                  <w:spacing w:after="0"/>
                </w:pPr>
              </w:pPrChange>
            </w:pPr>
          </w:p>
        </w:tc>
      </w:tr>
      <w:tr w:rsidR="00A66D76" w14:paraId="3EF8806C" w14:textId="77777777">
        <w:trPr>
          <w:cantSplit/>
          <w:trHeight w:val="369"/>
        </w:trPr>
        <w:tc>
          <w:tcPr>
            <w:tcW w:w="1360" w:type="dxa"/>
            <w:vMerge w:val="restart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54349D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13" w:author="D.Kambarov" w:date="2025-03-13T17:13:00Z">
                <w:pPr>
                  <w:spacing w:after="0"/>
                  <w:jc w:val="center"/>
                </w:pPr>
              </w:pPrChange>
            </w:pPr>
            <w:r>
              <w:rPr>
                <w:lang w:eastAsia="ru-RU"/>
              </w:rPr>
              <w:t>ОВиК</w:t>
            </w: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3597A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14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Планы с трассировкой систем, в т.ч. расстановка оборудования (вентиляционные установки, холодильные машины, насосы, баки, арматура и т.п.)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3C93A2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15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Принципиальные схемы отопления, теплоснабжения, холодоснабжения, вентиляции</w:t>
            </w:r>
          </w:p>
        </w:tc>
      </w:tr>
      <w:tr w:rsidR="00A66D76" w14:paraId="6B81B268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38F84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416" w:author="D.Kambarov" w:date="2025-03-13T17:13:00Z">
                <w:pPr>
                  <w:spacing w:after="0"/>
                </w:pPr>
              </w:pPrChange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5A474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17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Спецификация оборудования и материалов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02C664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18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 xml:space="preserve">Каталожные узлы крепления элементов / </w:t>
            </w:r>
            <w:r>
              <w:rPr>
                <w:lang w:val="en-US" w:eastAsia="ru-RU"/>
              </w:rPr>
              <w:t>AutoCAD</w:t>
            </w:r>
          </w:p>
        </w:tc>
      </w:tr>
      <w:tr w:rsidR="00A66D76" w14:paraId="0971CA3F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635F1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419" w:author="D.Kambarov" w:date="2025-03-13T17:13:00Z">
                <w:pPr>
                  <w:spacing w:after="0"/>
                </w:pPr>
              </w:pPrChange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049A0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20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Изометрические схемы систем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C54841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21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Таблицы с расчетами систем / Excel</w:t>
            </w:r>
          </w:p>
        </w:tc>
      </w:tr>
      <w:tr w:rsidR="00A66D76" w14:paraId="60847D7B" w14:textId="77777777">
        <w:trPr>
          <w:cantSplit/>
          <w:trHeight w:val="369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88443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422" w:author="D.Kambarov" w:date="2025-03-13T17:13:00Z">
                <w:pPr>
                  <w:spacing w:after="0"/>
                </w:pPr>
              </w:pPrChange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6F314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23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Сводный план внутренних сетей, разрезы, при необходимости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C8201A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424" w:author="D.Kambarov" w:date="2025-03-13T17:13:00Z">
                <w:pPr>
                  <w:spacing w:after="0"/>
                </w:pPr>
              </w:pPrChange>
            </w:pPr>
          </w:p>
        </w:tc>
      </w:tr>
      <w:tr w:rsidR="00A66D76" w14:paraId="038F8214" w14:textId="77777777">
        <w:trPr>
          <w:cantSplit/>
          <w:trHeight w:val="369"/>
        </w:trPr>
        <w:tc>
          <w:tcPr>
            <w:tcW w:w="13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5CEB112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25" w:author="D.Kambarov" w:date="2025-03-13T17:13:00Z">
                <w:pPr>
                  <w:spacing w:after="0"/>
                  <w:jc w:val="center"/>
                </w:pPr>
              </w:pPrChange>
            </w:pPr>
            <w:r>
              <w:rPr>
                <w:lang w:eastAsia="ru-RU"/>
              </w:rPr>
              <w:t>ЭО и ЭМ</w:t>
            </w:r>
          </w:p>
        </w:tc>
        <w:tc>
          <w:tcPr>
            <w:tcW w:w="7419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BF420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26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Планы распределительных сетей электроснабжения, в т.ч. расстановка оборудования (электрощиты, ИБП, трансформаторы)</w:t>
            </w:r>
          </w:p>
        </w:tc>
        <w:tc>
          <w:tcPr>
            <w:tcW w:w="6521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8161BE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27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Структурные и принципиальные электрические схемы/AutoCad, WinELSO</w:t>
            </w:r>
          </w:p>
        </w:tc>
      </w:tr>
      <w:tr w:rsidR="00A66D76" w14:paraId="29EFE13B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37DFAC1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428" w:author="D.Kambarov" w:date="2025-03-13T17:13:00Z">
                <w:pPr>
                  <w:spacing w:after="0"/>
                </w:pPr>
              </w:pPrChange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98E84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29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Планы силовых сетей - лотки для распределительных линий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AD0D9C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30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Расчет освещенности/DIALUX</w:t>
            </w:r>
          </w:p>
        </w:tc>
      </w:tr>
      <w:tr w:rsidR="00A66D76" w14:paraId="054AB9DE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72A070D1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431" w:author="D.Kambarov" w:date="2025-03-13T17:13:00Z">
                <w:pPr>
                  <w:spacing w:after="0"/>
                </w:pPr>
              </w:pPrChange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500B5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32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Расстановка светильников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C8E01F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33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 xml:space="preserve">Заземление, молниезащита и уравнивания потенциалов (расчеты, схемы) / MS Excel, AutoCad; (планы) / </w:t>
            </w:r>
            <w:r>
              <w:rPr>
                <w:lang w:val="en-US" w:eastAsia="ru-RU"/>
              </w:rPr>
              <w:t>Revit</w:t>
            </w:r>
            <w:r>
              <w:rPr>
                <w:lang w:eastAsia="ru-RU"/>
              </w:rPr>
              <w:t xml:space="preserve"> (2</w:t>
            </w:r>
            <w:r>
              <w:rPr>
                <w:lang w:val="en-US" w:eastAsia="ru-RU"/>
              </w:rPr>
              <w:t>D</w:t>
            </w:r>
            <w:r>
              <w:rPr>
                <w:lang w:eastAsia="ru-RU"/>
              </w:rPr>
              <w:t>)</w:t>
            </w:r>
          </w:p>
        </w:tc>
      </w:tr>
      <w:tr w:rsidR="00A66D76" w14:paraId="1435CA89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1EC91A65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434" w:author="D.Kambarov" w:date="2025-03-13T17:13:00Z">
                <w:pPr>
                  <w:spacing w:after="0"/>
                </w:pPr>
              </w:pPrChange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0656A1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35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Планы кабеленесущих систем (лотки, короба, кабельные каналы)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363256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36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 xml:space="preserve">Элементы крепления кабеленесущих систем и шинопроводов / </w:t>
            </w:r>
            <w:r>
              <w:rPr>
                <w:lang w:val="en-US" w:eastAsia="ru-RU"/>
              </w:rPr>
              <w:t>Revit</w:t>
            </w:r>
            <w:r>
              <w:rPr>
                <w:lang w:eastAsia="ru-RU"/>
              </w:rPr>
              <w:t xml:space="preserve">, </w:t>
            </w:r>
            <w:r>
              <w:rPr>
                <w:lang w:val="en-US" w:eastAsia="ru-RU"/>
              </w:rPr>
              <w:t>AutoCAD</w:t>
            </w:r>
          </w:p>
        </w:tc>
      </w:tr>
      <w:tr w:rsidR="00A66D76" w14:paraId="580EE241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6EA7B392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437" w:author="D.Kambarov" w:date="2025-03-13T17:13:00Z">
                <w:pPr>
                  <w:spacing w:after="0"/>
                </w:pPr>
              </w:pPrChange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A0E505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38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Планы шинопроводов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7EC9C1" w14:textId="77777777" w:rsidR="00A66D76" w:rsidRDefault="00C835C6">
            <w:pPr>
              <w:pStyle w:val="OMDV"/>
              <w:jc w:val="left"/>
              <w:rPr>
                <w:lang w:val="en-US" w:eastAsia="ru-RU"/>
              </w:rPr>
              <w:pPrChange w:id="8439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Спецификации к схемам / MS Excel, Word</w:t>
            </w:r>
            <w:r>
              <w:rPr>
                <w:lang w:val="en-US" w:eastAsia="ru-RU"/>
              </w:rPr>
              <w:t>, AutoCAD</w:t>
            </w:r>
          </w:p>
        </w:tc>
      </w:tr>
      <w:tr w:rsidR="00A66D76" w14:paraId="3DF5CFA9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4E0ABC17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440" w:author="D.Kambarov" w:date="2025-03-13T17:13:00Z">
                <w:pPr>
                  <w:spacing w:after="0"/>
                </w:pPr>
              </w:pPrChange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DEAE74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41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План и схема заземления(стальные полосы)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D7416D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442" w:author="D.Kambarov" w:date="2025-03-13T17:13:00Z">
                <w:pPr>
                  <w:spacing w:after="0"/>
                </w:pPr>
              </w:pPrChange>
            </w:pPr>
          </w:p>
        </w:tc>
      </w:tr>
      <w:tr w:rsidR="00A66D76" w14:paraId="7E457300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1A2C50CD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443" w:author="D.Kambarov" w:date="2025-03-13T17:13:00Z">
                <w:pPr>
                  <w:spacing w:after="0"/>
                </w:pPr>
              </w:pPrChange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248A1C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44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Сводный план внутренних сетей, разрезы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D33281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45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 xml:space="preserve">Спецификации к крепежным элементам / MS Excel, Word, </w:t>
            </w:r>
            <w:r>
              <w:rPr>
                <w:lang w:val="en-US" w:eastAsia="ru-RU"/>
              </w:rPr>
              <w:t>AutoCAD</w:t>
            </w:r>
          </w:p>
        </w:tc>
      </w:tr>
      <w:tr w:rsidR="00A66D76" w14:paraId="72EFDA0E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4959B5AB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446" w:author="D.Kambarov" w:date="2025-03-13T17:13:00Z">
                <w:pPr>
                  <w:spacing w:after="0"/>
                </w:pPr>
              </w:pPrChange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B45E7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47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Спецификации к планам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D56E29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48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Расчеты / MS Excel, WinELSO</w:t>
            </w:r>
          </w:p>
        </w:tc>
      </w:tr>
    </w:tbl>
    <w:p w14:paraId="768D5001" w14:textId="77777777" w:rsidR="00A66D76" w:rsidRDefault="00C835C6">
      <w:pPr>
        <w:pStyle w:val="OMDV"/>
        <w:jc w:val="left"/>
        <w:pPrChange w:id="8449" w:author="D.Kambarov" w:date="2025-03-13T17:13:00Z">
          <w:pPr/>
        </w:pPrChange>
      </w:pPr>
      <w:r>
        <w:rPr>
          <w:rFonts w:eastAsiaTheme="minorEastAsia"/>
        </w:rPr>
        <w:br w:type="page" w:clear="all"/>
      </w:r>
    </w:p>
    <w:tbl>
      <w:tblPr>
        <w:tblW w:w="15306" w:type="dxa"/>
        <w:tblLook w:val="04A0" w:firstRow="1" w:lastRow="0" w:firstColumn="1" w:lastColumn="0" w:noHBand="0" w:noVBand="1"/>
      </w:tblPr>
      <w:tblGrid>
        <w:gridCol w:w="1360"/>
        <w:gridCol w:w="7419"/>
        <w:gridCol w:w="6527"/>
      </w:tblGrid>
      <w:tr w:rsidR="00A66D76" w14:paraId="57AD96CE" w14:textId="77777777">
        <w:trPr>
          <w:cantSplit/>
          <w:trHeight w:val="369"/>
        </w:trPr>
        <w:tc>
          <w:tcPr>
            <w:tcW w:w="1360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433F8F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50" w:author="D.Kambarov" w:date="2025-03-13T17:13:00Z">
                <w:pPr>
                  <w:spacing w:after="0"/>
                  <w:jc w:val="center"/>
                </w:pPr>
              </w:pPrChange>
            </w:pPr>
            <w:r>
              <w:rPr>
                <w:lang w:eastAsia="ru-RU"/>
              </w:rPr>
              <w:t>СС</w:t>
            </w:r>
          </w:p>
        </w:tc>
        <w:tc>
          <w:tcPr>
            <w:tcW w:w="741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A1AE6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51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Планы расположения основного оборудования (Шкафы, щиты управления)</w:t>
            </w:r>
          </w:p>
        </w:tc>
        <w:tc>
          <w:tcPr>
            <w:tcW w:w="6521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16F479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52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Структурные и принципиальные электрические схемы / AutoC</w:t>
            </w:r>
            <w:r>
              <w:rPr>
                <w:lang w:val="en-US" w:eastAsia="ru-RU"/>
              </w:rPr>
              <w:t>AD</w:t>
            </w:r>
          </w:p>
        </w:tc>
      </w:tr>
      <w:tr w:rsidR="00A66D76" w14:paraId="7479E3F6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97F364D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453" w:author="D.Kambarov" w:date="2025-03-13T17:13:00Z">
                <w:pPr>
                  <w:spacing w:after="0"/>
                </w:pPr>
              </w:pPrChange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2FD2A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54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Планы расположения основных магистралей кабеленесущих конструкций (лотки, каналы). Увязка магистралей со смежными системами.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C72240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55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 xml:space="preserve">Спецификации оборудования, изделий и материалов / </w:t>
            </w:r>
            <w:r>
              <w:rPr>
                <w:lang w:val="en-US" w:eastAsia="ru-RU"/>
              </w:rPr>
              <w:t>AutoCAD</w:t>
            </w:r>
            <w:r>
              <w:rPr>
                <w:lang w:eastAsia="ru-RU"/>
              </w:rPr>
              <w:t>, MS Excel, Word</w:t>
            </w:r>
          </w:p>
        </w:tc>
      </w:tr>
      <w:tr w:rsidR="00A66D76" w14:paraId="59037D14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032B582C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456" w:author="D.Kambarov" w:date="2025-03-13T17:13:00Z">
                <w:pPr>
                  <w:spacing w:after="0"/>
                </w:pPr>
              </w:pPrChange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23094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57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Спецификации к планам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6E7821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58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Кабельный журнал / MS Excel, Word</w:t>
            </w:r>
          </w:p>
        </w:tc>
      </w:tr>
      <w:tr w:rsidR="00A66D76" w14:paraId="27845DDF" w14:textId="77777777">
        <w:trPr>
          <w:cantSplit/>
          <w:trHeight w:val="369"/>
        </w:trPr>
        <w:tc>
          <w:tcPr>
            <w:tcW w:w="1360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75E2421A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459" w:author="D.Kambarov" w:date="2025-03-13T17:13:00Z">
                <w:pPr>
                  <w:spacing w:after="0"/>
                </w:pPr>
              </w:pPrChange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0ED77C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60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Расстановка оконечного оборудования. Разводка кабельных линий до оконечного оборудования.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6D6339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461" w:author="D.Kambarov" w:date="2025-03-13T17:13:00Z">
                <w:pPr>
                  <w:spacing w:after="0"/>
                </w:pPr>
              </w:pPrChange>
            </w:pPr>
          </w:p>
        </w:tc>
      </w:tr>
      <w:tr w:rsidR="00A66D76" w14:paraId="2FAC7FA9" w14:textId="77777777">
        <w:trPr>
          <w:cantSplit/>
          <w:trHeight w:val="369"/>
        </w:trPr>
        <w:tc>
          <w:tcPr>
            <w:tcW w:w="1360" w:type="dxa"/>
            <w:vMerge w:val="restart"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11F786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62" w:author="D.Kambarov" w:date="2025-03-13T17:13:00Z">
                <w:pPr>
                  <w:spacing w:after="0"/>
                  <w:jc w:val="center"/>
                </w:pPr>
              </w:pPrChange>
            </w:pPr>
            <w:r>
              <w:rPr>
                <w:lang w:eastAsia="ru-RU"/>
              </w:rPr>
              <w:t>ТХ</w:t>
            </w: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519C67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63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Планы расположения основного оборудования</w:t>
            </w:r>
          </w:p>
        </w:tc>
        <w:tc>
          <w:tcPr>
            <w:tcW w:w="6521" w:type="dxa"/>
            <w:vMerge w:val="restart"/>
            <w:tcBorders>
              <w:top w:val="none" w:sz="4" w:space="0" w:color="000000"/>
              <w:left w:val="none" w:sz="4" w:space="0" w:color="000000"/>
              <w:right w:val="single" w:sz="8" w:space="0" w:color="auto"/>
            </w:tcBorders>
            <w:shd w:val="clear" w:color="auto" w:fill="auto"/>
          </w:tcPr>
          <w:p w14:paraId="6DEA1B9E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64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 </w:t>
            </w:r>
          </w:p>
          <w:p w14:paraId="49327482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65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При наличии у Поставщика оборудования библиотеки типовых решений допускается использование чертежей из среды AutoCAD</w:t>
            </w:r>
          </w:p>
        </w:tc>
      </w:tr>
      <w:tr w:rsidR="00A66D76" w14:paraId="7AC3050C" w14:textId="77777777">
        <w:trPr>
          <w:trHeight w:val="312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07AA4779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466" w:author="D.Kambarov" w:date="2025-03-13T17:13:00Z">
                <w:pPr>
                  <w:spacing w:after="0"/>
                </w:pPr>
              </w:pPrChange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848E9A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67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Разрезы</w:t>
            </w:r>
          </w:p>
        </w:tc>
        <w:tc>
          <w:tcPr>
            <w:tcW w:w="6521" w:type="dxa"/>
            <w:vMerge/>
            <w:tcBorders>
              <w:left w:val="none" w:sz="4" w:space="0" w:color="000000"/>
              <w:right w:val="single" w:sz="8" w:space="0" w:color="auto"/>
            </w:tcBorders>
            <w:shd w:val="clear" w:color="auto" w:fill="auto"/>
          </w:tcPr>
          <w:p w14:paraId="3A5F72C7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468" w:author="D.Kambarov" w:date="2025-03-13T17:13:00Z">
                <w:pPr>
                  <w:spacing w:after="0"/>
                </w:pPr>
              </w:pPrChange>
            </w:pPr>
          </w:p>
        </w:tc>
      </w:tr>
      <w:tr w:rsidR="00A66D76" w14:paraId="520E121B" w14:textId="77777777">
        <w:trPr>
          <w:trHeight w:val="324"/>
        </w:trPr>
        <w:tc>
          <w:tcPr>
            <w:tcW w:w="1360" w:type="dxa"/>
            <w:vMerge/>
            <w:tcBorders>
              <w:top w:val="none" w:sz="4" w:space="0" w:color="000000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26A58583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469" w:author="D.Kambarov" w:date="2025-03-13T17:13:00Z">
                <w:pPr>
                  <w:spacing w:after="0"/>
                </w:pPr>
              </w:pPrChange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FFB8A6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70" w:author="D.Kambarov" w:date="2025-03-13T17:13:00Z">
                <w:pPr>
                  <w:spacing w:after="0"/>
                </w:pPr>
              </w:pPrChange>
            </w:pPr>
            <w:r>
              <w:rPr>
                <w:lang w:eastAsia="ru-RU"/>
              </w:rPr>
              <w:t>Спецификации основного оборудования</w:t>
            </w:r>
          </w:p>
        </w:tc>
        <w:tc>
          <w:tcPr>
            <w:tcW w:w="6521" w:type="dxa"/>
            <w:vMerge/>
            <w:tcBorders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B5B8BC7" w14:textId="77777777" w:rsidR="00A66D76" w:rsidRDefault="00A66D76">
            <w:pPr>
              <w:pStyle w:val="OMDV"/>
              <w:jc w:val="left"/>
              <w:rPr>
                <w:lang w:eastAsia="ru-RU"/>
              </w:rPr>
              <w:pPrChange w:id="8471" w:author="D.Kambarov" w:date="2025-03-13T17:13:00Z">
                <w:pPr>
                  <w:spacing w:after="0"/>
                </w:pPr>
              </w:pPrChange>
            </w:pPr>
          </w:p>
        </w:tc>
      </w:tr>
      <w:tr w:rsidR="00A66D76" w14:paraId="50A741B6" w14:textId="77777777">
        <w:trPr>
          <w:trHeight w:val="312"/>
        </w:trPr>
        <w:tc>
          <w:tcPr>
            <w:tcW w:w="13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00D97439" w14:textId="77777777" w:rsidR="00A66D76" w:rsidRDefault="00A66D76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741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314C5D17" w14:textId="77777777" w:rsidR="00A66D76" w:rsidRDefault="00A66D76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599BFF8A" w14:textId="77777777" w:rsidR="00A66D76" w:rsidRDefault="00A66D76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A66D76" w14:paraId="3D121921" w14:textId="77777777">
        <w:trPr>
          <w:trHeight w:val="312"/>
        </w:trPr>
        <w:tc>
          <w:tcPr>
            <w:tcW w:w="15306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center"/>
          </w:tcPr>
          <w:p w14:paraId="3B90CCEB" w14:textId="77777777" w:rsidR="00A66D76" w:rsidRDefault="00C835C6">
            <w:pPr>
              <w:ind w:left="-116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* Уровень детализации 2D чертежей и содержание спецификаций соответствует ГОСТ и СНиП по соответствующей дисциплине и достаточен для выполнения СМР </w:t>
            </w:r>
          </w:p>
        </w:tc>
      </w:tr>
    </w:tbl>
    <w:p w14:paraId="7A5AE4F2" w14:textId="77777777" w:rsidR="00A66D76" w:rsidRDefault="00A66D76">
      <w:pPr>
        <w:rPr>
          <w:rFonts w:cstheme="minorHAnsi"/>
          <w:lang w:eastAsia="fr-FR"/>
        </w:rPr>
      </w:pPr>
    </w:p>
    <w:p w14:paraId="0C0E0F94" w14:textId="77777777" w:rsidR="00A66D76" w:rsidRDefault="00C835C6">
      <w:pPr>
        <w:rPr>
          <w:rFonts w:cstheme="minorHAnsi"/>
          <w:lang w:eastAsia="fr-FR"/>
        </w:rPr>
      </w:pPr>
      <w:r>
        <w:rPr>
          <w:rFonts w:eastAsiaTheme="minorEastAsia" w:cstheme="minorHAnsi"/>
          <w:lang w:eastAsia="fr-FR"/>
        </w:rPr>
        <w:br w:type="page" w:clear="all"/>
      </w:r>
    </w:p>
    <w:p w14:paraId="12785764" w14:textId="19D39116" w:rsidR="00A66D76" w:rsidRDefault="00C835C6">
      <w:pPr>
        <w:pStyle w:val="OMDEV"/>
        <w:pPrChange w:id="8472" w:author="D.Kambarov" w:date="2025-03-13T17:14:00Z">
          <w:pPr>
            <w:pStyle w:val="OMDEV"/>
            <w:numPr>
              <w:numId w:val="0"/>
            </w:numPr>
            <w:ind w:left="0" w:firstLine="0"/>
          </w:pPr>
        </w:pPrChange>
      </w:pPr>
      <w:del w:id="8473" w:author="D.Kambarov" w:date="2025-03-13T13:28:00Z">
        <w:r w:rsidRPr="0070453F" w:rsidDel="006E35CC">
          <w:rPr>
            <w:rFonts w:eastAsiaTheme="minorEastAsia"/>
          </w:rPr>
          <w:delText>9.</w:delText>
        </w:r>
        <w:r w:rsidRPr="0070453F" w:rsidDel="006E35CC">
          <w:rPr>
            <w:rFonts w:eastAsiaTheme="minorEastAsia"/>
          </w:rPr>
          <w:tab/>
        </w:r>
      </w:del>
      <w:bookmarkStart w:id="8474" w:name="_Toc192779638"/>
      <w:r w:rsidRPr="0070453F">
        <w:rPr>
          <w:rFonts w:eastAsiaTheme="minorHAnsi"/>
        </w:rPr>
        <w:t>Терминология</w:t>
      </w:r>
      <w:bookmarkEnd w:id="8474"/>
    </w:p>
    <w:p w14:paraId="2DBD5AC4" w14:textId="77777777" w:rsidR="00A66D76" w:rsidRDefault="00C835C6">
      <w:pPr>
        <w:pStyle w:val="OMDV2"/>
        <w:pPrChange w:id="8475" w:author="D.Kambarov" w:date="2025-03-13T17:14:00Z">
          <w:pPr>
            <w:pStyle w:val="af1"/>
            <w:numPr>
              <w:ilvl w:val="1"/>
              <w:numId w:val="33"/>
            </w:numPr>
            <w:ind w:left="425" w:hanging="425"/>
          </w:pPr>
        </w:pPrChange>
      </w:pPr>
      <w:r w:rsidRPr="0070453F">
        <w:t>Определения</w:t>
      </w:r>
      <w:r>
        <w:t xml:space="preserve"> из таблиц детализации</w:t>
      </w:r>
    </w:p>
    <w:tbl>
      <w:tblPr>
        <w:tblW w:w="15323" w:type="dxa"/>
        <w:jc w:val="center"/>
        <w:tblLook w:val="04A0" w:firstRow="1" w:lastRow="0" w:firstColumn="1" w:lastColumn="0" w:noHBand="0" w:noVBand="1"/>
      </w:tblPr>
      <w:tblGrid>
        <w:gridCol w:w="1980"/>
        <w:gridCol w:w="13343"/>
      </w:tblGrid>
      <w:tr w:rsidR="00A66D76" w14:paraId="2B995CD0" w14:textId="77777777">
        <w:trPr>
          <w:trHeight w:val="750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4FD6F6" w14:textId="77777777" w:rsidR="00A66D76" w:rsidRPr="0070453F" w:rsidRDefault="00C835C6">
            <w:pPr>
              <w:pStyle w:val="OMDV"/>
              <w:rPr>
                <w:b/>
                <w:bCs/>
                <w:lang w:eastAsia="ru-RU"/>
                <w:rPrChange w:id="8476" w:author="D.Kambarov" w:date="2025-03-13T17:14:00Z">
                  <w:rPr>
                    <w:lang w:eastAsia="ru-RU"/>
                  </w:rPr>
                </w:rPrChange>
              </w:rPr>
              <w:pPrChange w:id="8477" w:author="D.Kambarov" w:date="2025-03-13T17:14:00Z">
                <w:pPr>
                  <w:spacing w:after="0"/>
                  <w:jc w:val="center"/>
                </w:pPr>
              </w:pPrChange>
            </w:pPr>
            <w:r w:rsidRPr="0070453F">
              <w:rPr>
                <w:b/>
                <w:bCs/>
                <w:lang w:eastAsia="ru-RU"/>
                <w:rPrChange w:id="8478" w:author="D.Kambarov" w:date="2025-03-13T17:14:00Z">
                  <w:rPr>
                    <w:lang w:eastAsia="ru-RU"/>
                  </w:rPr>
                </w:rPrChange>
              </w:rPr>
              <w:t>Параметр/</w:t>
            </w:r>
            <w:r w:rsidRPr="0070453F">
              <w:rPr>
                <w:b/>
                <w:bCs/>
                <w:lang w:eastAsia="ru-RU"/>
                <w:rPrChange w:id="8479" w:author="D.Kambarov" w:date="2025-03-13T17:14:00Z">
                  <w:rPr>
                    <w:lang w:eastAsia="ru-RU"/>
                  </w:rPr>
                </w:rPrChange>
              </w:rPr>
              <w:br/>
              <w:t>Свойство</w:t>
            </w:r>
          </w:p>
        </w:tc>
        <w:tc>
          <w:tcPr>
            <w:tcW w:w="1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F67955" w14:textId="77777777" w:rsidR="00A66D76" w:rsidRPr="0070453F" w:rsidRDefault="00C835C6">
            <w:pPr>
              <w:pStyle w:val="OMDV"/>
              <w:rPr>
                <w:b/>
                <w:bCs/>
                <w:lang w:eastAsia="ru-RU"/>
                <w:rPrChange w:id="8480" w:author="D.Kambarov" w:date="2025-03-13T17:14:00Z">
                  <w:rPr>
                    <w:lang w:eastAsia="ru-RU"/>
                  </w:rPr>
                </w:rPrChange>
              </w:rPr>
              <w:pPrChange w:id="8481" w:author="D.Kambarov" w:date="2025-03-13T17:14:00Z">
                <w:pPr>
                  <w:spacing w:after="0"/>
                  <w:jc w:val="center"/>
                </w:pPr>
              </w:pPrChange>
            </w:pPr>
            <w:r w:rsidRPr="0070453F">
              <w:rPr>
                <w:b/>
                <w:bCs/>
                <w:lang w:eastAsia="ru-RU"/>
                <w:rPrChange w:id="8482" w:author="D.Kambarov" w:date="2025-03-13T17:14:00Z">
                  <w:rPr>
                    <w:lang w:eastAsia="ru-RU"/>
                  </w:rPr>
                </w:rPrChange>
              </w:rPr>
              <w:t>Описание</w:t>
            </w:r>
          </w:p>
        </w:tc>
      </w:tr>
      <w:tr w:rsidR="00A66D76" w14:paraId="5D609743" w14:textId="77777777">
        <w:trPr>
          <w:trHeight w:val="318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A7479" w14:textId="77777777" w:rsidR="00A66D76" w:rsidRDefault="00C835C6">
            <w:pPr>
              <w:pStyle w:val="OMDV"/>
              <w:rPr>
                <w:sz w:val="20"/>
                <w:szCs w:val="20"/>
                <w:lang w:eastAsia="ru-RU"/>
              </w:rPr>
              <w:pPrChange w:id="8483" w:author="D.Kambarov" w:date="2025-03-13T17:14:00Z">
                <w:pPr>
                  <w:spacing w:after="0"/>
                </w:pPr>
              </w:pPrChange>
            </w:pPr>
            <w:r>
              <w:rPr>
                <w:sz w:val="20"/>
                <w:szCs w:val="20"/>
                <w:lang w:eastAsia="ru-RU"/>
              </w:rPr>
              <w:t>Граница помещения</w:t>
            </w:r>
          </w:p>
        </w:tc>
        <w:tc>
          <w:tcPr>
            <w:tcW w:w="13343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A328CA" w14:textId="77777777" w:rsidR="00A66D76" w:rsidRDefault="00C835C6">
            <w:pPr>
              <w:pStyle w:val="OMDV"/>
              <w:jc w:val="left"/>
              <w:rPr>
                <w:sz w:val="20"/>
                <w:szCs w:val="20"/>
                <w:lang w:eastAsia="ru-RU"/>
              </w:rPr>
              <w:pPrChange w:id="8484" w:author="D.Kambarov" w:date="2025-03-13T17:14:00Z">
                <w:pPr>
                  <w:spacing w:after="0"/>
                </w:pPr>
              </w:pPrChange>
            </w:pPr>
            <w:r>
              <w:rPr>
                <w:sz w:val="20"/>
                <w:szCs w:val="20"/>
                <w:lang w:eastAsia="ru-RU"/>
              </w:rPr>
              <w:t>Семейство участвует в формировании границы помещения</w:t>
            </w:r>
          </w:p>
        </w:tc>
      </w:tr>
      <w:tr w:rsidR="00A66D76" w14:paraId="175191A4" w14:textId="77777777">
        <w:trPr>
          <w:trHeight w:val="816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97C2EC" w14:textId="77777777" w:rsidR="00A66D76" w:rsidRDefault="00C835C6">
            <w:pPr>
              <w:pStyle w:val="OMDV"/>
              <w:rPr>
                <w:sz w:val="20"/>
                <w:szCs w:val="20"/>
                <w:lang w:eastAsia="ru-RU"/>
              </w:rPr>
              <w:pPrChange w:id="8485" w:author="D.Kambarov" w:date="2025-03-13T17:14:00Z">
                <w:pPr>
                  <w:spacing w:after="0"/>
                </w:pPr>
              </w:pPrChange>
            </w:pPr>
            <w:r>
              <w:rPr>
                <w:sz w:val="20"/>
                <w:szCs w:val="20"/>
                <w:lang w:eastAsia="ru-RU"/>
              </w:rPr>
              <w:t>Зона доступа</w:t>
            </w:r>
          </w:p>
        </w:tc>
        <w:tc>
          <w:tcPr>
            <w:tcW w:w="13343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DD2EB" w14:textId="77777777" w:rsidR="00A66D76" w:rsidRDefault="00C835C6">
            <w:pPr>
              <w:pStyle w:val="OMDV"/>
              <w:jc w:val="left"/>
              <w:rPr>
                <w:i/>
              </w:rPr>
              <w:pPrChange w:id="8486" w:author="D.Kambarov" w:date="2025-03-13T17:14:00Z">
                <w:pPr>
                  <w:pStyle w:val="af1"/>
                  <w:spacing w:after="0"/>
                  <w:ind w:left="0"/>
                  <w:contextualSpacing w:val="0"/>
                </w:pPr>
              </w:pPrChange>
            </w:pPr>
            <w:r>
              <w:rPr>
                <w:lang w:eastAsia="ru-RU"/>
              </w:rPr>
              <w:t>Зоны доступа, распах дверей, пространства для обслуживая, доступ к показателям датчиков и их обслуживанию моделируется как часть оборудования путем использования невидимых тел внутри объектов. Данные тела впоследствии участвуют в проверке на коллизии.</w:t>
            </w:r>
          </w:p>
          <w:p w14:paraId="6D314C86" w14:textId="77777777" w:rsidR="00A66D76" w:rsidRDefault="00C835C6">
            <w:pPr>
              <w:pStyle w:val="OMDV"/>
              <w:jc w:val="left"/>
              <w:rPr>
                <w:lang w:eastAsia="ru-RU"/>
              </w:rPr>
              <w:pPrChange w:id="8487" w:author="D.Kambarov" w:date="2025-03-13T17:14:00Z">
                <w:pPr>
                  <w:pStyle w:val="af1"/>
                  <w:spacing w:after="0"/>
                  <w:ind w:left="0"/>
                  <w:contextualSpacing w:val="0"/>
                </w:pPr>
              </w:pPrChange>
            </w:pPr>
            <w:r>
              <w:t>Пример: Перегородка перед электрическим щитком пересекается с зоной доступа, что означает нарушение правил эксплуатации.</w:t>
            </w:r>
          </w:p>
        </w:tc>
      </w:tr>
      <w:tr w:rsidR="00A66D76" w14:paraId="7C7A6F3D" w14:textId="77777777">
        <w:trPr>
          <w:trHeight w:val="318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CF5DA" w14:textId="77777777" w:rsidR="00A66D76" w:rsidRDefault="00C835C6">
            <w:pPr>
              <w:pStyle w:val="OMDV"/>
              <w:rPr>
                <w:sz w:val="20"/>
                <w:szCs w:val="20"/>
                <w:lang w:eastAsia="ru-RU"/>
              </w:rPr>
              <w:pPrChange w:id="8488" w:author="D.Kambarov" w:date="2025-03-13T17:14:00Z">
                <w:pPr>
                  <w:spacing w:after="0"/>
                </w:pPr>
              </w:pPrChange>
            </w:pPr>
            <w:r>
              <w:rPr>
                <w:sz w:val="20"/>
                <w:szCs w:val="20"/>
                <w:lang w:eastAsia="ru-RU"/>
              </w:rPr>
              <w:t xml:space="preserve">Маркировка </w:t>
            </w:r>
            <w:r>
              <w:rPr>
                <w:sz w:val="20"/>
                <w:szCs w:val="20"/>
                <w:lang w:eastAsia="ru-RU"/>
              </w:rPr>
              <w:br/>
              <w:t>типоразмера</w:t>
            </w:r>
          </w:p>
        </w:tc>
        <w:tc>
          <w:tcPr>
            <w:tcW w:w="1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08BA8" w14:textId="77777777" w:rsidR="00A66D76" w:rsidRDefault="00C835C6">
            <w:pPr>
              <w:pStyle w:val="OMDV"/>
              <w:jc w:val="left"/>
              <w:pPrChange w:id="8489" w:author="D.Kambarov" w:date="2025-03-13T17:14:00Z">
                <w:pPr>
                  <w:pStyle w:val="af1"/>
                  <w:spacing w:after="0"/>
                  <w:ind w:left="0"/>
                  <w:contextualSpacing w:val="0"/>
                </w:pPr>
              </w:pPrChange>
            </w:pPr>
            <w:r>
              <w:t>Маркировка типоразмера должна иметь заполненное поле атрибута, соответствующее действительности. Элементы модели без информации по данному параметру не допускаются. Значение параметра «Марка» используется для аннотаций элементов.</w:t>
            </w:r>
          </w:p>
        </w:tc>
      </w:tr>
      <w:tr w:rsidR="00A66D76" w14:paraId="63EE73B8" w14:textId="77777777">
        <w:trPr>
          <w:trHeight w:val="318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0A74BF" w14:textId="77777777" w:rsidR="00A66D76" w:rsidRDefault="00C835C6">
            <w:pPr>
              <w:pStyle w:val="OMDV"/>
              <w:rPr>
                <w:sz w:val="20"/>
                <w:szCs w:val="20"/>
                <w:lang w:eastAsia="ru-RU"/>
              </w:rPr>
              <w:pPrChange w:id="8490" w:author="D.Kambarov" w:date="2025-03-13T17:14:00Z">
                <w:pPr>
                  <w:spacing w:after="0"/>
                </w:pPr>
              </w:pPrChange>
            </w:pPr>
            <w:r>
              <w:rPr>
                <w:sz w:val="20"/>
                <w:szCs w:val="20"/>
                <w:lang w:eastAsia="ru-RU"/>
              </w:rPr>
              <w:t>Масса</w:t>
            </w:r>
          </w:p>
        </w:tc>
        <w:tc>
          <w:tcPr>
            <w:tcW w:w="13343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D60FC" w14:textId="77777777" w:rsidR="00A66D76" w:rsidRDefault="00C835C6">
            <w:pPr>
              <w:pStyle w:val="OMDV"/>
              <w:jc w:val="left"/>
              <w:rPr>
                <w:sz w:val="20"/>
                <w:szCs w:val="20"/>
                <w:lang w:eastAsia="ru-RU"/>
              </w:rPr>
              <w:pPrChange w:id="8491" w:author="D.Kambarov" w:date="2025-03-13T17:14:00Z">
                <w:pPr>
                  <w:spacing w:after="0"/>
                </w:pPr>
              </w:pPrChange>
            </w:pPr>
            <w:r>
              <w:rPr>
                <w:sz w:val="20"/>
                <w:szCs w:val="20"/>
                <w:lang w:eastAsia="ru-RU"/>
              </w:rPr>
              <w:t>Масса определена (в разделе КР применимо для металлических и сборных железобетонных изделий, неприменимо для монолитных)</w:t>
            </w:r>
          </w:p>
        </w:tc>
      </w:tr>
      <w:tr w:rsidR="00A66D76" w14:paraId="54FEE47A" w14:textId="77777777">
        <w:trPr>
          <w:trHeight w:val="315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A4EF5" w14:textId="77777777" w:rsidR="00A66D76" w:rsidRDefault="00C835C6">
            <w:pPr>
              <w:pStyle w:val="OMDV"/>
              <w:rPr>
                <w:sz w:val="20"/>
                <w:szCs w:val="20"/>
                <w:lang w:eastAsia="ru-RU"/>
              </w:rPr>
              <w:pPrChange w:id="8492" w:author="D.Kambarov" w:date="2025-03-13T17:14:00Z">
                <w:pPr>
                  <w:spacing w:after="0"/>
                </w:pPr>
              </w:pPrChange>
            </w:pPr>
            <w:r>
              <w:rPr>
                <w:sz w:val="20"/>
                <w:szCs w:val="20"/>
                <w:lang w:eastAsia="ru-RU"/>
              </w:rPr>
              <w:t>Материал</w:t>
            </w:r>
          </w:p>
        </w:tc>
        <w:tc>
          <w:tcPr>
            <w:tcW w:w="13343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13E32C" w14:textId="77777777" w:rsidR="00A66D76" w:rsidRDefault="00C835C6">
            <w:pPr>
              <w:pStyle w:val="OMDV"/>
              <w:jc w:val="left"/>
              <w:rPr>
                <w:sz w:val="20"/>
                <w:szCs w:val="20"/>
                <w:lang w:eastAsia="ru-RU"/>
              </w:rPr>
              <w:pPrChange w:id="8493" w:author="D.Kambarov" w:date="2025-03-13T17:14:00Z">
                <w:pPr>
                  <w:spacing w:after="0"/>
                </w:pPr>
              </w:pPrChange>
            </w:pPr>
            <w:r>
              <w:rPr>
                <w:sz w:val="20"/>
                <w:szCs w:val="20"/>
                <w:lang w:eastAsia="ru-RU"/>
              </w:rPr>
              <w:t>Материал семейства (а также всех вложенных семейств) точно определен. Исключается использование материалов без описания (по умолчанию).</w:t>
            </w:r>
          </w:p>
        </w:tc>
      </w:tr>
      <w:tr w:rsidR="00A66D76" w14:paraId="5F8C7C8E" w14:textId="77777777">
        <w:trPr>
          <w:trHeight w:val="318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FFFD3" w14:textId="77777777" w:rsidR="00A66D76" w:rsidRDefault="00C835C6">
            <w:pPr>
              <w:pStyle w:val="OMDV"/>
              <w:rPr>
                <w:sz w:val="20"/>
                <w:szCs w:val="20"/>
                <w:lang w:eastAsia="ru-RU"/>
              </w:rPr>
              <w:pPrChange w:id="8494" w:author="D.Kambarov" w:date="2025-03-13T17:14:00Z">
                <w:pPr>
                  <w:spacing w:after="0"/>
                </w:pPr>
              </w:pPrChange>
            </w:pPr>
            <w:r>
              <w:rPr>
                <w:sz w:val="20"/>
                <w:szCs w:val="20"/>
                <w:lang w:eastAsia="ru-RU"/>
              </w:rPr>
              <w:t>Тип системы</w:t>
            </w:r>
          </w:p>
        </w:tc>
        <w:tc>
          <w:tcPr>
            <w:tcW w:w="13343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23E3" w14:textId="77777777" w:rsidR="00A66D76" w:rsidRDefault="00C835C6">
            <w:pPr>
              <w:pStyle w:val="OMDV"/>
              <w:jc w:val="left"/>
              <w:pPrChange w:id="8495" w:author="D.Kambarov" w:date="2025-03-13T17:14:00Z">
                <w:pPr>
                  <w:pStyle w:val="af1"/>
                  <w:spacing w:after="0"/>
                  <w:ind w:left="0"/>
                  <w:contextualSpacing w:val="0"/>
                </w:pPr>
              </w:pPrChange>
            </w:pPr>
            <w:r>
              <w:t xml:space="preserve">Системный параметр </w:t>
            </w:r>
            <w:r>
              <w:rPr>
                <w:lang w:val="en-US"/>
              </w:rPr>
              <w:t>Revit</w:t>
            </w:r>
            <w:r>
              <w:t>, служащий для определения системы (трубопроводной или вентиляционной) по обозначению и порядку. Служит для фильтрации систем на видах или в спецификациях.</w:t>
            </w:r>
          </w:p>
          <w:p w14:paraId="2FAB73F6" w14:textId="77777777" w:rsidR="00A66D76" w:rsidRDefault="00C835C6">
            <w:pPr>
              <w:pStyle w:val="OMDV"/>
              <w:jc w:val="left"/>
              <w:pPrChange w:id="8496" w:author="D.Kambarov" w:date="2025-03-13T17:14:00Z">
                <w:pPr>
                  <w:pStyle w:val="af1"/>
                  <w:spacing w:after="0"/>
                  <w:ind w:left="0"/>
                  <w:contextualSpacing w:val="0"/>
                </w:pPr>
              </w:pPrChange>
            </w:pPr>
            <w:r>
              <w:t>Примеры: Система отопления – «Т1.1», Система подпора дымоудаления – «ПД 20а»</w:t>
            </w:r>
          </w:p>
        </w:tc>
      </w:tr>
      <w:tr w:rsidR="00A66D76" w14:paraId="2FA5362D" w14:textId="77777777">
        <w:trPr>
          <w:trHeight w:val="318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934BC6" w14:textId="77777777" w:rsidR="00A66D76" w:rsidRDefault="00C835C6">
            <w:pPr>
              <w:pStyle w:val="OMDV"/>
              <w:rPr>
                <w:sz w:val="20"/>
                <w:szCs w:val="20"/>
                <w:lang w:eastAsia="ru-RU"/>
              </w:rPr>
              <w:pPrChange w:id="8497" w:author="D.Kambarov" w:date="2025-03-13T17:14:00Z">
                <w:pPr>
                  <w:spacing w:after="0"/>
                </w:pPr>
              </w:pPrChange>
            </w:pPr>
            <w:r>
              <w:rPr>
                <w:sz w:val="20"/>
                <w:szCs w:val="20"/>
                <w:lang w:eastAsia="ru-RU"/>
              </w:rPr>
              <w:t>Точное положение</w:t>
            </w:r>
          </w:p>
        </w:tc>
        <w:tc>
          <w:tcPr>
            <w:tcW w:w="13343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EABE4" w14:textId="77777777" w:rsidR="00A66D76" w:rsidRDefault="00C835C6">
            <w:pPr>
              <w:pStyle w:val="OMDV"/>
              <w:jc w:val="left"/>
              <w:pPrChange w:id="8498" w:author="D.Kambarov" w:date="2025-03-13T17:14:00Z">
                <w:pPr>
                  <w:pStyle w:val="af1"/>
                  <w:spacing w:after="0"/>
                  <w:ind w:left="0"/>
                  <w:contextualSpacing w:val="0"/>
                </w:pPr>
              </w:pPrChange>
            </w:pPr>
            <w:r>
              <w:t xml:space="preserve">Семейство должно быть точно расположено в пространстве модели согласно проектным решениям, его размещение не может трактоваться двояко или с погрешностью. Расположение данного семейства в финальной модели не подлежит корректировке по одностороннему усмотрению Проектировщика. В случае необходимых проектных изменений положений элементов требуется согласование с Заказчиком. </w:t>
            </w:r>
          </w:p>
        </w:tc>
      </w:tr>
      <w:tr w:rsidR="00A66D76" w14:paraId="60D6E806" w14:textId="77777777">
        <w:trPr>
          <w:trHeight w:val="318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C28D9" w14:textId="77777777" w:rsidR="00A66D76" w:rsidRDefault="00C835C6">
            <w:pPr>
              <w:pStyle w:val="OMDV"/>
              <w:rPr>
                <w:sz w:val="20"/>
                <w:szCs w:val="20"/>
                <w:lang w:eastAsia="ru-RU"/>
              </w:rPr>
              <w:pPrChange w:id="8499" w:author="D.Kambarov" w:date="2025-03-13T17:14:00Z">
                <w:pPr/>
              </w:pPrChange>
            </w:pPr>
            <w:r>
              <w:rPr>
                <w:sz w:val="20"/>
                <w:szCs w:val="20"/>
                <w:lang w:eastAsia="ru-RU"/>
              </w:rPr>
              <w:t>Точный габарит</w:t>
            </w:r>
          </w:p>
        </w:tc>
        <w:tc>
          <w:tcPr>
            <w:tcW w:w="13343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7F822" w14:textId="77777777" w:rsidR="00A66D76" w:rsidRDefault="00C835C6">
            <w:pPr>
              <w:pStyle w:val="OMDV"/>
              <w:jc w:val="left"/>
              <w:rPr>
                <w:sz w:val="20"/>
                <w:szCs w:val="20"/>
              </w:rPr>
              <w:pPrChange w:id="8500" w:author="D.Kambarov" w:date="2025-03-13T17:14:00Z">
                <w:pPr/>
              </w:pPrChange>
            </w:pPr>
            <w:r>
              <w:rPr>
                <w:sz w:val="20"/>
                <w:szCs w:val="20"/>
                <w:lang w:eastAsia="ru-RU"/>
              </w:rPr>
              <w:t xml:space="preserve">Габарит соответствует фактическим размерам компонента (Длина, Ширина, Высота [мм]). </w:t>
            </w:r>
            <w:r>
              <w:rPr>
                <w:sz w:val="20"/>
                <w:szCs w:val="20"/>
              </w:rPr>
              <w:t xml:space="preserve">Габаритные размеры элементов финальной модели не подлежат корректировке по одностороннему усмотрению Проектировщика. В случае необходимых проектных изменений габаритов элементов требуется согласование с Заказчиком. </w:t>
            </w:r>
          </w:p>
        </w:tc>
      </w:tr>
      <w:tr w:rsidR="00A66D76" w14:paraId="73999098" w14:textId="77777777">
        <w:trPr>
          <w:trHeight w:val="318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900672" w14:textId="77777777" w:rsidR="00A66D76" w:rsidRDefault="00C835C6">
            <w:pPr>
              <w:pStyle w:val="OMDV"/>
              <w:rPr>
                <w:sz w:val="20"/>
                <w:szCs w:val="20"/>
                <w:lang w:eastAsia="ru-RU"/>
              </w:rPr>
              <w:pPrChange w:id="8501" w:author="D.Kambarov" w:date="2025-03-13T17:14:00Z">
                <w:pPr/>
              </w:pPrChange>
            </w:pPr>
            <w:r>
              <w:rPr>
                <w:sz w:val="20"/>
                <w:szCs w:val="20"/>
                <w:lang w:eastAsia="ru-RU"/>
              </w:rPr>
              <w:t>Уклон</w:t>
            </w:r>
          </w:p>
        </w:tc>
        <w:tc>
          <w:tcPr>
            <w:tcW w:w="1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41C34" w14:textId="77777777" w:rsidR="00A66D76" w:rsidRDefault="00C835C6">
            <w:pPr>
              <w:pStyle w:val="OMDV"/>
              <w:jc w:val="left"/>
              <w:pPrChange w:id="8502" w:author="D.Kambarov" w:date="2025-03-13T17:14:00Z">
                <w:pPr>
                  <w:pStyle w:val="af1"/>
                  <w:ind w:left="0"/>
                  <w:contextualSpacing w:val="0"/>
                </w:pPr>
              </w:pPrChange>
            </w:pPr>
            <w:r>
              <w:t>Уклоны объекта, заложенные проектными решениями, отражены в модели либо обозначены аннотациями.</w:t>
            </w:r>
          </w:p>
          <w:p w14:paraId="0CCADA19" w14:textId="77777777" w:rsidR="00A66D76" w:rsidRDefault="00C835C6">
            <w:pPr>
              <w:pStyle w:val="OMDV"/>
              <w:jc w:val="left"/>
              <w:pPrChange w:id="8503" w:author="D.Kambarov" w:date="2025-03-13T17:14:00Z">
                <w:pPr>
                  <w:pStyle w:val="af1"/>
                  <w:spacing w:after="0"/>
                  <w:ind w:left="0"/>
                  <w:contextualSpacing w:val="0"/>
                </w:pPr>
              </w:pPrChange>
            </w:pPr>
            <w:r>
              <w:t>Примеры:</w:t>
            </w:r>
          </w:p>
          <w:p w14:paraId="5D1DB770" w14:textId="77777777" w:rsidR="00A66D76" w:rsidRDefault="00C835C6">
            <w:pPr>
              <w:pStyle w:val="OMDV"/>
              <w:jc w:val="left"/>
              <w:pPrChange w:id="8504" w:author="D.Kambarov" w:date="2025-03-13T17:14:00Z">
                <w:pPr>
                  <w:pStyle w:val="af1"/>
                  <w:spacing w:after="0"/>
                  <w:ind w:left="0"/>
                  <w:contextualSpacing w:val="0"/>
                </w:pPr>
              </w:pPrChange>
            </w:pPr>
            <w:r>
              <w:t>1.Пояса фермы на геометрической схеме фермы получают аннотации уклонов.</w:t>
            </w:r>
          </w:p>
          <w:p w14:paraId="58133308" w14:textId="77777777" w:rsidR="00A66D76" w:rsidRDefault="00C835C6">
            <w:pPr>
              <w:pStyle w:val="OMDV"/>
              <w:jc w:val="left"/>
              <w:pPrChange w:id="8505" w:author="D.Kambarov" w:date="2025-03-13T17:14:00Z">
                <w:pPr>
                  <w:pStyle w:val="af1"/>
                  <w:ind w:left="0"/>
                  <w:contextualSpacing w:val="0"/>
                </w:pPr>
              </w:pPrChange>
            </w:pPr>
            <w:r>
              <w:t>2. Кровля с малым уклоном в геометрии представляет собой горизонтальное перекрытие/покрытие, а на планах обозначается аннотациями уклонов (следовательно, имеет отдельный текстовый параметр «Уклон»).</w:t>
            </w:r>
          </w:p>
        </w:tc>
      </w:tr>
      <w:tr w:rsidR="00A66D76" w14:paraId="43822DD1" w14:textId="77777777">
        <w:trPr>
          <w:trHeight w:val="318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4D1D7D" w14:textId="77777777" w:rsidR="00A66D76" w:rsidRDefault="00C835C6">
            <w:pPr>
              <w:pStyle w:val="OMDV"/>
              <w:rPr>
                <w:sz w:val="20"/>
                <w:szCs w:val="20"/>
                <w:lang w:eastAsia="ru-RU"/>
              </w:rPr>
              <w:pPrChange w:id="8506" w:author="D.Kambarov" w:date="2025-03-13T17:14:00Z">
                <w:pPr/>
              </w:pPrChange>
            </w:pPr>
            <w:r>
              <w:rPr>
                <w:sz w:val="20"/>
                <w:szCs w:val="20"/>
                <w:lang w:eastAsia="ru-RU"/>
              </w:rPr>
              <w:t>Функция</w:t>
            </w:r>
          </w:p>
        </w:tc>
        <w:tc>
          <w:tcPr>
            <w:tcW w:w="1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71316E" w14:textId="77777777" w:rsidR="00A66D76" w:rsidRDefault="00C835C6">
            <w:pPr>
              <w:pStyle w:val="OMDV"/>
              <w:jc w:val="left"/>
              <w:pPrChange w:id="8507" w:author="D.Kambarov" w:date="2025-03-13T17:14:00Z">
                <w:pPr>
                  <w:pStyle w:val="af1"/>
                  <w:ind w:left="0"/>
                  <w:contextualSpacing w:val="0"/>
                </w:pPr>
              </w:pPrChange>
            </w:pPr>
            <w:r>
              <w:t>Указывает назначение двери: внутренняя (значение по умолчанию) или наружная.</w:t>
            </w:r>
          </w:p>
        </w:tc>
      </w:tr>
    </w:tbl>
    <w:p w14:paraId="74247121" w14:textId="77777777" w:rsidR="00A66D76" w:rsidRDefault="00A66D76">
      <w:pPr>
        <w:spacing w:before="240"/>
        <w:ind w:hanging="567"/>
        <w:rPr>
          <w:b/>
        </w:rPr>
      </w:pPr>
    </w:p>
    <w:p w14:paraId="351506C2" w14:textId="77777777" w:rsidR="00A66D76" w:rsidRDefault="00C835C6">
      <w:pPr>
        <w:rPr>
          <w:b/>
        </w:rPr>
      </w:pPr>
      <w:r>
        <w:rPr>
          <w:rFonts w:cstheme="minorHAnsi"/>
          <w:b/>
        </w:rPr>
        <w:br w:type="page" w:clear="all"/>
      </w:r>
    </w:p>
    <w:p w14:paraId="02B11F6A" w14:textId="7109127C" w:rsidR="00A66D76" w:rsidRDefault="00C835C6">
      <w:pPr>
        <w:pStyle w:val="OMDV2"/>
        <w:pPrChange w:id="8508" w:author="D.Kambarov" w:date="2025-03-13T17:14:00Z">
          <w:pPr>
            <w:spacing w:before="240"/>
            <w:ind w:hanging="567"/>
          </w:pPr>
        </w:pPrChange>
      </w:pPr>
      <w:del w:id="8509" w:author="D.Kambarov" w:date="2025-03-13T17:14:00Z">
        <w:r w:rsidDel="0070453F">
          <w:delText>9.2</w:delText>
        </w:r>
        <w:r w:rsidDel="0070453F">
          <w:tab/>
        </w:r>
      </w:del>
      <w:r>
        <w:t>Терминология</w:t>
      </w:r>
    </w:p>
    <w:p w14:paraId="600EDE4D" w14:textId="77777777" w:rsidR="00A66D76" w:rsidRDefault="00C835C6">
      <w:pPr>
        <w:pPrChange w:id="8510" w:author="D.Kambarov" w:date="2025-03-13T17:15:00Z">
          <w:pPr>
            <w:pStyle w:val="Default"/>
            <w:spacing w:after="120" w:line="240" w:lineRule="auto"/>
          </w:pPr>
        </w:pPrChange>
      </w:pPr>
      <w:r>
        <w:rPr>
          <w:b/>
        </w:rPr>
        <w:t xml:space="preserve">2D - </w:t>
      </w:r>
      <w:r>
        <w:t>отображение геометрии объектов и их местоположения на плоскости (в координатах X и Y).</w:t>
      </w:r>
    </w:p>
    <w:p w14:paraId="3573240A" w14:textId="77777777" w:rsidR="00A66D76" w:rsidRDefault="00C835C6">
      <w:pPr>
        <w:pPrChange w:id="8511" w:author="D.Kambarov" w:date="2025-03-13T17:15:00Z">
          <w:pPr>
            <w:pStyle w:val="a3"/>
            <w:spacing w:after="120"/>
            <w:ind w:firstLine="0"/>
            <w:jc w:val="left"/>
          </w:pPr>
        </w:pPrChange>
      </w:pPr>
      <w:r>
        <w:rPr>
          <w:b/>
        </w:rPr>
        <w:t xml:space="preserve">3D - </w:t>
      </w:r>
      <w:r>
        <w:t>отображение геометрии объектов и их местоположения в пространстве (в координатах X, Y и Z).</w:t>
      </w:r>
    </w:p>
    <w:p w14:paraId="1D3A6BFA" w14:textId="77777777" w:rsidR="00A66D76" w:rsidRDefault="00C835C6">
      <w:pPr>
        <w:pPrChange w:id="8512" w:author="D.Kambarov" w:date="2025-03-13T17:15:00Z">
          <w:pPr>
            <w:pStyle w:val="a3"/>
            <w:spacing w:after="120"/>
            <w:ind w:firstLine="0"/>
            <w:jc w:val="left"/>
          </w:pPr>
        </w:pPrChange>
      </w:pPr>
      <w:r>
        <w:rPr>
          <w:b/>
          <w:i/>
          <w:lang w:val="en-US"/>
        </w:rPr>
        <w:t>BEP</w:t>
      </w:r>
      <w:r>
        <w:rPr>
          <w:b/>
        </w:rPr>
        <w:t xml:space="preserve"> - </w:t>
      </w:r>
      <w:r>
        <w:t xml:space="preserve">План Выполнения </w:t>
      </w:r>
      <w:r>
        <w:rPr>
          <w:lang w:val="en-US"/>
        </w:rPr>
        <w:t>BIM</w:t>
      </w:r>
      <w:r>
        <w:t>-проекта. Разрабатывается Проектировщиком совместно с Заказчиком.</w:t>
      </w:r>
    </w:p>
    <w:p w14:paraId="654D0F37" w14:textId="77777777" w:rsidR="00A66D76" w:rsidRDefault="00C835C6">
      <w:pPr>
        <w:pPrChange w:id="8513" w:author="D.Kambarov" w:date="2025-03-13T17:15:00Z">
          <w:pPr>
            <w:pStyle w:val="a3"/>
            <w:spacing w:after="120"/>
            <w:ind w:firstLine="0"/>
            <w:jc w:val="left"/>
          </w:pPr>
        </w:pPrChange>
      </w:pPr>
      <w:r>
        <w:rPr>
          <w:b/>
        </w:rPr>
        <w:t xml:space="preserve">BIM-модель/Информационная модель объекта строительства - </w:t>
      </w:r>
      <w:r>
        <w:t>цифровое представление физических и функциональных характеристик объекта при помощи совокупности элементов и информации, служащее коллективным ресурсом знаний о проектировании, строительстве, эксплуатации, модернизации и сносе строительного объекта.</w:t>
      </w:r>
    </w:p>
    <w:p w14:paraId="584D9010" w14:textId="77777777" w:rsidR="00A66D76" w:rsidRDefault="00C835C6">
      <w:pPr>
        <w:pPrChange w:id="8514" w:author="D.Kambarov" w:date="2025-03-13T17:15:00Z">
          <w:pPr>
            <w:pStyle w:val="Default"/>
            <w:spacing w:after="120" w:line="240" w:lineRule="auto"/>
          </w:pPr>
        </w:pPrChange>
      </w:pPr>
      <w:r>
        <w:rPr>
          <w:b/>
        </w:rPr>
        <w:t xml:space="preserve">DWG - </w:t>
      </w:r>
      <w:r>
        <w:t xml:space="preserve">формат файла, используемый для хранения двухмерных (2D) и трехмерных (3D) проектных данных и метаданных. Является основным форматом для системы автоматизированного проектирования </w:t>
      </w:r>
      <w:r>
        <w:rPr>
          <w:lang w:val="en-US"/>
        </w:rPr>
        <w:t>Autodesk</w:t>
      </w:r>
      <w:r>
        <w:t xml:space="preserve"> </w:t>
      </w:r>
      <w:r>
        <w:rPr>
          <w:lang w:val="en-US"/>
        </w:rPr>
        <w:t>AutoCAD</w:t>
      </w:r>
      <w:r>
        <w:t>.</w:t>
      </w:r>
    </w:p>
    <w:p w14:paraId="329CA2E9" w14:textId="77777777" w:rsidR="00A66D76" w:rsidRDefault="00C835C6">
      <w:pPr>
        <w:pPrChange w:id="8515" w:author="D.Kambarov" w:date="2025-03-13T17:15:00Z">
          <w:pPr>
            <w:pStyle w:val="Default"/>
            <w:spacing w:after="120" w:line="240" w:lineRule="auto"/>
          </w:pPr>
        </w:pPrChange>
      </w:pPr>
      <w:r>
        <w:rPr>
          <w:b/>
          <w:bCs/>
          <w:i/>
          <w:iCs/>
          <w:lang w:val="en-US"/>
        </w:rPr>
        <w:t>OMDV</w:t>
      </w:r>
      <w:r>
        <w:rPr>
          <w:b/>
          <w:bCs/>
        </w:rPr>
        <w:t xml:space="preserve">_Количество комнат и </w:t>
      </w:r>
      <w:r>
        <w:rPr>
          <w:b/>
          <w:bCs/>
          <w:i/>
          <w:iCs/>
          <w:lang w:val="en-US"/>
        </w:rPr>
        <w:t>OMDV</w:t>
      </w:r>
      <w:r>
        <w:rPr>
          <w:b/>
          <w:bCs/>
        </w:rPr>
        <w:t>_Тип квартиры</w:t>
      </w:r>
      <w:r>
        <w:t xml:space="preserve"> – параметры для обозначения типа квартиры с указанием количества жилых помещений.</w:t>
      </w:r>
    </w:p>
    <w:p w14:paraId="3E228A1A" w14:textId="77777777" w:rsidR="00A66D76" w:rsidRDefault="00C835C6">
      <w:pPr>
        <w:pPrChange w:id="8516" w:author="D.Kambarov" w:date="2025-03-13T17:15:00Z">
          <w:pPr>
            <w:pStyle w:val="Default"/>
            <w:spacing w:after="120" w:line="240" w:lineRule="auto"/>
          </w:pPr>
        </w:pPrChange>
      </w:pPr>
      <w:r>
        <w:rPr>
          <w:b/>
          <w:bCs/>
          <w:i/>
          <w:iCs/>
          <w:lang w:val="en-US"/>
        </w:rPr>
        <w:t>OMDV</w:t>
      </w:r>
      <w:r>
        <w:rPr>
          <w:b/>
          <w:bCs/>
        </w:rPr>
        <w:t>_Номер помещения</w:t>
      </w:r>
      <w:r>
        <w:t xml:space="preserve"> – параметр для обозначения номера помещения внутри объекта недвижимости.</w:t>
      </w:r>
    </w:p>
    <w:p w14:paraId="4E18EFE5" w14:textId="77777777" w:rsidR="00A66D76" w:rsidRDefault="00C835C6">
      <w:pPr>
        <w:pPrChange w:id="8517" w:author="D.Kambarov" w:date="2025-03-13T17:15:00Z">
          <w:pPr>
            <w:pStyle w:val="Default"/>
            <w:spacing w:after="120" w:line="240" w:lineRule="auto"/>
          </w:pPr>
        </w:pPrChange>
      </w:pPr>
      <w:r>
        <w:rPr>
          <w:b/>
          <w:bCs/>
          <w:i/>
          <w:iCs/>
          <w:lang w:val="en-US"/>
        </w:rPr>
        <w:t>OMDV</w:t>
      </w:r>
      <w:r>
        <w:rPr>
          <w:b/>
          <w:bCs/>
        </w:rPr>
        <w:t>_Номер помещения_Составной</w:t>
      </w:r>
      <w:r>
        <w:t xml:space="preserve"> – параметр для обозначения номера помещения внутри объекта недвижимости с содержанием информации о расположении помещения в проекте для жилых и нежилых помещений - (Номер секции, Номер на площадке, Номер помещения), для общественных и технических - (Номер секции, Номер на площадке).</w:t>
      </w:r>
    </w:p>
    <w:p w14:paraId="2DB805F9" w14:textId="77777777" w:rsidR="00A66D76" w:rsidRDefault="00C835C6">
      <w:pPr>
        <w:pPrChange w:id="8518" w:author="D.Kambarov" w:date="2025-03-13T17:15:00Z">
          <w:pPr>
            <w:pStyle w:val="Default"/>
            <w:spacing w:after="120" w:line="240" w:lineRule="auto"/>
          </w:pPr>
        </w:pPrChange>
      </w:pPr>
      <w:r>
        <w:rPr>
          <w:b/>
          <w:bCs/>
          <w:i/>
          <w:iCs/>
          <w:lang w:val="en-US"/>
        </w:rPr>
        <w:t>OMDV</w:t>
      </w:r>
      <w:r>
        <w:rPr>
          <w:b/>
          <w:bCs/>
        </w:rPr>
        <w:t>_Условный номер</w:t>
      </w:r>
      <w:r>
        <w:t xml:space="preserve"> – параметр для обозначения номера объекта недвижимости.</w:t>
      </w:r>
    </w:p>
    <w:p w14:paraId="07C9FCE0" w14:textId="77777777" w:rsidR="00A66D76" w:rsidRDefault="00C835C6">
      <w:pPr>
        <w:pPrChange w:id="8519" w:author="D.Kambarov" w:date="2025-03-13T17:15:00Z">
          <w:pPr>
            <w:pStyle w:val="Default"/>
            <w:spacing w:after="120" w:line="240" w:lineRule="auto"/>
          </w:pPr>
        </w:pPrChange>
      </w:pPr>
      <w:r>
        <w:rPr>
          <w:b/>
        </w:rPr>
        <w:t xml:space="preserve">PDF - </w:t>
      </w:r>
      <w:r>
        <w:t xml:space="preserve">межплатформенный формат электронных документов, разработанный компанией Adobe Systems. Для просмотра существует множество программ, а также официальная программа </w:t>
      </w:r>
      <w:r>
        <w:rPr>
          <w:lang w:val="en-US"/>
        </w:rPr>
        <w:t>Adobe</w:t>
      </w:r>
      <w:r>
        <w:t xml:space="preserve"> </w:t>
      </w:r>
      <w:r>
        <w:rPr>
          <w:lang w:val="en-US"/>
        </w:rPr>
        <w:t>Reader</w:t>
      </w:r>
      <w:r>
        <w:t>.</w:t>
      </w:r>
    </w:p>
    <w:p w14:paraId="6AF6C190" w14:textId="77777777" w:rsidR="00A66D76" w:rsidRDefault="00C835C6">
      <w:pPr>
        <w:pPrChange w:id="8520" w:author="D.Kambarov" w:date="2025-03-13T17:15:00Z">
          <w:pPr>
            <w:pStyle w:val="Default"/>
            <w:spacing w:after="120" w:line="240" w:lineRule="auto"/>
          </w:pPr>
        </w:pPrChange>
      </w:pPr>
      <w:r>
        <w:rPr>
          <w:b/>
        </w:rPr>
        <w:t xml:space="preserve">RVT - </w:t>
      </w:r>
      <w:r>
        <w:t xml:space="preserve">основной формат файла для хранения данных о проекте </w:t>
      </w:r>
      <w:r>
        <w:rPr>
          <w:lang w:val="en-US"/>
        </w:rPr>
        <w:t>Autodesk</w:t>
      </w:r>
      <w:r>
        <w:t xml:space="preserve"> Revit.</w:t>
      </w:r>
    </w:p>
    <w:p w14:paraId="176CA741" w14:textId="77777777" w:rsidR="00A66D76" w:rsidRDefault="00C835C6">
      <w:pPr>
        <w:pPrChange w:id="8521" w:author="D.Kambarov" w:date="2025-03-13T17:15:00Z">
          <w:pPr>
            <w:pStyle w:val="Default"/>
            <w:spacing w:after="120" w:line="240" w:lineRule="auto"/>
          </w:pPr>
        </w:pPrChange>
      </w:pPr>
      <w:r>
        <w:rPr>
          <w:b/>
        </w:rPr>
        <w:t xml:space="preserve">Компонент (загружаемое семейство </w:t>
      </w:r>
      <w:r>
        <w:rPr>
          <w:b/>
          <w:lang w:val="en-US"/>
        </w:rPr>
        <w:t>Autodesk</w:t>
      </w:r>
      <w:r>
        <w:rPr>
          <w:b/>
        </w:rPr>
        <w:t xml:space="preserve"> Revit) -</w:t>
      </w:r>
      <w:r>
        <w:t xml:space="preserve"> отдельный элемент объекта строительства, пригодный для многократного использования: двери, мебель, детали фасада и т.д.</w:t>
      </w:r>
    </w:p>
    <w:p w14:paraId="3E59187E" w14:textId="77777777" w:rsidR="00A66D76" w:rsidRDefault="00C835C6">
      <w:pPr>
        <w:pPrChange w:id="8522" w:author="D.Kambarov" w:date="2025-03-13T17:15:00Z">
          <w:pPr>
            <w:pStyle w:val="Default"/>
            <w:spacing w:after="120" w:line="240" w:lineRule="auto"/>
          </w:pPr>
        </w:pPrChange>
      </w:pPr>
      <w:r>
        <w:rPr>
          <w:b/>
        </w:rPr>
        <w:t xml:space="preserve">Обмен информацией - </w:t>
      </w:r>
      <w:r>
        <w:t>упорядоченный сбор и предоставление информации, отвечающей требованиям к формату и степени достоверности, на одной из нескольких предварительно установленных стадий проекта.</w:t>
      </w:r>
    </w:p>
    <w:p w14:paraId="7B0D763B" w14:textId="77777777" w:rsidR="00A66D76" w:rsidRDefault="00C835C6">
      <w:pPr>
        <w:pPrChange w:id="8523" w:author="D.Kambarov" w:date="2025-03-13T17:15:00Z">
          <w:pPr>
            <w:pStyle w:val="Default"/>
            <w:spacing w:after="120" w:line="240" w:lineRule="auto"/>
          </w:pPr>
        </w:pPrChange>
      </w:pPr>
      <w:r>
        <w:rPr>
          <w:b/>
        </w:rPr>
        <w:t xml:space="preserve">Опубликованные данные - </w:t>
      </w:r>
      <w:r>
        <w:t>область среды общих данных, содержащая проверенные и утвержденные проектные данные, полученные из области общих данных.</w:t>
      </w:r>
    </w:p>
    <w:p w14:paraId="4E7DBB2E" w14:textId="77777777" w:rsidR="00A66D76" w:rsidRDefault="00C835C6">
      <w:pPr>
        <w:pPrChange w:id="8524" w:author="D.Kambarov" w:date="2025-03-13T17:15:00Z">
          <w:pPr>
            <w:pStyle w:val="a3"/>
            <w:spacing w:after="120"/>
            <w:ind w:firstLine="0"/>
            <w:jc w:val="left"/>
          </w:pPr>
        </w:pPrChange>
      </w:pPr>
      <w:r>
        <w:rPr>
          <w:b/>
        </w:rPr>
        <w:t xml:space="preserve">Папка - </w:t>
      </w:r>
      <w:r>
        <w:t>каталог, директория – объект в файловой системе, упрощающий организацию файлов.</w:t>
      </w:r>
    </w:p>
    <w:p w14:paraId="4882B664" w14:textId="77777777" w:rsidR="00A66D76" w:rsidRDefault="00C835C6">
      <w:pPr>
        <w:pPrChange w:id="8525" w:author="D.Kambarov" w:date="2025-03-13T17:15:00Z">
          <w:pPr>
            <w:pStyle w:val="Default"/>
            <w:spacing w:after="120" w:line="240" w:lineRule="auto"/>
          </w:pPr>
        </w:pPrChange>
      </w:pPr>
      <w:r>
        <w:rPr>
          <w:b/>
        </w:rPr>
        <w:t xml:space="preserve">Рабочие данные - </w:t>
      </w:r>
      <w:r>
        <w:t>область среды общих данных, над которыми в данный момент ведется работа, которые еще не достигли уровня проработки, при котором файлы могут быть доступны и использованы как ссылка или задание, и которые еще не проверены и не утверждены для использования специалистами смежных дисциплин.</w:t>
      </w:r>
    </w:p>
    <w:p w14:paraId="599BFCA2" w14:textId="77777777" w:rsidR="00A66D76" w:rsidRDefault="00C835C6">
      <w:pPr>
        <w:pPrChange w:id="8526" w:author="D.Kambarov" w:date="2025-03-13T17:15:00Z">
          <w:pPr>
            <w:pStyle w:val="a3"/>
            <w:spacing w:after="120"/>
            <w:ind w:firstLine="0"/>
            <w:jc w:val="left"/>
          </w:pPr>
        </w:pPrChange>
      </w:pPr>
      <w:r>
        <w:rPr>
          <w:b/>
        </w:rPr>
        <w:t>Среда общих данных</w:t>
      </w:r>
      <w:r>
        <w:t xml:space="preserve"> </w:t>
      </w:r>
      <w:r>
        <w:rPr>
          <w:b/>
          <w:lang w:val="en-US"/>
        </w:rPr>
        <w:t>Sarex</w:t>
      </w:r>
      <w:r>
        <w:rPr>
          <w:b/>
        </w:rPr>
        <w:t xml:space="preserve"> </w:t>
      </w:r>
      <w:r>
        <w:t>(</w:t>
      </w:r>
      <w:r>
        <w:rPr>
          <w:lang w:val="en-US"/>
        </w:rPr>
        <w:t>Common</w:t>
      </w:r>
      <w:r>
        <w:t xml:space="preserve"> </w:t>
      </w:r>
      <w:r>
        <w:rPr>
          <w:lang w:val="en-US"/>
        </w:rPr>
        <w:t>Data</w:t>
      </w:r>
      <w:r>
        <w:t xml:space="preserve"> </w:t>
      </w:r>
      <w:r>
        <w:rPr>
          <w:lang w:val="en-US"/>
        </w:rPr>
        <w:t>Environment</w:t>
      </w:r>
      <w:r>
        <w:t xml:space="preserve"> – </w:t>
      </w:r>
      <w:r>
        <w:rPr>
          <w:b/>
        </w:rPr>
        <w:t>CDE</w:t>
      </w:r>
      <w:r>
        <w:t xml:space="preserve">) - единый источник достоверной информации для всех участников проекта. СОД </w:t>
      </w:r>
      <w:r>
        <w:rPr>
          <w:lang w:val="en-US"/>
        </w:rPr>
        <w:t>Sarex</w:t>
      </w:r>
      <w:r>
        <w:t xml:space="preserve"> основана на процедурах и регламентах, обеспечивающих эффективное управление итеративным процессом разработки информационной модели и выпуска проектной документации для достижения полной интеграции и пространственной координации данных/информации от всех участников и от всех источников этой информации.</w:t>
      </w:r>
    </w:p>
    <w:p w14:paraId="5037B8AE" w14:textId="77777777" w:rsidR="00A66D76" w:rsidRDefault="00C835C6">
      <w:pPr>
        <w:pPrChange w:id="8527" w:author="D.Kambarov" w:date="2025-03-13T17:15:00Z">
          <w:pPr>
            <w:pStyle w:val="a3"/>
            <w:spacing w:after="120"/>
            <w:ind w:firstLine="0"/>
            <w:jc w:val="left"/>
          </w:pPr>
        </w:pPrChange>
      </w:pPr>
      <w:r>
        <w:rPr>
          <w:b/>
        </w:rPr>
        <w:t xml:space="preserve">Ссылка - </w:t>
      </w:r>
      <w:r>
        <w:t>ярлык - файл, служащий указателем на объект (файл, папку).</w:t>
      </w:r>
    </w:p>
    <w:p w14:paraId="04B4BF49" w14:textId="77777777" w:rsidR="00A66D76" w:rsidRDefault="00C835C6">
      <w:pPr>
        <w:pPrChange w:id="8528" w:author="D.Kambarov" w:date="2025-03-13T17:15:00Z">
          <w:pPr>
            <w:pStyle w:val="a3"/>
            <w:spacing w:after="120"/>
            <w:ind w:firstLine="0"/>
            <w:jc w:val="left"/>
          </w:pPr>
        </w:pPrChange>
      </w:pPr>
      <w:r>
        <w:rPr>
          <w:b/>
          <w:bCs/>
        </w:rPr>
        <w:t xml:space="preserve">Электронный документ - </w:t>
      </w:r>
      <w:r>
        <w:t>любая текстовая, звуковая, графическая и другая электронная информация, хранимая в исходном формате для того приложения, в котором она была создана.</w:t>
      </w:r>
    </w:p>
    <w:p w14:paraId="251AFF5B" w14:textId="77777777" w:rsidR="00A66D76" w:rsidRDefault="00C835C6" w:rsidP="0070453F">
      <w:pPr>
        <w:ind w:left="0"/>
        <w:rPr>
          <w:lang w:eastAsia="ru-RU"/>
        </w:rPr>
      </w:pPr>
      <w:del w:id="8529" w:author="D.Kambarov" w:date="2025-03-13T17:15:00Z">
        <w:r w:rsidDel="0070453F">
          <w:br w:type="page" w:clear="all"/>
        </w:r>
      </w:del>
    </w:p>
    <w:p w14:paraId="17C30381" w14:textId="77777777" w:rsidR="00A66D76" w:rsidRDefault="00A66D76">
      <w:pPr>
        <w:rPr>
          <w:rFonts w:cstheme="minorHAnsi"/>
          <w:b/>
          <w:bCs/>
        </w:rPr>
      </w:pPr>
    </w:p>
    <w:p w14:paraId="2F6A1D3E" w14:textId="77777777" w:rsidR="00A66D76" w:rsidRDefault="00A66D76">
      <w:pPr>
        <w:pPrChange w:id="8530" w:author="D.Kambarov" w:date="2025-03-13T14:02:00Z">
          <w:pPr>
            <w:pStyle w:val="a3"/>
            <w:spacing w:after="120"/>
            <w:ind w:firstLine="0"/>
          </w:pPr>
        </w:pPrChange>
      </w:pPr>
    </w:p>
    <w:tbl>
      <w:tblPr>
        <w:tblW w:w="10095" w:type="dxa"/>
        <w:jc w:val="center"/>
        <w:tblLayout w:type="fixed"/>
        <w:tblLook w:val="04A0" w:firstRow="1" w:lastRow="0" w:firstColumn="1" w:lastColumn="0" w:noHBand="0" w:noVBand="1"/>
        <w:tblPrChange w:id="8531" w:author="D.Kambarov" w:date="2025-03-13T17:15:00Z">
          <w:tblPr>
            <w:tblW w:w="10095" w:type="dxa"/>
            <w:tblInd w:w="-34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5853"/>
        <w:gridCol w:w="4242"/>
        <w:tblGridChange w:id="8532">
          <w:tblGrid>
            <w:gridCol w:w="5853"/>
            <w:gridCol w:w="4242"/>
          </w:tblGrid>
        </w:tblGridChange>
      </w:tblGrid>
      <w:tr w:rsidR="00A66D76" w14:paraId="38180A9F" w14:textId="77777777" w:rsidTr="0070453F">
        <w:trPr>
          <w:jc w:val="center"/>
        </w:trPr>
        <w:tc>
          <w:tcPr>
            <w:tcW w:w="5853" w:type="dxa"/>
            <w:vAlign w:val="center"/>
            <w:tcPrChange w:id="8533" w:author="D.Kambarov" w:date="2025-03-13T17:15:00Z">
              <w:tcPr>
                <w:tcW w:w="5853" w:type="dxa"/>
                <w:vAlign w:val="center"/>
              </w:tcPr>
            </w:tcPrChange>
          </w:tcPr>
          <w:p w14:paraId="14F0A1E7" w14:textId="77777777" w:rsidR="00A66D76" w:rsidRDefault="00C835C6">
            <w:pPr>
              <w:ind w:left="-284" w:right="-144" w:firstLine="210"/>
              <w:rPr>
                <w:rFonts w:eastAsia="Times New Roman" w:cstheme="minorHAnsi"/>
                <w:b/>
                <w:sz w:val="24"/>
                <w:szCs w:val="24"/>
                <w:lang w:eastAsia="ru-RU"/>
              </w:rPr>
            </w:pPr>
            <w:r>
              <w:rPr>
                <w:rFonts w:cstheme="minorHAnsi"/>
              </w:rPr>
              <w:br w:type="page" w:clear="all"/>
            </w:r>
            <w:r>
              <w:rPr>
                <w:rFonts w:eastAsia="Times New Roman" w:cstheme="minorHAnsi"/>
                <w:b/>
                <w:sz w:val="24"/>
                <w:szCs w:val="24"/>
                <w:lang w:eastAsia="ru-RU"/>
              </w:rPr>
              <w:t>От Заказчика:</w:t>
            </w:r>
          </w:p>
        </w:tc>
        <w:tc>
          <w:tcPr>
            <w:tcW w:w="4242" w:type="dxa"/>
            <w:vAlign w:val="center"/>
            <w:tcPrChange w:id="8534" w:author="D.Kambarov" w:date="2025-03-13T17:15:00Z">
              <w:tcPr>
                <w:tcW w:w="4242" w:type="dxa"/>
                <w:vAlign w:val="center"/>
              </w:tcPr>
            </w:tcPrChange>
          </w:tcPr>
          <w:p w14:paraId="6E7FCE3E" w14:textId="77777777" w:rsidR="00A66D76" w:rsidRDefault="00C835C6">
            <w:pPr>
              <w:ind w:left="-284" w:right="-144" w:firstLine="210"/>
              <w:rPr>
                <w:rFonts w:eastAsia="Times New Roman" w:cstheme="minorHAnsi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ru-RU"/>
              </w:rPr>
              <w:t>От Подрядчика:</w:t>
            </w:r>
          </w:p>
        </w:tc>
      </w:tr>
      <w:tr w:rsidR="00A66D76" w14:paraId="0DF3FE5A" w14:textId="77777777" w:rsidTr="0070453F">
        <w:trPr>
          <w:jc w:val="center"/>
        </w:trPr>
        <w:tc>
          <w:tcPr>
            <w:tcW w:w="5853" w:type="dxa"/>
            <w:vAlign w:val="center"/>
            <w:tcPrChange w:id="8535" w:author="D.Kambarov" w:date="2025-03-13T17:15:00Z">
              <w:tcPr>
                <w:tcW w:w="5853" w:type="dxa"/>
                <w:vAlign w:val="center"/>
              </w:tcPr>
            </w:tcPrChange>
          </w:tcPr>
          <w:p w14:paraId="0D5C5766" w14:textId="77777777" w:rsidR="00A66D76" w:rsidRDefault="00C835C6">
            <w:pPr>
              <w:ind w:left="-284" w:right="-144" w:firstLine="210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>Генеральный директор</w:t>
            </w:r>
          </w:p>
          <w:p w14:paraId="2A918B2B" w14:textId="77777777" w:rsidR="00A66D76" w:rsidRDefault="00C835C6">
            <w:pPr>
              <w:ind w:left="-284" w:right="-144" w:firstLine="210"/>
              <w:rPr>
                <w:rFonts w:eastAsia="Times New Roman" w:cstheme="minorHAnsi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ru-RU"/>
              </w:rPr>
              <w:t>ООО «________________»</w:t>
            </w:r>
          </w:p>
          <w:p w14:paraId="2C94C36B" w14:textId="77777777" w:rsidR="00A66D76" w:rsidRDefault="00A66D76">
            <w:pPr>
              <w:ind w:left="-284" w:right="-144" w:firstLine="210"/>
              <w:rPr>
                <w:rFonts w:eastAsia="Times New Roman" w:cstheme="minorHAns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242" w:type="dxa"/>
            <w:tcPrChange w:id="8536" w:author="D.Kambarov" w:date="2025-03-13T17:15:00Z">
              <w:tcPr>
                <w:tcW w:w="4242" w:type="dxa"/>
              </w:tcPr>
            </w:tcPrChange>
          </w:tcPr>
          <w:p w14:paraId="6219AEB2" w14:textId="77777777" w:rsidR="00A66D76" w:rsidRDefault="00C835C6">
            <w:pPr>
              <w:ind w:left="-284" w:right="-144" w:firstLine="210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>Генеральный директор</w:t>
            </w:r>
          </w:p>
          <w:p w14:paraId="0E4FBFCE" w14:textId="77777777" w:rsidR="00A66D76" w:rsidRDefault="00C835C6">
            <w:pPr>
              <w:ind w:left="-284" w:right="-144" w:firstLine="210"/>
              <w:rPr>
                <w:rFonts w:eastAsia="Times New Roman" w:cstheme="minorHAnsi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ru-RU"/>
              </w:rPr>
              <w:t>ООО «_________________»</w:t>
            </w:r>
          </w:p>
          <w:p w14:paraId="247DECD9" w14:textId="77777777" w:rsidR="00A66D76" w:rsidRDefault="00A66D76">
            <w:pPr>
              <w:ind w:left="-284" w:right="-144" w:firstLine="210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A66D76" w14:paraId="7DDDB44F" w14:textId="77777777" w:rsidTr="0070453F">
        <w:trPr>
          <w:jc w:val="center"/>
        </w:trPr>
        <w:tc>
          <w:tcPr>
            <w:tcW w:w="5853" w:type="dxa"/>
            <w:vAlign w:val="center"/>
            <w:tcPrChange w:id="8537" w:author="D.Kambarov" w:date="2025-03-13T17:15:00Z">
              <w:tcPr>
                <w:tcW w:w="5853" w:type="dxa"/>
                <w:vAlign w:val="center"/>
              </w:tcPr>
            </w:tcPrChange>
          </w:tcPr>
          <w:p w14:paraId="64717B0A" w14:textId="77777777" w:rsidR="00A66D76" w:rsidRDefault="00C835C6">
            <w:pPr>
              <w:ind w:left="-284" w:right="-144" w:firstLine="210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______________ </w:t>
            </w:r>
          </w:p>
        </w:tc>
        <w:tc>
          <w:tcPr>
            <w:tcW w:w="4242" w:type="dxa"/>
            <w:vAlign w:val="center"/>
            <w:tcPrChange w:id="8538" w:author="D.Kambarov" w:date="2025-03-13T17:15:00Z">
              <w:tcPr>
                <w:tcW w:w="4242" w:type="dxa"/>
                <w:vAlign w:val="center"/>
              </w:tcPr>
            </w:tcPrChange>
          </w:tcPr>
          <w:p w14:paraId="708A1F3F" w14:textId="77777777" w:rsidR="00A66D76" w:rsidRDefault="00C835C6">
            <w:pPr>
              <w:ind w:left="-284" w:right="-144" w:firstLine="210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_______________ </w:t>
            </w:r>
          </w:p>
        </w:tc>
      </w:tr>
      <w:tr w:rsidR="00A66D76" w14:paraId="699D5C4F" w14:textId="77777777" w:rsidTr="0070453F">
        <w:trPr>
          <w:trHeight w:val="587"/>
          <w:jc w:val="center"/>
          <w:trPrChange w:id="8539" w:author="D.Kambarov" w:date="2025-03-13T17:15:00Z">
            <w:trPr>
              <w:trHeight w:val="587"/>
            </w:trPr>
          </w:trPrChange>
        </w:trPr>
        <w:tc>
          <w:tcPr>
            <w:tcW w:w="5853" w:type="dxa"/>
            <w:vAlign w:val="center"/>
            <w:tcPrChange w:id="8540" w:author="D.Kambarov" w:date="2025-03-13T17:15:00Z">
              <w:tcPr>
                <w:tcW w:w="5853" w:type="dxa"/>
                <w:vAlign w:val="center"/>
              </w:tcPr>
            </w:tcPrChange>
          </w:tcPr>
          <w:p w14:paraId="3D5B47CA" w14:textId="77777777" w:rsidR="00A66D76" w:rsidRDefault="00C835C6">
            <w:pPr>
              <w:ind w:left="-284" w:right="-144" w:firstLine="210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>м.п.</w:t>
            </w:r>
          </w:p>
        </w:tc>
        <w:tc>
          <w:tcPr>
            <w:tcW w:w="4242" w:type="dxa"/>
            <w:vAlign w:val="center"/>
            <w:tcPrChange w:id="8541" w:author="D.Kambarov" w:date="2025-03-13T17:15:00Z">
              <w:tcPr>
                <w:tcW w:w="4242" w:type="dxa"/>
                <w:vAlign w:val="center"/>
              </w:tcPr>
            </w:tcPrChange>
          </w:tcPr>
          <w:p w14:paraId="71DDEB6B" w14:textId="77777777" w:rsidR="00A66D76" w:rsidRDefault="00C835C6">
            <w:pPr>
              <w:ind w:left="-284" w:right="-144" w:firstLine="210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>м.п.</w:t>
            </w:r>
          </w:p>
        </w:tc>
      </w:tr>
    </w:tbl>
    <w:p w14:paraId="54EB2707" w14:textId="77777777" w:rsidR="00A66D76" w:rsidRDefault="00A66D76">
      <w:pPr>
        <w:ind w:firstLine="709"/>
        <w:rPr>
          <w:rFonts w:cstheme="minorHAnsi"/>
          <w:b/>
          <w:sz w:val="24"/>
          <w:szCs w:val="24"/>
        </w:rPr>
      </w:pPr>
    </w:p>
    <w:p w14:paraId="5C4519B3" w14:textId="77777777" w:rsidR="00A66D76" w:rsidRDefault="00A66D76">
      <w:pPr>
        <w:rPr>
          <w:rFonts w:cstheme="minorHAnsi"/>
          <w:sz w:val="24"/>
          <w:szCs w:val="24"/>
        </w:rPr>
      </w:pPr>
    </w:p>
    <w:p w14:paraId="61F7BFEB" w14:textId="77777777" w:rsidR="00A66D76" w:rsidRDefault="00A66D76">
      <w:pPr>
        <w:rPr>
          <w:rFonts w:cstheme="minorHAnsi"/>
          <w:sz w:val="24"/>
          <w:szCs w:val="24"/>
        </w:rPr>
      </w:pPr>
    </w:p>
    <w:p w14:paraId="788A76AE" w14:textId="77777777" w:rsidR="00A66D76" w:rsidRDefault="00A66D76">
      <w:pPr>
        <w:rPr>
          <w:rFonts w:cstheme="minorHAnsi"/>
          <w:sz w:val="24"/>
          <w:szCs w:val="24"/>
        </w:rPr>
      </w:pPr>
    </w:p>
    <w:p w14:paraId="72F7E905" w14:textId="77777777" w:rsidR="00A66D76" w:rsidRDefault="00A66D76">
      <w:pPr>
        <w:rPr>
          <w:rFonts w:cstheme="minorHAnsi"/>
          <w:sz w:val="24"/>
          <w:szCs w:val="24"/>
        </w:rPr>
      </w:pPr>
    </w:p>
    <w:p w14:paraId="2BB34FBE" w14:textId="77777777" w:rsidR="00A66D76" w:rsidRDefault="00A66D76">
      <w:pPr>
        <w:rPr>
          <w:rFonts w:cstheme="minorHAnsi"/>
          <w:sz w:val="24"/>
          <w:szCs w:val="24"/>
        </w:rPr>
      </w:pPr>
    </w:p>
    <w:p w14:paraId="1906E74B" w14:textId="77777777" w:rsidR="00A66D76" w:rsidRDefault="00C835C6">
      <w:pPr>
        <w:tabs>
          <w:tab w:val="left" w:pos="850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sectPr w:rsidR="00A66D76">
      <w:footerReference w:type="default" r:id="rId34"/>
      <w:headerReference w:type="first" r:id="rId35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003" w:author="D.Kambarov" w:date="2025-02-18T11:06:00Z" w:initials="D">
    <w:p w14:paraId="4C12E6F6" w14:textId="7E8962C7" w:rsidR="00C835C6" w:rsidRDefault="00C835C6">
      <w:pPr>
        <w:pStyle w:val="aff7"/>
      </w:pPr>
      <w:r>
        <w:rPr>
          <w:rStyle w:val="aff6"/>
        </w:rPr>
        <w:annotationRef/>
      </w:r>
      <w:r>
        <w:t>Тут ересь какая-то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C12E6F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D51891A" w16cex:dateUtc="2025-02-18T08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C12E6F6" w16cid:durableId="1D51891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45C29" w14:textId="77777777" w:rsidR="00CA26C8" w:rsidRDefault="00CA26C8">
      <w:pPr>
        <w:spacing w:after="0"/>
      </w:pPr>
      <w:r>
        <w:separator/>
      </w:r>
    </w:p>
  </w:endnote>
  <w:endnote w:type="continuationSeparator" w:id="0">
    <w:p w14:paraId="60BD5CAD" w14:textId="77777777" w:rsidR="00CA26C8" w:rsidRDefault="00CA26C8">
      <w:pPr>
        <w:spacing w:after="0"/>
      </w:pPr>
      <w:r>
        <w:continuationSeparator/>
      </w:r>
    </w:p>
  </w:endnote>
  <w:endnote w:type="continuationNotice" w:id="1">
    <w:p w14:paraId="2408A443" w14:textId="77777777" w:rsidR="00CA26C8" w:rsidRDefault="00CA26C8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1376062"/>
      <w:docPartObj>
        <w:docPartGallery w:val="Page Numbers (Bottom of Page)"/>
        <w:docPartUnique/>
      </w:docPartObj>
    </w:sdtPr>
    <w:sdtContent>
      <w:p w14:paraId="0D2528E6" w14:textId="77777777" w:rsidR="00A66D76" w:rsidRDefault="00C835C6">
        <w:pPr>
          <w:pStyle w:val="af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ED4A7" w14:textId="369A7FD6" w:rsidR="00A66D76" w:rsidRPr="008037B5" w:rsidDel="008037B5" w:rsidRDefault="008037B5">
    <w:pPr>
      <w:pStyle w:val="af8"/>
      <w:jc w:val="right"/>
      <w:rPr>
        <w:del w:id="19" w:author="D.Kambarov" w:date="2025-03-13T17:34:00Z"/>
      </w:rPr>
    </w:pPr>
    <w:ins w:id="20" w:author="D.Kambarov" w:date="2025-03-13T17:35:00Z">
      <w:r>
        <w:t>Москва 2025</w:t>
      </w:r>
    </w:ins>
  </w:p>
  <w:p w14:paraId="4370FD02" w14:textId="5CC350B9" w:rsidR="00A66D76" w:rsidRPr="00CF2A18" w:rsidRDefault="00A66D76">
    <w:pPr>
      <w:pStyle w:val="af8"/>
      <w:jc w:val="center"/>
      <w:pPrChange w:id="21" w:author="D.Kambarov" w:date="2025-03-13T14:09:00Z">
        <w:pPr>
          <w:pStyle w:val="af8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FFFFFF" w:themeColor="background1"/>
      </w:rPr>
      <w:id w:val="-837385291"/>
      <w:docPartObj>
        <w:docPartGallery w:val="Page Numbers (Bottom of Page)"/>
        <w:docPartUnique/>
      </w:docPartObj>
    </w:sdtPr>
    <w:sdtContent>
      <w:p w14:paraId="0B6F2711" w14:textId="77777777" w:rsidR="00A66D76" w:rsidRDefault="00C835C6">
        <w:pPr>
          <w:pStyle w:val="af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42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FFFFFF" w:themeColor="background1"/>
      </w:rPr>
      <w:id w:val="1634519787"/>
      <w:docPartObj>
        <w:docPartGallery w:val="Page Numbers (Bottom of Page)"/>
        <w:docPartUnique/>
      </w:docPartObj>
    </w:sdtPr>
    <w:sdtContent>
      <w:p w14:paraId="559BE007" w14:textId="77777777" w:rsidR="00A66D76" w:rsidRDefault="00C835C6">
        <w:pPr>
          <w:pStyle w:val="af8"/>
          <w:jc w:val="right"/>
          <w:rPr>
            <w:b/>
          </w:rPr>
        </w:pPr>
        <w:r>
          <w:rPr>
            <w:b/>
          </w:rPr>
          <w:fldChar w:fldCharType="begin"/>
        </w:r>
        <w:r>
          <w:rPr>
            <w:b/>
          </w:rPr>
          <w:instrText>PAGE   \* MERGEFORMAT</w:instrText>
        </w:r>
        <w:r>
          <w:rPr>
            <w:b/>
          </w:rPr>
          <w:fldChar w:fldCharType="separate"/>
        </w:r>
        <w:r>
          <w:rPr>
            <w:b/>
          </w:rPr>
          <w:t>49</w:t>
        </w:r>
        <w:r>
          <w:rPr>
            <w:b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F04125" w14:textId="77777777" w:rsidR="00CA26C8" w:rsidRDefault="00CA26C8">
      <w:pPr>
        <w:spacing w:after="0"/>
      </w:pPr>
      <w:r>
        <w:separator/>
      </w:r>
    </w:p>
  </w:footnote>
  <w:footnote w:type="continuationSeparator" w:id="0">
    <w:p w14:paraId="62E42C37" w14:textId="77777777" w:rsidR="00CA26C8" w:rsidRDefault="00CA26C8">
      <w:pPr>
        <w:spacing w:after="0"/>
      </w:pPr>
      <w:r>
        <w:continuationSeparator/>
      </w:r>
    </w:p>
  </w:footnote>
  <w:footnote w:type="continuationNotice" w:id="1">
    <w:p w14:paraId="052C3F90" w14:textId="77777777" w:rsidR="00CA26C8" w:rsidRDefault="00CA26C8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9D4AC" w14:textId="77777777" w:rsidR="00A66D76" w:rsidRDefault="00C835C6">
    <w:pPr>
      <w:tabs>
        <w:tab w:val="left" w:pos="851"/>
        <w:tab w:val="left" w:pos="1134"/>
      </w:tabs>
      <w:spacing w:after="0"/>
      <w:ind w:left="1134" w:right="28" w:hanging="1134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95" behindDoc="1" locked="0" layoutInCell="0" allowOverlap="1" wp14:anchorId="6F63FBA0" wp14:editId="3F71ED70">
              <wp:simplePos x="0" y="0"/>
              <wp:positionH relativeFrom="page">
                <wp:posOffset>460858</wp:posOffset>
              </wp:positionH>
              <wp:positionV relativeFrom="margin">
                <wp:posOffset>-309981</wp:posOffset>
              </wp:positionV>
              <wp:extent cx="4469587" cy="153620"/>
              <wp:effectExtent l="0" t="0" r="7620" b="1841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69587" cy="153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E4C3F8" w14:textId="77777777" w:rsidR="00561C20" w:rsidRDefault="00561C20" w:rsidP="00561C20">
                          <w:pPr>
                            <w:spacing w:line="183" w:lineRule="exact"/>
                            <w:rPr>
                              <w:ins w:id="3" w:author="D.Kambarov" w:date="2025-03-13T16:36:00Z"/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  <w:ins w:id="4" w:author="D.Kambarov" w:date="2025-03-13T16:36:00Z">
                            <w:r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  <w:lang w:val="en-US"/>
                              </w:rPr>
                              <w:t>OMDV</w:t>
                            </w:r>
                            <w:r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  <w:t>: Информационные требования заказчика (</w:t>
                            </w:r>
                            <w:r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  <w:lang w:val="en-US"/>
                              </w:rPr>
                              <w:t>EIR</w:t>
                            </w:r>
                            <w:r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  <w:t xml:space="preserve">) </w:t>
                            </w:r>
                            <w:r w:rsidRPr="00561C20"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  <w:rPrChange w:id="5" w:author="D.Kambarov" w:date="2025-03-13T16:36:00Z">
                                  <w:rPr>
                                    <w:rFonts w:ascii="Calibri Light" w:hAnsi="Calibri Light" w:cs="Calibri Light"/>
                                    <w:sz w:val="16"/>
                                    <w:szCs w:val="16"/>
                                    <w:lang w:val="en-US"/>
                                  </w:rPr>
                                </w:rPrChange>
                              </w:rPr>
                              <w:t xml:space="preserve">| </w:t>
                            </w:r>
                            <w:r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  <w:t>Версия 2</w:t>
                            </w:r>
                          </w:ins>
                        </w:p>
                        <w:p w14:paraId="6DB79F28" w14:textId="41A8EBFF" w:rsidR="00A66D76" w:rsidDel="00561C20" w:rsidRDefault="00C835C6" w:rsidP="006A3917">
                          <w:pPr>
                            <w:spacing w:line="183" w:lineRule="exact"/>
                            <w:ind w:left="0"/>
                            <w:rPr>
                              <w:del w:id="6" w:author="D.Kambarov" w:date="2025-03-13T16:36:00Z"/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  <w:del w:id="7" w:author="D.Kambarov" w:date="2025-03-13T16:36:00Z">
                            <w:r w:rsidDel="00561C20"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  <w:lang w:val="en-US"/>
                              </w:rPr>
                              <w:delText>OMDV</w:delText>
                            </w:r>
                            <w:r w:rsidDel="00561C20"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  <w:delText>: Информационные требования заказчика (</w:delText>
                            </w:r>
                            <w:r w:rsidDel="00561C20"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  <w:lang w:val="en-US"/>
                              </w:rPr>
                              <w:delText>EIR</w:delText>
                            </w:r>
                            <w:r w:rsidDel="00561C20"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  <w:delText>)</w:delText>
                            </w:r>
                          </w:del>
                          <w:del w:id="8" w:author="D.Kambarov" w:date="2025-03-13T14:08:00Z">
                            <w:r w:rsidDel="00CF2A18"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  <w:delText>, версия 1</w:delText>
                            </w:r>
                          </w:del>
                        </w:p>
                        <w:p w14:paraId="3861A423" w14:textId="08726032" w:rsidR="00A66D76" w:rsidDel="00561C20" w:rsidRDefault="00A66D76" w:rsidP="006A3917">
                          <w:pPr>
                            <w:spacing w:line="183" w:lineRule="exact"/>
                            <w:ind w:left="0"/>
                            <w:rPr>
                              <w:del w:id="9" w:author="D.Kambarov" w:date="2025-03-13T16:36:00Z"/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</w:p>
                        <w:p w14:paraId="14E2AE0E" w14:textId="26E10760" w:rsidR="00A66D76" w:rsidDel="00561C20" w:rsidRDefault="00A66D76" w:rsidP="006A3917">
                          <w:pPr>
                            <w:spacing w:line="183" w:lineRule="exact"/>
                            <w:ind w:left="0"/>
                            <w:rPr>
                              <w:del w:id="10" w:author="D.Kambarov" w:date="2025-03-13T16:36:00Z"/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</w:p>
                        <w:p w14:paraId="573C12AC" w14:textId="77777777" w:rsidR="00A66D76" w:rsidRDefault="00A66D76" w:rsidP="00561C20">
                          <w:pPr>
                            <w:spacing w:line="183" w:lineRule="exact"/>
                            <w:ind w:left="0"/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63FBA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6.3pt;margin-top:-24.4pt;width:351.95pt;height:12.1pt;z-index:-25165618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" o:allowincell="f" filled="f" stroked="f">
              <v:textbox inset="0,0,0,0">
                <w:txbxContent>
                  <w:p w14:paraId="21E4C3F8" w14:textId="77777777" w:rsidR="00561C20" w:rsidRDefault="00561C20" w:rsidP="00561C20">
                    <w:pPr>
                      <w:spacing w:line="183" w:lineRule="exact"/>
                      <w:rPr>
                        <w:ins w:id="11" w:author="D.Kambarov" w:date="2025-03-13T16:36:00Z"/>
                        <w:rFonts w:ascii="Calibri Light" w:hAnsi="Calibri Light" w:cs="Calibri Light"/>
                        <w:sz w:val="16"/>
                        <w:szCs w:val="16"/>
                      </w:rPr>
                    </w:pPr>
                    <w:ins w:id="12" w:author="D.Kambarov" w:date="2025-03-13T16:36:00Z">
                      <w:r>
                        <w:rPr>
                          <w:rFonts w:ascii="Calibri Light" w:hAnsi="Calibri Light" w:cs="Calibri Light"/>
                          <w:sz w:val="16"/>
                          <w:szCs w:val="16"/>
                          <w:lang w:val="en-US"/>
                        </w:rPr>
                        <w:t>OMDV</w:t>
                      </w:r>
                      <w:r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  <w:t>: Информационные требования заказчика (</w:t>
                      </w:r>
                      <w:r>
                        <w:rPr>
                          <w:rFonts w:ascii="Calibri Light" w:hAnsi="Calibri Light" w:cs="Calibri Light"/>
                          <w:sz w:val="16"/>
                          <w:szCs w:val="16"/>
                          <w:lang w:val="en-US"/>
                        </w:rPr>
                        <w:t>EIR</w:t>
                      </w:r>
                      <w:r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  <w:t xml:space="preserve">) </w:t>
                      </w:r>
                      <w:r w:rsidRPr="00561C20">
                        <w:rPr>
                          <w:rFonts w:ascii="Calibri Light" w:hAnsi="Calibri Light" w:cs="Calibri Light"/>
                          <w:sz w:val="16"/>
                          <w:szCs w:val="16"/>
                          <w:rPrChange w:id="13" w:author="D.Kambarov" w:date="2025-03-13T16:36:00Z">
                            <w:rPr>
                              <w:rFonts w:ascii="Calibri Light" w:hAnsi="Calibri Light" w:cs="Calibri Light"/>
                              <w:sz w:val="16"/>
                              <w:szCs w:val="16"/>
                              <w:lang w:val="en-US"/>
                            </w:rPr>
                          </w:rPrChange>
                        </w:rPr>
                        <w:t xml:space="preserve">| </w:t>
                      </w:r>
                      <w:r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  <w:t>Версия 2</w:t>
                      </w:r>
                    </w:ins>
                  </w:p>
                  <w:p w14:paraId="6DB79F28" w14:textId="41A8EBFF" w:rsidR="00A66D76" w:rsidDel="00561C20" w:rsidRDefault="00C835C6" w:rsidP="006A3917">
                    <w:pPr>
                      <w:spacing w:line="183" w:lineRule="exact"/>
                      <w:ind w:left="0"/>
                      <w:rPr>
                        <w:del w:id="14" w:author="D.Kambarov" w:date="2025-03-13T16:36:00Z"/>
                        <w:rFonts w:ascii="Calibri Light" w:hAnsi="Calibri Light" w:cs="Calibri Light"/>
                        <w:sz w:val="16"/>
                        <w:szCs w:val="16"/>
                      </w:rPr>
                    </w:pPr>
                    <w:del w:id="15" w:author="D.Kambarov" w:date="2025-03-13T16:36:00Z">
                      <w:r w:rsidDel="00561C20">
                        <w:rPr>
                          <w:rFonts w:ascii="Calibri Light" w:hAnsi="Calibri Light" w:cs="Calibri Light"/>
                          <w:sz w:val="16"/>
                          <w:szCs w:val="16"/>
                          <w:lang w:val="en-US"/>
                        </w:rPr>
                        <w:delText>OMDV</w:delText>
                      </w:r>
                      <w:r w:rsidDel="00561C20"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  <w:delText>: Информационные требования заказчика (</w:delText>
                      </w:r>
                      <w:r w:rsidDel="00561C20">
                        <w:rPr>
                          <w:rFonts w:ascii="Calibri Light" w:hAnsi="Calibri Light" w:cs="Calibri Light"/>
                          <w:sz w:val="16"/>
                          <w:szCs w:val="16"/>
                          <w:lang w:val="en-US"/>
                        </w:rPr>
                        <w:delText>EIR</w:delText>
                      </w:r>
                      <w:r w:rsidDel="00561C20"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  <w:delText>)</w:delText>
                      </w:r>
                    </w:del>
                    <w:del w:id="16" w:author="D.Kambarov" w:date="2025-03-13T14:08:00Z">
                      <w:r w:rsidDel="00CF2A18"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  <w:delText>, версия 1</w:delText>
                      </w:r>
                    </w:del>
                  </w:p>
                  <w:p w14:paraId="3861A423" w14:textId="08726032" w:rsidR="00A66D76" w:rsidDel="00561C20" w:rsidRDefault="00A66D76" w:rsidP="006A3917">
                    <w:pPr>
                      <w:spacing w:line="183" w:lineRule="exact"/>
                      <w:ind w:left="0"/>
                      <w:rPr>
                        <w:del w:id="17" w:author="D.Kambarov" w:date="2025-03-13T16:36:00Z"/>
                        <w:rFonts w:ascii="Calibri Light" w:hAnsi="Calibri Light" w:cs="Calibri Light"/>
                        <w:sz w:val="16"/>
                        <w:szCs w:val="16"/>
                      </w:rPr>
                    </w:pPr>
                  </w:p>
                  <w:p w14:paraId="14E2AE0E" w14:textId="26E10760" w:rsidR="00A66D76" w:rsidDel="00561C20" w:rsidRDefault="00A66D76" w:rsidP="006A3917">
                    <w:pPr>
                      <w:spacing w:line="183" w:lineRule="exact"/>
                      <w:ind w:left="0"/>
                      <w:rPr>
                        <w:del w:id="18" w:author="D.Kambarov" w:date="2025-03-13T16:36:00Z"/>
                        <w:rFonts w:ascii="Calibri Light" w:hAnsi="Calibri Light" w:cs="Calibri Light"/>
                        <w:sz w:val="16"/>
                        <w:szCs w:val="16"/>
                      </w:rPr>
                    </w:pPr>
                  </w:p>
                  <w:p w14:paraId="573C12AC" w14:textId="77777777" w:rsidR="00A66D76" w:rsidRDefault="00A66D76" w:rsidP="00561C20">
                    <w:pPr>
                      <w:spacing w:line="183" w:lineRule="exact"/>
                      <w:ind w:left="0"/>
                      <w:rPr>
                        <w:rFonts w:ascii="Calibri Light" w:hAnsi="Calibri Light" w:cs="Calibri Light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9" behindDoc="0" locked="0" layoutInCell="1" allowOverlap="1" wp14:anchorId="7F28909F" wp14:editId="5241228A">
              <wp:simplePos x="0" y="0"/>
              <wp:positionH relativeFrom="column">
                <wp:posOffset>0</wp:posOffset>
              </wp:positionH>
              <wp:positionV relativeFrom="paragraph">
                <wp:posOffset>15240</wp:posOffset>
              </wp:positionV>
              <wp:extent cx="6635750" cy="0"/>
              <wp:effectExtent l="0" t="0" r="31750" b="19050"/>
              <wp:wrapNone/>
              <wp:docPr id="2" name="Auto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635750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2109E36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0;margin-top:1.2pt;width:522.5pt;height:0;z-index:2516613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" strokecolor="#5a5a5a [2109]" strokeweight="1.2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DB9AD" w14:textId="77777777" w:rsidR="00A66D76" w:rsidRDefault="00C835C6">
    <w:pPr>
      <w:tabs>
        <w:tab w:val="left" w:pos="851"/>
        <w:tab w:val="left" w:pos="1134"/>
      </w:tabs>
      <w:spacing w:after="0"/>
      <w:ind w:left="1134" w:right="28" w:hanging="1134"/>
    </w:pPr>
    <w:r>
      <w:rPr>
        <w:noProof/>
        <w:lang w:eastAsia="ru-RU"/>
      </w:rPr>
      <w:drawing>
        <wp:inline distT="0" distB="0" distL="0" distR="0" wp14:anchorId="27D6EEDC" wp14:editId="7B9648E2">
          <wp:extent cx="1596847" cy="1133475"/>
          <wp:effectExtent l="0" t="0" r="3810" b="0"/>
          <wp:docPr id="1849261053" name="Рисунок 23" descr="C:\Users\kambarov\YandexDisk\Скриншоты\2023-07-24_10-33-5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kambarov\YandexDisk\Скриншоты\2023-07-24_10-33-56.png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1635766" cy="11611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2447F" w14:textId="77777777" w:rsidR="00A66D76" w:rsidRDefault="00C835C6">
    <w:pPr>
      <w:tabs>
        <w:tab w:val="left" w:pos="851"/>
        <w:tab w:val="left" w:pos="1134"/>
      </w:tabs>
      <w:spacing w:after="0"/>
      <w:ind w:left="1134" w:right="28" w:hanging="1134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2" behindDoc="1" locked="0" layoutInCell="0" allowOverlap="1" wp14:anchorId="2F03D455" wp14:editId="658C43C7">
              <wp:simplePos x="0" y="0"/>
              <wp:positionH relativeFrom="margin">
                <wp:align>left</wp:align>
              </wp:positionH>
              <wp:positionV relativeFrom="topMargin">
                <wp:posOffset>283845</wp:posOffset>
              </wp:positionV>
              <wp:extent cx="3930620" cy="127000"/>
              <wp:effectExtent l="0" t="0" r="13335" b="635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3062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A7B6E4" w14:textId="2892194C" w:rsidR="00A66D76" w:rsidDel="00561C20" w:rsidRDefault="00C835C6">
                          <w:pPr>
                            <w:spacing w:line="183" w:lineRule="exact"/>
                            <w:rPr>
                              <w:del w:id="1635" w:author="D.Kambarov" w:date="2025-03-13T16:35:00Z"/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  <w:lang w:val="en-US"/>
                            </w:rPr>
                            <w:t>OMDV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: Информационные требования заказчика (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  <w:lang w:val="en-US"/>
                            </w:rPr>
                            <w:t>EIR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)</w:t>
                          </w:r>
                          <w:ins w:id="1636" w:author="D.Kambarov" w:date="2025-03-13T16:35:00Z">
                            <w:r w:rsidR="00561C20"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561C20" w:rsidRPr="00561C20"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  <w:rPrChange w:id="1637" w:author="D.Kambarov" w:date="2025-03-13T16:35:00Z">
                                  <w:rPr>
                                    <w:rFonts w:ascii="Calibri Light" w:hAnsi="Calibri Light" w:cs="Calibri Light"/>
                                    <w:sz w:val="16"/>
                                    <w:szCs w:val="16"/>
                                    <w:lang w:val="en-US"/>
                                  </w:rPr>
                                </w:rPrChange>
                              </w:rPr>
                              <w:t xml:space="preserve">| </w:t>
                            </w:r>
                          </w:ins>
                          <w:del w:id="1638" w:author="D.Kambarov" w:date="2025-03-13T16:35:00Z">
                            <w:r w:rsidDel="00561C20"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  <w:delText>, в</w:delText>
                            </w:r>
                          </w:del>
                          <w:ins w:id="1639" w:author="D.Kambarov" w:date="2025-03-13T16:35:00Z">
                            <w:r w:rsidR="00561C20"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  <w:t>В</w:t>
                            </w:r>
                          </w:ins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 xml:space="preserve">ерсия </w:t>
                          </w:r>
                          <w:ins w:id="1640" w:author="D.Kambarov" w:date="2025-03-13T16:35:00Z">
                            <w:r w:rsidR="00561C20"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  <w:t>2</w:t>
                            </w:r>
                          </w:ins>
                          <w:del w:id="1641" w:author="D.Kambarov" w:date="2025-03-13T16:35:00Z">
                            <w:r w:rsidDel="00561C20"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  <w:delText>1</w:delText>
                            </w:r>
                          </w:del>
                        </w:p>
                        <w:p w14:paraId="6620122E" w14:textId="6E758576" w:rsidR="00A66D76" w:rsidDel="00561C20" w:rsidRDefault="00A66D76">
                          <w:pPr>
                            <w:spacing w:line="183" w:lineRule="exact"/>
                            <w:rPr>
                              <w:del w:id="1642" w:author="D.Kambarov" w:date="2025-03-13T16:35:00Z"/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</w:p>
                        <w:p w14:paraId="7766683E" w14:textId="77777777" w:rsidR="00A66D76" w:rsidDel="00561C20" w:rsidRDefault="00A66D76">
                          <w:pPr>
                            <w:spacing w:line="183" w:lineRule="exact"/>
                            <w:rPr>
                              <w:del w:id="1643" w:author="D.Kambarov" w:date="2025-03-13T16:35:00Z"/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</w:p>
                        <w:p w14:paraId="2EBA0431" w14:textId="3356D6FF" w:rsidR="00A66D76" w:rsidDel="00561C20" w:rsidRDefault="00A66D76">
                          <w:pPr>
                            <w:spacing w:line="183" w:lineRule="exact"/>
                            <w:rPr>
                              <w:del w:id="1644" w:author="D.Kambarov" w:date="2025-03-13T16:35:00Z"/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</w:p>
                        <w:p w14:paraId="313F9468" w14:textId="77777777" w:rsidR="00A66D76" w:rsidRDefault="00A66D76" w:rsidP="00561C20">
                          <w:pPr>
                            <w:spacing w:line="183" w:lineRule="exact"/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03D45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0;margin-top:22.35pt;width:309.5pt;height:10pt;z-index:-25165823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" o:allowincell="f" filled="f" stroked="f">
              <v:textbox inset="0,0,0,0">
                <w:txbxContent>
                  <w:p w14:paraId="3DA7B6E4" w14:textId="2892194C" w:rsidR="00A66D76" w:rsidDel="00561C20" w:rsidRDefault="00C835C6">
                    <w:pPr>
                      <w:spacing w:line="183" w:lineRule="exact"/>
                      <w:rPr>
                        <w:del w:id="1645" w:author="D.Kambarov" w:date="2025-03-13T16:35:00Z"/>
                        <w:rFonts w:ascii="Calibri Light" w:hAnsi="Calibri Light" w:cs="Calibri Light"/>
                        <w:sz w:val="16"/>
                        <w:szCs w:val="16"/>
                      </w:rPr>
                    </w:pPr>
                    <w:r>
                      <w:rPr>
                        <w:rFonts w:ascii="Calibri Light" w:hAnsi="Calibri Light" w:cs="Calibri Light"/>
                        <w:sz w:val="16"/>
                        <w:szCs w:val="16"/>
                        <w:lang w:val="en-US"/>
                      </w:rPr>
                      <w:t>OMDV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: Информационные требования заказчика (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  <w:lang w:val="en-US"/>
                      </w:rPr>
                      <w:t>EIR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)</w:t>
                    </w:r>
                    <w:ins w:id="1646" w:author="D.Kambarov" w:date="2025-03-13T16:35:00Z">
                      <w:r w:rsidR="00561C20"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  <w:t xml:space="preserve"> </w:t>
                      </w:r>
                      <w:r w:rsidR="00561C20" w:rsidRPr="00561C20">
                        <w:rPr>
                          <w:rFonts w:ascii="Calibri Light" w:hAnsi="Calibri Light" w:cs="Calibri Light"/>
                          <w:sz w:val="16"/>
                          <w:szCs w:val="16"/>
                          <w:rPrChange w:id="1647" w:author="D.Kambarov" w:date="2025-03-13T16:35:00Z">
                            <w:rPr>
                              <w:rFonts w:ascii="Calibri Light" w:hAnsi="Calibri Light" w:cs="Calibri Light"/>
                              <w:sz w:val="16"/>
                              <w:szCs w:val="16"/>
                              <w:lang w:val="en-US"/>
                            </w:rPr>
                          </w:rPrChange>
                        </w:rPr>
                        <w:t xml:space="preserve">| </w:t>
                      </w:r>
                    </w:ins>
                    <w:del w:id="1648" w:author="D.Kambarov" w:date="2025-03-13T16:35:00Z">
                      <w:r w:rsidDel="00561C20"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  <w:delText>, в</w:delText>
                      </w:r>
                    </w:del>
                    <w:ins w:id="1649" w:author="D.Kambarov" w:date="2025-03-13T16:35:00Z">
                      <w:r w:rsidR="00561C20"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  <w:t>В</w:t>
                      </w:r>
                    </w:ins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 xml:space="preserve">ерсия </w:t>
                    </w:r>
                    <w:ins w:id="1650" w:author="D.Kambarov" w:date="2025-03-13T16:35:00Z">
                      <w:r w:rsidR="00561C20"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  <w:t>2</w:t>
                      </w:r>
                    </w:ins>
                    <w:del w:id="1651" w:author="D.Kambarov" w:date="2025-03-13T16:35:00Z">
                      <w:r w:rsidDel="00561C20"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  <w:delText>1</w:delText>
                      </w:r>
                    </w:del>
                  </w:p>
                  <w:p w14:paraId="6620122E" w14:textId="6E758576" w:rsidR="00A66D76" w:rsidDel="00561C20" w:rsidRDefault="00A66D76">
                    <w:pPr>
                      <w:spacing w:line="183" w:lineRule="exact"/>
                      <w:rPr>
                        <w:del w:id="1652" w:author="D.Kambarov" w:date="2025-03-13T16:35:00Z"/>
                        <w:rFonts w:ascii="Calibri Light" w:hAnsi="Calibri Light" w:cs="Calibri Light"/>
                        <w:sz w:val="16"/>
                        <w:szCs w:val="16"/>
                      </w:rPr>
                    </w:pPr>
                  </w:p>
                  <w:p w14:paraId="7766683E" w14:textId="77777777" w:rsidR="00A66D76" w:rsidDel="00561C20" w:rsidRDefault="00A66D76">
                    <w:pPr>
                      <w:spacing w:line="183" w:lineRule="exact"/>
                      <w:rPr>
                        <w:del w:id="1653" w:author="D.Kambarov" w:date="2025-03-13T16:35:00Z"/>
                        <w:rFonts w:ascii="Calibri Light" w:hAnsi="Calibri Light" w:cs="Calibri Light"/>
                        <w:sz w:val="16"/>
                        <w:szCs w:val="16"/>
                      </w:rPr>
                    </w:pPr>
                  </w:p>
                  <w:p w14:paraId="2EBA0431" w14:textId="3356D6FF" w:rsidR="00A66D76" w:rsidDel="00561C20" w:rsidRDefault="00A66D76">
                    <w:pPr>
                      <w:spacing w:line="183" w:lineRule="exact"/>
                      <w:rPr>
                        <w:del w:id="1654" w:author="D.Kambarov" w:date="2025-03-13T16:35:00Z"/>
                        <w:rFonts w:ascii="Calibri Light" w:hAnsi="Calibri Light" w:cs="Calibri Light"/>
                        <w:sz w:val="16"/>
                        <w:szCs w:val="16"/>
                      </w:rPr>
                    </w:pPr>
                  </w:p>
                  <w:p w14:paraId="313F9468" w14:textId="77777777" w:rsidR="00A66D76" w:rsidRDefault="00A66D76" w:rsidP="00561C20">
                    <w:pPr>
                      <w:spacing w:line="183" w:lineRule="exact"/>
                      <w:rPr>
                        <w:rFonts w:ascii="Calibri Light" w:hAnsi="Calibri Light" w:cs="Calibri Light"/>
                        <w:sz w:val="16"/>
                        <w:szCs w:val="16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84061E6" wp14:editId="48F878F7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6635750" cy="0"/>
              <wp:effectExtent l="0" t="0" r="31750" b="19050"/>
              <wp:wrapNone/>
              <wp:docPr id="7" name="Auto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635750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6B4D6F2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0;margin-top:-.05pt;width:522.5pt;height:0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" strokecolor="#5a5a5a [2109]" strokeweight="1.25pt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3"/>
      <w:tblW w:w="2211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2"/>
      <w:gridCol w:w="5813"/>
      <w:gridCol w:w="5813"/>
      <w:gridCol w:w="5813"/>
    </w:tblGrid>
    <w:tr w:rsidR="00A66D76" w14:paraId="24F864D8" w14:textId="77777777">
      <w:tc>
        <w:tcPr>
          <w:tcW w:w="4672" w:type="dxa"/>
        </w:tcPr>
        <w:p w14:paraId="02942B32" w14:textId="77777777" w:rsidR="00A66D76" w:rsidRDefault="00C835C6">
          <w:pPr>
            <w:tabs>
              <w:tab w:val="right" w:pos="9072"/>
            </w:tabs>
            <w:rPr>
              <w:rFonts w:ascii="Calibri Light" w:hAnsi="Calibri Light"/>
              <w:color w:val="525252"/>
              <w:sz w:val="16"/>
              <w:szCs w:val="16"/>
              <w:lang w:val="en-US"/>
            </w:rPr>
          </w:pPr>
          <w:r>
            <w:rPr>
              <w:noProof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58247" behindDoc="0" locked="0" layoutInCell="1" allowOverlap="1" wp14:anchorId="7F456F59" wp14:editId="25CD9E72">
                    <wp:simplePos x="0" y="0"/>
                    <wp:positionH relativeFrom="column">
                      <wp:posOffset>-68579</wp:posOffset>
                    </wp:positionH>
                    <wp:positionV relativeFrom="paragraph">
                      <wp:posOffset>8486</wp:posOffset>
                    </wp:positionV>
                    <wp:extent cx="6635750" cy="0"/>
                    <wp:effectExtent l="0" t="0" r="31750" b="19050"/>
                    <wp:wrapNone/>
                    <wp:docPr id="8" name="AutoShap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 bwMode="auto">
                            <a:xfrm>
                              <a:off x="0" y="0"/>
                              <a:ext cx="6635748" cy="0"/>
                            </a:xfrm>
                            <a:prstGeom prst="straightConnector1">
                              <a:avLst/>
                            </a:prstGeom>
                            <a:noFill/>
                            <a:ln w="15875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shapetype w14:anchorId="22806E3A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4" o:spid="_x0000_s1026" type="#_x0000_t32" style="position:absolute;margin-left:-5.4pt;margin-top:.65pt;width:522.5pt;height:0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" strokecolor="#5a5a5a [2109]" strokeweight="1.25pt"/>
                </w:pict>
              </mc:Fallback>
            </mc:AlternateContent>
          </w:r>
        </w:p>
      </w:tc>
      <w:tc>
        <w:tcPr>
          <w:tcW w:w="5813" w:type="dxa"/>
        </w:tcPr>
        <w:p w14:paraId="0949BFB6" w14:textId="77777777" w:rsidR="00A66D76" w:rsidRDefault="00A66D76">
          <w:pPr>
            <w:tabs>
              <w:tab w:val="right" w:pos="9072"/>
            </w:tabs>
            <w:jc w:val="center"/>
            <w:rPr>
              <w:rFonts w:ascii="Calibri Light" w:hAnsi="Calibri Light"/>
              <w:color w:val="525252"/>
              <w:sz w:val="16"/>
              <w:szCs w:val="16"/>
              <w:lang w:val="en-US"/>
            </w:rPr>
          </w:pPr>
        </w:p>
      </w:tc>
      <w:tc>
        <w:tcPr>
          <w:tcW w:w="5813" w:type="dxa"/>
        </w:tcPr>
        <w:p w14:paraId="6D4C6979" w14:textId="77777777" w:rsidR="00A66D76" w:rsidRDefault="00A66D76">
          <w:pPr>
            <w:tabs>
              <w:tab w:val="right" w:pos="9072"/>
            </w:tabs>
            <w:jc w:val="center"/>
            <w:rPr>
              <w:rFonts w:ascii="Calibri Light" w:hAnsi="Calibri Light"/>
              <w:color w:val="525252"/>
              <w:sz w:val="16"/>
              <w:szCs w:val="16"/>
              <w:lang w:val="en-US"/>
            </w:rPr>
          </w:pPr>
        </w:p>
      </w:tc>
      <w:tc>
        <w:tcPr>
          <w:tcW w:w="5813" w:type="dxa"/>
        </w:tcPr>
        <w:p w14:paraId="277740A9" w14:textId="77777777" w:rsidR="00A66D76" w:rsidRDefault="00A66D76">
          <w:pPr>
            <w:tabs>
              <w:tab w:val="right" w:pos="9072"/>
            </w:tabs>
            <w:jc w:val="center"/>
            <w:rPr>
              <w:rFonts w:ascii="Calibri Light" w:hAnsi="Calibri Light"/>
              <w:color w:val="525252"/>
              <w:sz w:val="16"/>
              <w:szCs w:val="16"/>
              <w:lang w:val="en-US"/>
            </w:rPr>
          </w:pPr>
        </w:p>
      </w:tc>
    </w:tr>
  </w:tbl>
  <w:p w14:paraId="684176F3" w14:textId="77777777" w:rsidR="00A66D76" w:rsidRDefault="00C835C6">
    <w:pPr>
      <w:pStyle w:val="af6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3367" behindDoc="1" locked="0" layoutInCell="0" allowOverlap="1" wp14:anchorId="5C4451A8" wp14:editId="16ADFF2F">
              <wp:simplePos x="0" y="0"/>
              <wp:positionH relativeFrom="page">
                <wp:posOffset>526211</wp:posOffset>
              </wp:positionH>
              <wp:positionV relativeFrom="margin">
                <wp:posOffset>-421868</wp:posOffset>
              </wp:positionV>
              <wp:extent cx="3528204" cy="215661"/>
              <wp:effectExtent l="0" t="0" r="15240" b="13335"/>
              <wp:wrapNone/>
              <wp:docPr id="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8204" cy="2156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308BCA" w14:textId="1F804155" w:rsidR="00A66D76" w:rsidDel="00841694" w:rsidRDefault="00C835C6">
                          <w:pPr>
                            <w:spacing w:line="183" w:lineRule="exact"/>
                            <w:rPr>
                              <w:del w:id="8285" w:author="D.Kambarov" w:date="2025-03-13T17:04:00Z"/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  <w:lang w:val="en-US"/>
                            </w:rPr>
                            <w:t>OMDV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: Информационные требования заказчика (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  <w:lang w:val="en-US"/>
                            </w:rPr>
                            <w:t>EIR</w:t>
                          </w:r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>)</w:t>
                          </w:r>
                          <w:del w:id="8286" w:author="D.Kambarov" w:date="2025-03-13T17:04:00Z">
                            <w:r w:rsidDel="00841694"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  <w:delText>,</w:delText>
                            </w:r>
                          </w:del>
                          <w:ins w:id="8287" w:author="D.Kambarov" w:date="2025-03-13T17:04:00Z">
                            <w:r w:rsidR="00841694"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841694" w:rsidRPr="00841694"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  <w:rPrChange w:id="8288" w:author="D.Kambarov" w:date="2025-03-13T17:04:00Z">
                                  <w:rPr>
                                    <w:rFonts w:ascii="Calibri Light" w:hAnsi="Calibri Light" w:cs="Calibri Light"/>
                                    <w:sz w:val="16"/>
                                    <w:szCs w:val="16"/>
                                    <w:lang w:val="en-US"/>
                                  </w:rPr>
                                </w:rPrChange>
                              </w:rPr>
                              <w:t>|</w:t>
                            </w:r>
                          </w:ins>
                          <w:r>
                            <w:rPr>
                              <w:rFonts w:ascii="Calibri Light" w:hAnsi="Calibri Light" w:cs="Calibri Light"/>
                              <w:sz w:val="16"/>
                              <w:szCs w:val="16"/>
                            </w:rPr>
                            <w:t xml:space="preserve"> версия </w:t>
                          </w:r>
                          <w:ins w:id="8289" w:author="D.Kambarov" w:date="2025-03-13T17:04:00Z">
                            <w:r w:rsidR="00841694" w:rsidRPr="00841694"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  <w:rPrChange w:id="8290" w:author="D.Kambarov" w:date="2025-03-13T17:04:00Z">
                                  <w:rPr>
                                    <w:rFonts w:ascii="Calibri Light" w:hAnsi="Calibri Light" w:cs="Calibri Light"/>
                                    <w:sz w:val="16"/>
                                    <w:szCs w:val="16"/>
                                    <w:lang w:val="en-US"/>
                                  </w:rPr>
                                </w:rPrChange>
                              </w:rPr>
                              <w:t>2</w:t>
                            </w:r>
                          </w:ins>
                          <w:del w:id="8291" w:author="D.Kambarov" w:date="2025-03-13T17:04:00Z">
                            <w:r w:rsidDel="00841694"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  <w:delText>1</w:delText>
                            </w:r>
                          </w:del>
                        </w:p>
                        <w:p w14:paraId="456F893E" w14:textId="77777777" w:rsidR="00A66D76" w:rsidDel="00841694" w:rsidRDefault="00A66D76">
                          <w:pPr>
                            <w:spacing w:line="183" w:lineRule="exact"/>
                            <w:rPr>
                              <w:del w:id="8292" w:author="D.Kambarov" w:date="2025-03-13T17:04:00Z"/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</w:p>
                        <w:p w14:paraId="62F0E697" w14:textId="77777777" w:rsidR="00A66D76" w:rsidDel="00841694" w:rsidRDefault="00A66D76">
                          <w:pPr>
                            <w:spacing w:line="183" w:lineRule="exact"/>
                            <w:rPr>
                              <w:del w:id="8293" w:author="D.Kambarov" w:date="2025-03-13T17:04:00Z"/>
                              <w:rFonts w:ascii="Calibri Light" w:hAnsi="Calibri Light" w:cs="Calibri Light"/>
                              <w:sz w:val="16"/>
                              <w:szCs w:val="16"/>
                            </w:rPr>
                          </w:pPr>
                        </w:p>
                        <w:p w14:paraId="4ECB0B3E" w14:textId="77777777" w:rsidR="00A66D76" w:rsidRPr="00841694" w:rsidDel="00841694" w:rsidRDefault="00A66D76">
                          <w:pPr>
                            <w:spacing w:line="183" w:lineRule="exact"/>
                            <w:rPr>
                              <w:del w:id="8294" w:author="D.Kambarov" w:date="2025-03-13T17:04:00Z"/>
                              <w:rFonts w:ascii="Calibri Light" w:hAnsi="Calibri Light" w:cs="Calibri Light"/>
                              <w:sz w:val="16"/>
                              <w:szCs w:val="16"/>
                              <w:lang w:val="en-US"/>
                              <w:rPrChange w:id="8295" w:author="D.Kambarov" w:date="2025-03-13T17:04:00Z">
                                <w:rPr>
                                  <w:del w:id="8296" w:author="D.Kambarov" w:date="2025-03-13T17:04:00Z"/>
                                  <w:rFonts w:ascii="Calibri Light" w:hAnsi="Calibri Light" w:cs="Calibri Light"/>
                                  <w:sz w:val="16"/>
                                  <w:szCs w:val="16"/>
                                </w:rPr>
                              </w:rPrChange>
                            </w:rPr>
                          </w:pPr>
                        </w:p>
                        <w:p w14:paraId="5E7B21F0" w14:textId="77777777" w:rsidR="00A66D76" w:rsidRPr="00841694" w:rsidRDefault="00A66D76" w:rsidP="00841694">
                          <w:pPr>
                            <w:spacing w:line="183" w:lineRule="exact"/>
                            <w:rPr>
                              <w:rFonts w:ascii="Calibri Light" w:hAnsi="Calibri Light" w:cs="Calibri Light"/>
                              <w:sz w:val="16"/>
                              <w:szCs w:val="16"/>
                              <w:lang w:val="en-US"/>
                              <w:rPrChange w:id="8297" w:author="D.Kambarov" w:date="2025-03-13T17:04:00Z">
                                <w:rPr>
                                  <w:rFonts w:ascii="Calibri Light" w:hAnsi="Calibri Light" w:cs="Calibri Light"/>
                                  <w:sz w:val="16"/>
                                  <w:szCs w:val="16"/>
                                </w:rPr>
                              </w:rPrChange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4451A8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41.45pt;margin-top:-33.2pt;width:277.8pt;height:17pt;z-index:-25165311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" o:allowincell="f" filled="f" stroked="f">
              <v:textbox inset="0,0,0,0">
                <w:txbxContent>
                  <w:p w14:paraId="34308BCA" w14:textId="1F804155" w:rsidR="00A66D76" w:rsidDel="00841694" w:rsidRDefault="00C835C6">
                    <w:pPr>
                      <w:spacing w:line="183" w:lineRule="exact"/>
                      <w:rPr>
                        <w:del w:id="8298" w:author="D.Kambarov" w:date="2025-03-13T17:04:00Z"/>
                        <w:rFonts w:ascii="Calibri Light" w:hAnsi="Calibri Light" w:cs="Calibri Light"/>
                        <w:sz w:val="16"/>
                        <w:szCs w:val="16"/>
                      </w:rPr>
                    </w:pPr>
                    <w:r>
                      <w:rPr>
                        <w:rFonts w:ascii="Calibri Light" w:hAnsi="Calibri Light" w:cs="Calibri Light"/>
                        <w:sz w:val="16"/>
                        <w:szCs w:val="16"/>
                        <w:lang w:val="en-US"/>
                      </w:rPr>
                      <w:t>OMDV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: Информационные требования заказчика (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  <w:lang w:val="en-US"/>
                      </w:rPr>
                      <w:t>EIR</w:t>
                    </w:r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>)</w:t>
                    </w:r>
                    <w:del w:id="8299" w:author="D.Kambarov" w:date="2025-03-13T17:04:00Z">
                      <w:r w:rsidDel="00841694"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  <w:delText>,</w:delText>
                      </w:r>
                    </w:del>
                    <w:ins w:id="8300" w:author="D.Kambarov" w:date="2025-03-13T17:04:00Z">
                      <w:r w:rsidR="00841694"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  <w:t xml:space="preserve"> </w:t>
                      </w:r>
                      <w:r w:rsidR="00841694" w:rsidRPr="00841694">
                        <w:rPr>
                          <w:rFonts w:ascii="Calibri Light" w:hAnsi="Calibri Light" w:cs="Calibri Light"/>
                          <w:sz w:val="16"/>
                          <w:szCs w:val="16"/>
                          <w:rPrChange w:id="8301" w:author="D.Kambarov" w:date="2025-03-13T17:04:00Z">
                            <w:rPr>
                              <w:rFonts w:ascii="Calibri Light" w:hAnsi="Calibri Light" w:cs="Calibri Light"/>
                              <w:sz w:val="16"/>
                              <w:szCs w:val="16"/>
                              <w:lang w:val="en-US"/>
                            </w:rPr>
                          </w:rPrChange>
                        </w:rPr>
                        <w:t>|</w:t>
                      </w:r>
                    </w:ins>
                    <w:r>
                      <w:rPr>
                        <w:rFonts w:ascii="Calibri Light" w:hAnsi="Calibri Light" w:cs="Calibri Light"/>
                        <w:sz w:val="16"/>
                        <w:szCs w:val="16"/>
                      </w:rPr>
                      <w:t xml:space="preserve"> версия </w:t>
                    </w:r>
                    <w:ins w:id="8302" w:author="D.Kambarov" w:date="2025-03-13T17:04:00Z">
                      <w:r w:rsidR="00841694" w:rsidRPr="00841694">
                        <w:rPr>
                          <w:rFonts w:ascii="Calibri Light" w:hAnsi="Calibri Light" w:cs="Calibri Light"/>
                          <w:sz w:val="16"/>
                          <w:szCs w:val="16"/>
                          <w:rPrChange w:id="8303" w:author="D.Kambarov" w:date="2025-03-13T17:04:00Z">
                            <w:rPr>
                              <w:rFonts w:ascii="Calibri Light" w:hAnsi="Calibri Light" w:cs="Calibri Light"/>
                              <w:sz w:val="16"/>
                              <w:szCs w:val="16"/>
                              <w:lang w:val="en-US"/>
                            </w:rPr>
                          </w:rPrChange>
                        </w:rPr>
                        <w:t>2</w:t>
                      </w:r>
                    </w:ins>
                    <w:del w:id="8304" w:author="D.Kambarov" w:date="2025-03-13T17:04:00Z">
                      <w:r w:rsidDel="00841694"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  <w:delText>1</w:delText>
                      </w:r>
                    </w:del>
                  </w:p>
                  <w:p w14:paraId="456F893E" w14:textId="77777777" w:rsidR="00A66D76" w:rsidDel="00841694" w:rsidRDefault="00A66D76">
                    <w:pPr>
                      <w:spacing w:line="183" w:lineRule="exact"/>
                      <w:rPr>
                        <w:del w:id="8305" w:author="D.Kambarov" w:date="2025-03-13T17:04:00Z"/>
                        <w:rFonts w:ascii="Calibri Light" w:hAnsi="Calibri Light" w:cs="Calibri Light"/>
                        <w:sz w:val="16"/>
                        <w:szCs w:val="16"/>
                      </w:rPr>
                    </w:pPr>
                  </w:p>
                  <w:p w14:paraId="62F0E697" w14:textId="77777777" w:rsidR="00A66D76" w:rsidDel="00841694" w:rsidRDefault="00A66D76">
                    <w:pPr>
                      <w:spacing w:line="183" w:lineRule="exact"/>
                      <w:rPr>
                        <w:del w:id="8306" w:author="D.Kambarov" w:date="2025-03-13T17:04:00Z"/>
                        <w:rFonts w:ascii="Calibri Light" w:hAnsi="Calibri Light" w:cs="Calibri Light"/>
                        <w:sz w:val="16"/>
                        <w:szCs w:val="16"/>
                      </w:rPr>
                    </w:pPr>
                  </w:p>
                  <w:p w14:paraId="4ECB0B3E" w14:textId="77777777" w:rsidR="00A66D76" w:rsidRPr="00841694" w:rsidDel="00841694" w:rsidRDefault="00A66D76">
                    <w:pPr>
                      <w:spacing w:line="183" w:lineRule="exact"/>
                      <w:rPr>
                        <w:del w:id="8307" w:author="D.Kambarov" w:date="2025-03-13T17:04:00Z"/>
                        <w:rFonts w:ascii="Calibri Light" w:hAnsi="Calibri Light" w:cs="Calibri Light"/>
                        <w:sz w:val="16"/>
                        <w:szCs w:val="16"/>
                        <w:lang w:val="en-US"/>
                        <w:rPrChange w:id="8308" w:author="D.Kambarov" w:date="2025-03-13T17:04:00Z">
                          <w:rPr>
                            <w:del w:id="8309" w:author="D.Kambarov" w:date="2025-03-13T17:04:00Z"/>
                            <w:rFonts w:ascii="Calibri Light" w:hAnsi="Calibri Light" w:cs="Calibri Light"/>
                            <w:sz w:val="16"/>
                            <w:szCs w:val="16"/>
                          </w:rPr>
                        </w:rPrChange>
                      </w:rPr>
                    </w:pPr>
                  </w:p>
                  <w:p w14:paraId="5E7B21F0" w14:textId="77777777" w:rsidR="00A66D76" w:rsidRPr="00841694" w:rsidRDefault="00A66D76" w:rsidP="00841694">
                    <w:pPr>
                      <w:spacing w:line="183" w:lineRule="exact"/>
                      <w:rPr>
                        <w:rFonts w:ascii="Calibri Light" w:hAnsi="Calibri Light" w:cs="Calibri Light"/>
                        <w:sz w:val="16"/>
                        <w:szCs w:val="16"/>
                        <w:lang w:val="en-US"/>
                        <w:rPrChange w:id="8310" w:author="D.Kambarov" w:date="2025-03-13T17:04:00Z">
                          <w:rPr>
                            <w:rFonts w:ascii="Calibri Light" w:hAnsi="Calibri Light" w:cs="Calibri Light"/>
                            <w:sz w:val="16"/>
                            <w:szCs w:val="16"/>
                          </w:rPr>
                        </w:rPrChange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AFFF0" w14:textId="77777777" w:rsidR="00A66D76" w:rsidRDefault="00C835C6">
    <w:pPr>
      <w:pStyle w:val="af6"/>
      <w:jc w:val="right"/>
      <w:rPr>
        <w:b/>
      </w:rPr>
    </w:pPr>
    <w:r>
      <w:rPr>
        <w:b/>
      </w:rPr>
      <w:t xml:space="preserve">ПРИЛОЖЕНИЕ А:ПРИМЕР СТРУКТУРЫ ГРАФИКА ПРОИЗВОДСТВА РАБОТ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2626B"/>
    <w:multiLevelType w:val="hybridMultilevel"/>
    <w:tmpl w:val="B7A23126"/>
    <w:lvl w:ilvl="0" w:tplc="018A5496">
      <w:start w:val="1"/>
      <w:numFmt w:val="bullet"/>
      <w:lvlText w:val=""/>
      <w:lvlJc w:val="left"/>
      <w:rPr>
        <w:rFonts w:ascii="Symbol" w:hAnsi="Symbol" w:hint="default"/>
      </w:rPr>
    </w:lvl>
    <w:lvl w:ilvl="1" w:tplc="5278372E">
      <w:start w:val="1"/>
      <w:numFmt w:val="decimal"/>
      <w:lvlText w:val=""/>
      <w:lvlJc w:val="left"/>
    </w:lvl>
    <w:lvl w:ilvl="2" w:tplc="31B41E98">
      <w:start w:val="1"/>
      <w:numFmt w:val="decimal"/>
      <w:lvlText w:val=""/>
      <w:lvlJc w:val="left"/>
    </w:lvl>
    <w:lvl w:ilvl="3" w:tplc="3814E76E">
      <w:start w:val="1"/>
      <w:numFmt w:val="decimal"/>
      <w:lvlText w:val=""/>
      <w:lvlJc w:val="left"/>
    </w:lvl>
    <w:lvl w:ilvl="4" w:tplc="15FA656C">
      <w:start w:val="1"/>
      <w:numFmt w:val="decimal"/>
      <w:lvlText w:val=""/>
      <w:lvlJc w:val="left"/>
    </w:lvl>
    <w:lvl w:ilvl="5" w:tplc="366051B0">
      <w:start w:val="1"/>
      <w:numFmt w:val="decimal"/>
      <w:lvlText w:val=""/>
      <w:lvlJc w:val="left"/>
    </w:lvl>
    <w:lvl w:ilvl="6" w:tplc="2F8C653A">
      <w:start w:val="1"/>
      <w:numFmt w:val="decimal"/>
      <w:lvlText w:val=""/>
      <w:lvlJc w:val="left"/>
    </w:lvl>
    <w:lvl w:ilvl="7" w:tplc="BE14991C">
      <w:start w:val="1"/>
      <w:numFmt w:val="decimal"/>
      <w:lvlText w:val=""/>
      <w:lvlJc w:val="left"/>
    </w:lvl>
    <w:lvl w:ilvl="8" w:tplc="64D22DCA">
      <w:start w:val="1"/>
      <w:numFmt w:val="decimal"/>
      <w:lvlText w:val=""/>
      <w:lvlJc w:val="left"/>
    </w:lvl>
  </w:abstractNum>
  <w:abstractNum w:abstractNumId="1" w15:restartNumberingAfterBreak="0">
    <w:nsid w:val="02C43D60"/>
    <w:multiLevelType w:val="hybridMultilevel"/>
    <w:tmpl w:val="95FECA66"/>
    <w:lvl w:ilvl="0" w:tplc="6820ED16">
      <w:start w:val="1"/>
      <w:numFmt w:val="decimal"/>
      <w:lvlText w:val="1.%1"/>
      <w:lvlJc w:val="left"/>
      <w:pPr>
        <w:ind w:left="6598" w:hanging="360"/>
      </w:pPr>
      <w:rPr>
        <w:b w:val="0"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 w:tplc="0FE07478">
      <w:start w:val="1"/>
      <w:numFmt w:val="bullet"/>
      <w:lvlText w:val=""/>
      <w:lvlJc w:val="left"/>
      <w:pPr>
        <w:ind w:left="7318" w:hanging="360"/>
      </w:pPr>
      <w:rPr>
        <w:rFonts w:ascii="Symbol" w:hAnsi="Symbol" w:hint="default"/>
      </w:rPr>
    </w:lvl>
    <w:lvl w:ilvl="2" w:tplc="993E77D2">
      <w:start w:val="1"/>
      <w:numFmt w:val="lowerRoman"/>
      <w:lvlText w:val="%3."/>
      <w:lvlJc w:val="right"/>
      <w:pPr>
        <w:ind w:left="8038" w:hanging="180"/>
      </w:pPr>
    </w:lvl>
    <w:lvl w:ilvl="3" w:tplc="4EE8B3A6">
      <w:start w:val="1"/>
      <w:numFmt w:val="decimal"/>
      <w:lvlText w:val="%4."/>
      <w:lvlJc w:val="left"/>
      <w:pPr>
        <w:ind w:left="8758" w:hanging="360"/>
      </w:pPr>
    </w:lvl>
    <w:lvl w:ilvl="4" w:tplc="8A76735E">
      <w:start w:val="1"/>
      <w:numFmt w:val="lowerLetter"/>
      <w:lvlText w:val="%5."/>
      <w:lvlJc w:val="left"/>
      <w:pPr>
        <w:ind w:left="9478" w:hanging="360"/>
      </w:pPr>
    </w:lvl>
    <w:lvl w:ilvl="5" w:tplc="7D2C60E6">
      <w:start w:val="1"/>
      <w:numFmt w:val="lowerRoman"/>
      <w:lvlText w:val="%6."/>
      <w:lvlJc w:val="right"/>
      <w:pPr>
        <w:ind w:left="10198" w:hanging="180"/>
      </w:pPr>
    </w:lvl>
    <w:lvl w:ilvl="6" w:tplc="C76619B4">
      <w:start w:val="1"/>
      <w:numFmt w:val="decimal"/>
      <w:lvlText w:val="%7."/>
      <w:lvlJc w:val="left"/>
      <w:pPr>
        <w:ind w:left="10918" w:hanging="360"/>
      </w:pPr>
    </w:lvl>
    <w:lvl w:ilvl="7" w:tplc="8700904C">
      <w:start w:val="1"/>
      <w:numFmt w:val="lowerLetter"/>
      <w:lvlText w:val="%8."/>
      <w:lvlJc w:val="left"/>
      <w:pPr>
        <w:ind w:left="11638" w:hanging="360"/>
      </w:pPr>
    </w:lvl>
    <w:lvl w:ilvl="8" w:tplc="3AE27C4C">
      <w:start w:val="1"/>
      <w:numFmt w:val="lowerRoman"/>
      <w:lvlText w:val="%9."/>
      <w:lvlJc w:val="right"/>
      <w:pPr>
        <w:ind w:left="12358" w:hanging="180"/>
      </w:pPr>
    </w:lvl>
  </w:abstractNum>
  <w:abstractNum w:abstractNumId="2" w15:restartNumberingAfterBreak="0">
    <w:nsid w:val="065360A4"/>
    <w:multiLevelType w:val="multilevel"/>
    <w:tmpl w:val="5962699E"/>
    <w:lvl w:ilvl="0">
      <w:start w:val="9"/>
      <w:numFmt w:val="decimal"/>
      <w:lvlText w:val="%1."/>
      <w:lvlJc w:val="left"/>
      <w:pPr>
        <w:ind w:left="360" w:hanging="360"/>
      </w:pPr>
      <w:rPr>
        <w:rFonts w:cstheme="minorHAns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theme="minorHAnsi" w:hint="default"/>
        <w:b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theme="minorHAnsi" w:hint="default"/>
        <w:b w:val="0"/>
        <w:i w:val="0"/>
        <w:color w:val="000000" w:themeColor="text1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theme="minorHAns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theme="minorHAns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theme="minorHAns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theme="minorHAns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theme="minorHAns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theme="minorHAnsi" w:hint="default"/>
      </w:rPr>
    </w:lvl>
  </w:abstractNum>
  <w:abstractNum w:abstractNumId="3" w15:restartNumberingAfterBreak="0">
    <w:nsid w:val="073355C2"/>
    <w:multiLevelType w:val="hybridMultilevel"/>
    <w:tmpl w:val="CCAC6388"/>
    <w:lvl w:ilvl="0" w:tplc="7908A95C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abstractNum w:abstractNumId="4" w15:restartNumberingAfterBreak="0">
    <w:nsid w:val="086957A1"/>
    <w:multiLevelType w:val="hybridMultilevel"/>
    <w:tmpl w:val="BFF4793A"/>
    <w:lvl w:ilvl="0" w:tplc="7908A95C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abstractNum w:abstractNumId="5" w15:restartNumberingAfterBreak="0">
    <w:nsid w:val="0A102DE4"/>
    <w:multiLevelType w:val="multilevel"/>
    <w:tmpl w:val="9036D908"/>
    <w:lvl w:ilvl="0">
      <w:start w:val="4"/>
      <w:numFmt w:val="decimal"/>
      <w:lvlText w:val="%1."/>
      <w:lvlJc w:val="left"/>
      <w:pPr>
        <w:ind w:left="432" w:hanging="432"/>
      </w:pPr>
    </w:lvl>
    <w:lvl w:ilvl="1">
      <w:start w:val="10"/>
      <w:numFmt w:val="decimal"/>
      <w:lvlText w:val="%1.%2."/>
      <w:lvlJc w:val="left"/>
      <w:pPr>
        <w:ind w:left="576" w:hanging="576"/>
      </w:pPr>
      <w:rPr>
        <w:b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abstractNum w:abstractNumId="6" w15:restartNumberingAfterBreak="0">
    <w:nsid w:val="0A905EAD"/>
    <w:multiLevelType w:val="multilevel"/>
    <w:tmpl w:val="FF529AA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000000" w:themeColor="text1"/>
        <w:sz w:val="22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0CEC6BA2"/>
    <w:multiLevelType w:val="hybridMultilevel"/>
    <w:tmpl w:val="0AB4FC92"/>
    <w:lvl w:ilvl="0" w:tplc="185E4480">
      <w:start w:val="1"/>
      <w:numFmt w:val="bullet"/>
      <w:lvlText w:val=""/>
      <w:lvlJc w:val="left"/>
      <w:rPr>
        <w:rFonts w:ascii="Symbol" w:hAnsi="Symbol" w:hint="default"/>
      </w:rPr>
    </w:lvl>
    <w:lvl w:ilvl="1" w:tplc="7736F40A">
      <w:start w:val="1"/>
      <w:numFmt w:val="decimal"/>
      <w:lvlText w:val=""/>
      <w:lvlJc w:val="left"/>
    </w:lvl>
    <w:lvl w:ilvl="2" w:tplc="CE5C34C6">
      <w:start w:val="1"/>
      <w:numFmt w:val="decimal"/>
      <w:lvlText w:val=""/>
      <w:lvlJc w:val="left"/>
    </w:lvl>
    <w:lvl w:ilvl="3" w:tplc="FABC8832">
      <w:start w:val="1"/>
      <w:numFmt w:val="decimal"/>
      <w:lvlText w:val=""/>
      <w:lvlJc w:val="left"/>
    </w:lvl>
    <w:lvl w:ilvl="4" w:tplc="58BEF210">
      <w:start w:val="1"/>
      <w:numFmt w:val="decimal"/>
      <w:lvlText w:val=""/>
      <w:lvlJc w:val="left"/>
    </w:lvl>
    <w:lvl w:ilvl="5" w:tplc="E598A82A">
      <w:start w:val="1"/>
      <w:numFmt w:val="decimal"/>
      <w:lvlText w:val=""/>
      <w:lvlJc w:val="left"/>
    </w:lvl>
    <w:lvl w:ilvl="6" w:tplc="04AEF43C">
      <w:start w:val="1"/>
      <w:numFmt w:val="decimal"/>
      <w:lvlText w:val=""/>
      <w:lvlJc w:val="left"/>
    </w:lvl>
    <w:lvl w:ilvl="7" w:tplc="4E22E432">
      <w:start w:val="1"/>
      <w:numFmt w:val="decimal"/>
      <w:lvlText w:val=""/>
      <w:lvlJc w:val="left"/>
    </w:lvl>
    <w:lvl w:ilvl="8" w:tplc="12CA0D3A">
      <w:start w:val="1"/>
      <w:numFmt w:val="decimal"/>
      <w:lvlText w:val=""/>
      <w:lvlJc w:val="left"/>
    </w:lvl>
  </w:abstractNum>
  <w:abstractNum w:abstractNumId="8" w15:restartNumberingAfterBreak="0">
    <w:nsid w:val="0D645FB8"/>
    <w:multiLevelType w:val="multilevel"/>
    <w:tmpl w:val="DBE2E6E8"/>
    <w:lvl w:ilvl="0">
      <w:start w:val="3"/>
      <w:numFmt w:val="decimal"/>
      <w:lvlText w:val="%1."/>
      <w:lvlJc w:val="left"/>
      <w:pPr>
        <w:ind w:left="360" w:hanging="360"/>
      </w:pPr>
      <w:rPr>
        <w:rFonts w:cstheme="minorHAns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theme="minorHAnsi"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theme="minorHAnsi" w:hint="default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theme="minorHAns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theme="minorHAns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theme="minorHAns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theme="minorHAns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theme="minorHAns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theme="minorHAnsi" w:hint="default"/>
      </w:rPr>
    </w:lvl>
  </w:abstractNum>
  <w:abstractNum w:abstractNumId="9" w15:restartNumberingAfterBreak="0">
    <w:nsid w:val="0F1A183A"/>
    <w:multiLevelType w:val="hybridMultilevel"/>
    <w:tmpl w:val="996C4A4A"/>
    <w:lvl w:ilvl="0" w:tplc="3BE885DA">
      <w:start w:val="1"/>
      <w:numFmt w:val="decimal"/>
      <w:lvlText w:val=""/>
      <w:lvlJc w:val="left"/>
    </w:lvl>
    <w:lvl w:ilvl="1" w:tplc="69CE7092">
      <w:start w:val="1"/>
      <w:numFmt w:val="decimal"/>
      <w:lvlText w:val=""/>
      <w:lvlJc w:val="left"/>
    </w:lvl>
    <w:lvl w:ilvl="2" w:tplc="2236BF08">
      <w:start w:val="1"/>
      <w:numFmt w:val="decimal"/>
      <w:lvlText w:val=""/>
      <w:lvlJc w:val="left"/>
    </w:lvl>
    <w:lvl w:ilvl="3" w:tplc="11E4DE26">
      <w:start w:val="1"/>
      <w:numFmt w:val="decimal"/>
      <w:lvlText w:val=""/>
      <w:lvlJc w:val="left"/>
    </w:lvl>
    <w:lvl w:ilvl="4" w:tplc="F01CE5A8">
      <w:start w:val="1"/>
      <w:numFmt w:val="decimal"/>
      <w:pStyle w:val="2"/>
      <w:lvlText w:val=""/>
      <w:lvlJc w:val="left"/>
    </w:lvl>
    <w:lvl w:ilvl="5" w:tplc="FC8E58BE">
      <w:start w:val="1"/>
      <w:numFmt w:val="decimal"/>
      <w:lvlText w:val=""/>
      <w:lvlJc w:val="left"/>
    </w:lvl>
    <w:lvl w:ilvl="6" w:tplc="C8365750">
      <w:start w:val="1"/>
      <w:numFmt w:val="decimal"/>
      <w:lvlText w:val=""/>
      <w:lvlJc w:val="left"/>
    </w:lvl>
    <w:lvl w:ilvl="7" w:tplc="20CEDAEE">
      <w:start w:val="1"/>
      <w:numFmt w:val="decimal"/>
      <w:lvlText w:val=""/>
      <w:lvlJc w:val="left"/>
    </w:lvl>
    <w:lvl w:ilvl="8" w:tplc="6D106998">
      <w:start w:val="1"/>
      <w:numFmt w:val="decimal"/>
      <w:lvlText w:val=""/>
      <w:lvlJc w:val="left"/>
    </w:lvl>
  </w:abstractNum>
  <w:abstractNum w:abstractNumId="10" w15:restartNumberingAfterBreak="0">
    <w:nsid w:val="10454F24"/>
    <w:multiLevelType w:val="hybridMultilevel"/>
    <w:tmpl w:val="44D2AD02"/>
    <w:lvl w:ilvl="0" w:tplc="7908A95C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abstractNum w:abstractNumId="11" w15:restartNumberingAfterBreak="0">
    <w:nsid w:val="161E3341"/>
    <w:multiLevelType w:val="hybridMultilevel"/>
    <w:tmpl w:val="E460E906"/>
    <w:lvl w:ilvl="0" w:tplc="3B42C89C">
      <w:start w:val="1"/>
      <w:numFmt w:val="decimal"/>
      <w:pStyle w:val="a"/>
      <w:lvlText w:val="*"/>
      <w:lvlJc w:val="left"/>
    </w:lvl>
    <w:lvl w:ilvl="1" w:tplc="9C4A5636">
      <w:start w:val="1"/>
      <w:numFmt w:val="decimal"/>
      <w:lvlText w:val=""/>
      <w:lvlJc w:val="left"/>
    </w:lvl>
    <w:lvl w:ilvl="2" w:tplc="B04A759A">
      <w:start w:val="1"/>
      <w:numFmt w:val="decimal"/>
      <w:lvlText w:val=""/>
      <w:lvlJc w:val="left"/>
    </w:lvl>
    <w:lvl w:ilvl="3" w:tplc="0ABAFC1E">
      <w:start w:val="1"/>
      <w:numFmt w:val="decimal"/>
      <w:lvlText w:val=""/>
      <w:lvlJc w:val="left"/>
    </w:lvl>
    <w:lvl w:ilvl="4" w:tplc="962C98F0">
      <w:start w:val="1"/>
      <w:numFmt w:val="decimal"/>
      <w:lvlText w:val=""/>
      <w:lvlJc w:val="left"/>
    </w:lvl>
    <w:lvl w:ilvl="5" w:tplc="D524476A">
      <w:start w:val="1"/>
      <w:numFmt w:val="decimal"/>
      <w:lvlText w:val=""/>
      <w:lvlJc w:val="left"/>
    </w:lvl>
    <w:lvl w:ilvl="6" w:tplc="2E0E46A4">
      <w:start w:val="1"/>
      <w:numFmt w:val="decimal"/>
      <w:lvlText w:val=""/>
      <w:lvlJc w:val="left"/>
    </w:lvl>
    <w:lvl w:ilvl="7" w:tplc="84DA4774">
      <w:start w:val="1"/>
      <w:numFmt w:val="decimal"/>
      <w:lvlText w:val=""/>
      <w:lvlJc w:val="left"/>
    </w:lvl>
    <w:lvl w:ilvl="8" w:tplc="79588ACA">
      <w:start w:val="1"/>
      <w:numFmt w:val="decimal"/>
      <w:lvlText w:val=""/>
      <w:lvlJc w:val="left"/>
    </w:lvl>
  </w:abstractNum>
  <w:abstractNum w:abstractNumId="12" w15:restartNumberingAfterBreak="0">
    <w:nsid w:val="18510192"/>
    <w:multiLevelType w:val="multilevel"/>
    <w:tmpl w:val="FD6A7246"/>
    <w:lvl w:ilvl="0">
      <w:start w:val="4"/>
      <w:numFmt w:val="decimal"/>
      <w:lvlText w:val="%1."/>
      <w:lvlJc w:val="left"/>
      <w:pPr>
        <w:ind w:left="360" w:hanging="360"/>
      </w:pPr>
      <w:rPr>
        <w:rFonts w:cstheme="minorHAnsi" w:hint="default"/>
      </w:rPr>
    </w:lvl>
    <w:lvl w:ilvl="1">
      <w:start w:val="1"/>
      <w:numFmt w:val="decimal"/>
      <w:lvlText w:val="%1.%2."/>
      <w:lvlJc w:val="left"/>
      <w:pPr>
        <w:ind w:left="1287" w:hanging="360"/>
      </w:pPr>
      <w:rPr>
        <w:rFonts w:cstheme="minorHAnsi"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2574" w:hanging="720"/>
      </w:pPr>
      <w:rPr>
        <w:rFonts w:cstheme="minorHAnsi" w:hint="default"/>
        <w:b w:val="0"/>
        <w:i w:val="0"/>
        <w:color w:val="auto"/>
        <w:highlight w:val="white"/>
      </w:rPr>
    </w:lvl>
    <w:lvl w:ilvl="3">
      <w:start w:val="1"/>
      <w:numFmt w:val="bullet"/>
      <w:lvlText w:val=""/>
      <w:lvlJc w:val="left"/>
      <w:pPr>
        <w:ind w:left="3414" w:hanging="72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4788" w:hanging="108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7002" w:hanging="1440"/>
      </w:pPr>
      <w:rPr>
        <w:rFonts w:cstheme="minorHAnsi" w:hint="default"/>
      </w:rPr>
    </w:lvl>
    <w:lvl w:ilvl="7">
      <w:start w:val="1"/>
      <w:numFmt w:val="decimal"/>
      <w:lvlText w:val="%1.%2.%3.%4.%5.%6.%7.%8."/>
      <w:lvlJc w:val="left"/>
      <w:pPr>
        <w:ind w:left="7929" w:hanging="1440"/>
      </w:pPr>
      <w:rPr>
        <w:rFonts w:cstheme="minorHAnsi" w:hint="default"/>
      </w:rPr>
    </w:lvl>
    <w:lvl w:ilvl="8">
      <w:start w:val="1"/>
      <w:numFmt w:val="decimal"/>
      <w:lvlText w:val="%1.%2.%3.%4.%5.%6.%7.%8.%9."/>
      <w:lvlJc w:val="left"/>
      <w:pPr>
        <w:ind w:left="9216" w:hanging="1800"/>
      </w:pPr>
      <w:rPr>
        <w:rFonts w:cstheme="minorHAnsi" w:hint="default"/>
      </w:rPr>
    </w:lvl>
  </w:abstractNum>
  <w:abstractNum w:abstractNumId="13" w15:restartNumberingAfterBreak="0">
    <w:nsid w:val="186C1092"/>
    <w:multiLevelType w:val="multilevel"/>
    <w:tmpl w:val="EBD4A812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EBF2E98"/>
    <w:multiLevelType w:val="multilevel"/>
    <w:tmpl w:val="54FE01D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31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202A2CD2"/>
    <w:multiLevelType w:val="multilevel"/>
    <w:tmpl w:val="FF529AA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000000" w:themeColor="text1"/>
        <w:sz w:val="22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0BF732B"/>
    <w:multiLevelType w:val="multilevel"/>
    <w:tmpl w:val="FF529AA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000000" w:themeColor="text1"/>
        <w:sz w:val="22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3CF6995"/>
    <w:multiLevelType w:val="hybridMultilevel"/>
    <w:tmpl w:val="9D844AAA"/>
    <w:lvl w:ilvl="0" w:tplc="C6E02164">
      <w:start w:val="1"/>
      <w:numFmt w:val="bullet"/>
      <w:lvlText w:val=""/>
      <w:lvlJc w:val="left"/>
      <w:rPr>
        <w:rFonts w:ascii="Symbol" w:hAnsi="Symbol" w:hint="default"/>
      </w:rPr>
    </w:lvl>
    <w:lvl w:ilvl="1" w:tplc="78C49040">
      <w:start w:val="1"/>
      <w:numFmt w:val="decimal"/>
      <w:lvlText w:val=""/>
      <w:lvlJc w:val="left"/>
    </w:lvl>
    <w:lvl w:ilvl="2" w:tplc="4AEA7E0C">
      <w:start w:val="1"/>
      <w:numFmt w:val="decimal"/>
      <w:lvlText w:val=""/>
      <w:lvlJc w:val="left"/>
    </w:lvl>
    <w:lvl w:ilvl="3" w:tplc="F45E6B4C">
      <w:start w:val="1"/>
      <w:numFmt w:val="decimal"/>
      <w:lvlText w:val=""/>
      <w:lvlJc w:val="left"/>
    </w:lvl>
    <w:lvl w:ilvl="4" w:tplc="E2464560">
      <w:start w:val="1"/>
      <w:numFmt w:val="decimal"/>
      <w:lvlText w:val=""/>
      <w:lvlJc w:val="left"/>
    </w:lvl>
    <w:lvl w:ilvl="5" w:tplc="D1BA4200">
      <w:start w:val="1"/>
      <w:numFmt w:val="decimal"/>
      <w:lvlText w:val=""/>
      <w:lvlJc w:val="left"/>
    </w:lvl>
    <w:lvl w:ilvl="6" w:tplc="48F675D0">
      <w:start w:val="1"/>
      <w:numFmt w:val="decimal"/>
      <w:lvlText w:val=""/>
      <w:lvlJc w:val="left"/>
    </w:lvl>
    <w:lvl w:ilvl="7" w:tplc="2A428D80">
      <w:start w:val="1"/>
      <w:numFmt w:val="decimal"/>
      <w:lvlText w:val=""/>
      <w:lvlJc w:val="left"/>
    </w:lvl>
    <w:lvl w:ilvl="8" w:tplc="E8C69576">
      <w:start w:val="1"/>
      <w:numFmt w:val="decimal"/>
      <w:lvlText w:val=""/>
      <w:lvlJc w:val="left"/>
    </w:lvl>
  </w:abstractNum>
  <w:abstractNum w:abstractNumId="18" w15:restartNumberingAfterBreak="0">
    <w:nsid w:val="24F75BF3"/>
    <w:multiLevelType w:val="multilevel"/>
    <w:tmpl w:val="8174E670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269A27B9"/>
    <w:multiLevelType w:val="hybridMultilevel"/>
    <w:tmpl w:val="1DBAD634"/>
    <w:lvl w:ilvl="0" w:tplc="296C64B8">
      <w:start w:val="1"/>
      <w:numFmt w:val="decimal"/>
      <w:lvlText w:val="4.%1"/>
      <w:lvlJc w:val="left"/>
      <w:pPr>
        <w:ind w:left="720" w:hanging="360"/>
      </w:pPr>
      <w:rPr>
        <w:rFonts w:hint="default"/>
        <w:sz w:val="22"/>
        <w:szCs w:val="22"/>
      </w:rPr>
    </w:lvl>
    <w:lvl w:ilvl="1" w:tplc="62CE16E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F6A1B82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94CCE9E8">
      <w:start w:val="1"/>
      <w:numFmt w:val="decimal"/>
      <w:lvlText w:val="%4."/>
      <w:lvlJc w:val="left"/>
      <w:pPr>
        <w:ind w:left="2880" w:hanging="360"/>
      </w:pPr>
    </w:lvl>
    <w:lvl w:ilvl="4" w:tplc="142C2EC2">
      <w:start w:val="1"/>
      <w:numFmt w:val="lowerLetter"/>
      <w:lvlText w:val="%5."/>
      <w:lvlJc w:val="left"/>
      <w:pPr>
        <w:ind w:left="3600" w:hanging="360"/>
      </w:pPr>
    </w:lvl>
    <w:lvl w:ilvl="5" w:tplc="469AE54A">
      <w:start w:val="1"/>
      <w:numFmt w:val="lowerRoman"/>
      <w:lvlText w:val="%6."/>
      <w:lvlJc w:val="right"/>
      <w:pPr>
        <w:ind w:left="4320" w:hanging="180"/>
      </w:pPr>
    </w:lvl>
    <w:lvl w:ilvl="6" w:tplc="DF5AFD6A">
      <w:start w:val="1"/>
      <w:numFmt w:val="decimal"/>
      <w:lvlText w:val="%7."/>
      <w:lvlJc w:val="left"/>
      <w:pPr>
        <w:ind w:left="5040" w:hanging="360"/>
      </w:pPr>
    </w:lvl>
    <w:lvl w:ilvl="7" w:tplc="651E99D2">
      <w:start w:val="1"/>
      <w:numFmt w:val="lowerLetter"/>
      <w:lvlText w:val="%8."/>
      <w:lvlJc w:val="left"/>
      <w:pPr>
        <w:ind w:left="5760" w:hanging="360"/>
      </w:pPr>
    </w:lvl>
    <w:lvl w:ilvl="8" w:tplc="B23E7E6A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11026A"/>
    <w:multiLevelType w:val="hybridMultilevel"/>
    <w:tmpl w:val="92401FCA"/>
    <w:lvl w:ilvl="0" w:tplc="FC6A21BA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529A5FA2">
      <w:start w:val="1"/>
      <w:numFmt w:val="lowerLetter"/>
      <w:lvlText w:val="%2."/>
      <w:lvlJc w:val="left"/>
      <w:pPr>
        <w:ind w:left="2073" w:hanging="360"/>
      </w:pPr>
    </w:lvl>
    <w:lvl w:ilvl="2" w:tplc="2D6E418A">
      <w:start w:val="1"/>
      <w:numFmt w:val="lowerRoman"/>
      <w:lvlText w:val="%3."/>
      <w:lvlJc w:val="right"/>
      <w:pPr>
        <w:ind w:left="2793" w:hanging="180"/>
      </w:pPr>
    </w:lvl>
    <w:lvl w:ilvl="3" w:tplc="B0B0D6F8">
      <w:start w:val="1"/>
      <w:numFmt w:val="decimal"/>
      <w:lvlText w:val="%4."/>
      <w:lvlJc w:val="left"/>
      <w:pPr>
        <w:ind w:left="3513" w:hanging="360"/>
      </w:pPr>
    </w:lvl>
    <w:lvl w:ilvl="4" w:tplc="725470E6">
      <w:start w:val="1"/>
      <w:numFmt w:val="lowerLetter"/>
      <w:lvlText w:val="%5."/>
      <w:lvlJc w:val="left"/>
      <w:pPr>
        <w:ind w:left="4233" w:hanging="360"/>
      </w:pPr>
    </w:lvl>
    <w:lvl w:ilvl="5" w:tplc="9BACC1EE">
      <w:start w:val="1"/>
      <w:numFmt w:val="lowerRoman"/>
      <w:lvlText w:val="%6."/>
      <w:lvlJc w:val="right"/>
      <w:pPr>
        <w:ind w:left="4953" w:hanging="180"/>
      </w:pPr>
    </w:lvl>
    <w:lvl w:ilvl="6" w:tplc="40AC744A">
      <w:start w:val="1"/>
      <w:numFmt w:val="decimal"/>
      <w:lvlText w:val="%7."/>
      <w:lvlJc w:val="left"/>
      <w:pPr>
        <w:ind w:left="5673" w:hanging="360"/>
      </w:pPr>
    </w:lvl>
    <w:lvl w:ilvl="7" w:tplc="A588C87E">
      <w:start w:val="1"/>
      <w:numFmt w:val="lowerLetter"/>
      <w:lvlText w:val="%8."/>
      <w:lvlJc w:val="left"/>
      <w:pPr>
        <w:ind w:left="6393" w:hanging="360"/>
      </w:pPr>
    </w:lvl>
    <w:lvl w:ilvl="8" w:tplc="33408396">
      <w:start w:val="1"/>
      <w:numFmt w:val="lowerRoman"/>
      <w:lvlText w:val="%9."/>
      <w:lvlJc w:val="right"/>
      <w:pPr>
        <w:ind w:left="7113" w:hanging="180"/>
      </w:pPr>
    </w:lvl>
  </w:abstractNum>
  <w:abstractNum w:abstractNumId="21" w15:restartNumberingAfterBreak="0">
    <w:nsid w:val="27226F12"/>
    <w:multiLevelType w:val="hybridMultilevel"/>
    <w:tmpl w:val="BCACB962"/>
    <w:lvl w:ilvl="0" w:tplc="7908A95C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abstractNum w:abstractNumId="22" w15:restartNumberingAfterBreak="0">
    <w:nsid w:val="272733AB"/>
    <w:multiLevelType w:val="multilevel"/>
    <w:tmpl w:val="FF529AA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2E4F37D9"/>
    <w:multiLevelType w:val="hybridMultilevel"/>
    <w:tmpl w:val="64D239AC"/>
    <w:lvl w:ilvl="0" w:tplc="7908A95C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abstractNum w:abstractNumId="24" w15:restartNumberingAfterBreak="0">
    <w:nsid w:val="306D053D"/>
    <w:multiLevelType w:val="hybridMultilevel"/>
    <w:tmpl w:val="4BF2D4AC"/>
    <w:lvl w:ilvl="0" w:tplc="84961748">
      <w:start w:val="1"/>
      <w:numFmt w:val="decimal"/>
      <w:lvlText w:val=""/>
      <w:lvlJc w:val="left"/>
    </w:lvl>
    <w:lvl w:ilvl="1" w:tplc="8A844B48">
      <w:start w:val="1"/>
      <w:numFmt w:val="decimal"/>
      <w:lvlText w:val=""/>
      <w:lvlJc w:val="left"/>
    </w:lvl>
    <w:lvl w:ilvl="2" w:tplc="801049C8">
      <w:start w:val="1"/>
      <w:numFmt w:val="decimal"/>
      <w:lvlText w:val=""/>
      <w:lvlJc w:val="left"/>
    </w:lvl>
    <w:lvl w:ilvl="3" w:tplc="FC9EF812">
      <w:start w:val="1"/>
      <w:numFmt w:val="decimal"/>
      <w:lvlText w:val=""/>
      <w:lvlJc w:val="left"/>
    </w:lvl>
    <w:lvl w:ilvl="4" w:tplc="5980D594">
      <w:start w:val="1"/>
      <w:numFmt w:val="decimal"/>
      <w:lvlText w:val=""/>
      <w:lvlJc w:val="left"/>
    </w:lvl>
    <w:lvl w:ilvl="5" w:tplc="38F0BBF2">
      <w:start w:val="1"/>
      <w:numFmt w:val="decimal"/>
      <w:lvlText w:val=""/>
      <w:lvlJc w:val="left"/>
    </w:lvl>
    <w:lvl w:ilvl="6" w:tplc="D424F69C">
      <w:start w:val="1"/>
      <w:numFmt w:val="decimal"/>
      <w:lvlText w:val=""/>
      <w:lvlJc w:val="left"/>
    </w:lvl>
    <w:lvl w:ilvl="7" w:tplc="61F466F2">
      <w:start w:val="1"/>
      <w:numFmt w:val="decimal"/>
      <w:lvlText w:val=""/>
      <w:lvlJc w:val="left"/>
    </w:lvl>
    <w:lvl w:ilvl="8" w:tplc="D28C0108">
      <w:start w:val="1"/>
      <w:numFmt w:val="decimal"/>
      <w:lvlText w:val=""/>
      <w:lvlJc w:val="left"/>
    </w:lvl>
  </w:abstractNum>
  <w:abstractNum w:abstractNumId="25" w15:restartNumberingAfterBreak="0">
    <w:nsid w:val="34EB600C"/>
    <w:multiLevelType w:val="hybridMultilevel"/>
    <w:tmpl w:val="F76C8DEE"/>
    <w:lvl w:ilvl="0" w:tplc="7CFEB174">
      <w:start w:val="1"/>
      <w:numFmt w:val="decimal"/>
      <w:lvlText w:val="%1)"/>
      <w:lvlJc w:val="left"/>
      <w:pPr>
        <w:ind w:left="1584" w:hanging="360"/>
      </w:pPr>
      <w:rPr>
        <w:rFonts w:hint="default"/>
      </w:rPr>
    </w:lvl>
    <w:lvl w:ilvl="1" w:tplc="1D5E0438">
      <w:start w:val="1"/>
      <w:numFmt w:val="lowerLetter"/>
      <w:lvlText w:val="%2."/>
      <w:lvlJc w:val="left"/>
      <w:pPr>
        <w:ind w:left="2304" w:hanging="360"/>
      </w:pPr>
    </w:lvl>
    <w:lvl w:ilvl="2" w:tplc="486E26BE">
      <w:start w:val="1"/>
      <w:numFmt w:val="lowerRoman"/>
      <w:lvlText w:val="%3."/>
      <w:lvlJc w:val="right"/>
      <w:pPr>
        <w:ind w:left="3024" w:hanging="180"/>
      </w:pPr>
    </w:lvl>
    <w:lvl w:ilvl="3" w:tplc="CDB8AB18">
      <w:start w:val="1"/>
      <w:numFmt w:val="decimal"/>
      <w:lvlText w:val="%4."/>
      <w:lvlJc w:val="left"/>
      <w:pPr>
        <w:ind w:left="3744" w:hanging="360"/>
      </w:pPr>
    </w:lvl>
    <w:lvl w:ilvl="4" w:tplc="27B84B5A">
      <w:start w:val="1"/>
      <w:numFmt w:val="lowerLetter"/>
      <w:lvlText w:val="%5."/>
      <w:lvlJc w:val="left"/>
      <w:pPr>
        <w:ind w:left="4464" w:hanging="360"/>
      </w:pPr>
    </w:lvl>
    <w:lvl w:ilvl="5" w:tplc="3866F128">
      <w:start w:val="1"/>
      <w:numFmt w:val="lowerRoman"/>
      <w:lvlText w:val="%6."/>
      <w:lvlJc w:val="right"/>
      <w:pPr>
        <w:ind w:left="5184" w:hanging="180"/>
      </w:pPr>
    </w:lvl>
    <w:lvl w:ilvl="6" w:tplc="3B185262">
      <w:start w:val="1"/>
      <w:numFmt w:val="decimal"/>
      <w:lvlText w:val="%7."/>
      <w:lvlJc w:val="left"/>
      <w:pPr>
        <w:ind w:left="5904" w:hanging="360"/>
      </w:pPr>
    </w:lvl>
    <w:lvl w:ilvl="7" w:tplc="0DCE01D2">
      <w:start w:val="1"/>
      <w:numFmt w:val="lowerLetter"/>
      <w:lvlText w:val="%8."/>
      <w:lvlJc w:val="left"/>
      <w:pPr>
        <w:ind w:left="6624" w:hanging="360"/>
      </w:pPr>
    </w:lvl>
    <w:lvl w:ilvl="8" w:tplc="2E76AD4C">
      <w:start w:val="1"/>
      <w:numFmt w:val="lowerRoman"/>
      <w:lvlText w:val="%9."/>
      <w:lvlJc w:val="right"/>
      <w:pPr>
        <w:ind w:left="7344" w:hanging="180"/>
      </w:pPr>
    </w:lvl>
  </w:abstractNum>
  <w:abstractNum w:abstractNumId="26" w15:restartNumberingAfterBreak="0">
    <w:nsid w:val="35467FF6"/>
    <w:multiLevelType w:val="multilevel"/>
    <w:tmpl w:val="A0D6D6F4"/>
    <w:lvl w:ilvl="0">
      <w:start w:val="3"/>
      <w:numFmt w:val="decimal"/>
      <w:lvlText w:val="%1."/>
      <w:lvlJc w:val="left"/>
      <w:pPr>
        <w:ind w:left="432" w:hanging="432"/>
      </w:pPr>
    </w:lvl>
    <w:lvl w:ilvl="1">
      <w:start w:val="2"/>
      <w:numFmt w:val="decimal"/>
      <w:lvlText w:val="%1.%2.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."/>
      <w:lvlJc w:val="left"/>
      <w:pPr>
        <w:ind w:left="2137" w:hanging="720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abstractNum w:abstractNumId="27" w15:restartNumberingAfterBreak="0">
    <w:nsid w:val="38BE7EF9"/>
    <w:multiLevelType w:val="hybridMultilevel"/>
    <w:tmpl w:val="C4349994"/>
    <w:lvl w:ilvl="0" w:tplc="3990C9A6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96328DCA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488D63E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B5A87024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72905C30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1A0A302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B244284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1F4DB16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902E980C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8" w15:restartNumberingAfterBreak="0">
    <w:nsid w:val="39011793"/>
    <w:multiLevelType w:val="multilevel"/>
    <w:tmpl w:val="FF529AA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000000" w:themeColor="text1"/>
        <w:sz w:val="22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3A5F1F0A"/>
    <w:multiLevelType w:val="hybridMultilevel"/>
    <w:tmpl w:val="13CCD562"/>
    <w:lvl w:ilvl="0" w:tplc="C088B06C">
      <w:start w:val="1"/>
      <w:numFmt w:val="bullet"/>
      <w:lvlText w:val=""/>
      <w:lvlJc w:val="left"/>
      <w:rPr>
        <w:rFonts w:ascii="Symbol" w:hAnsi="Symbol" w:hint="default"/>
      </w:rPr>
    </w:lvl>
    <w:lvl w:ilvl="1" w:tplc="CD84F24C">
      <w:start w:val="1"/>
      <w:numFmt w:val="decimal"/>
      <w:lvlText w:val=""/>
      <w:lvlJc w:val="left"/>
    </w:lvl>
    <w:lvl w:ilvl="2" w:tplc="08641E6C">
      <w:start w:val="1"/>
      <w:numFmt w:val="decimal"/>
      <w:lvlText w:val=""/>
      <w:lvlJc w:val="left"/>
    </w:lvl>
    <w:lvl w:ilvl="3" w:tplc="77127B82">
      <w:start w:val="1"/>
      <w:numFmt w:val="decimal"/>
      <w:lvlText w:val=""/>
      <w:lvlJc w:val="left"/>
    </w:lvl>
    <w:lvl w:ilvl="4" w:tplc="9160B84A">
      <w:start w:val="1"/>
      <w:numFmt w:val="decimal"/>
      <w:lvlText w:val=""/>
      <w:lvlJc w:val="left"/>
    </w:lvl>
    <w:lvl w:ilvl="5" w:tplc="7ABAAE4A">
      <w:start w:val="1"/>
      <w:numFmt w:val="decimal"/>
      <w:lvlText w:val=""/>
      <w:lvlJc w:val="left"/>
    </w:lvl>
    <w:lvl w:ilvl="6" w:tplc="C43CE46C">
      <w:start w:val="1"/>
      <w:numFmt w:val="decimal"/>
      <w:lvlText w:val=""/>
      <w:lvlJc w:val="left"/>
    </w:lvl>
    <w:lvl w:ilvl="7" w:tplc="B9BAC448">
      <w:start w:val="1"/>
      <w:numFmt w:val="decimal"/>
      <w:lvlText w:val=""/>
      <w:lvlJc w:val="left"/>
    </w:lvl>
    <w:lvl w:ilvl="8" w:tplc="80A49A56">
      <w:start w:val="1"/>
      <w:numFmt w:val="decimal"/>
      <w:lvlText w:val=""/>
      <w:lvlJc w:val="left"/>
    </w:lvl>
  </w:abstractNum>
  <w:abstractNum w:abstractNumId="30" w15:restartNumberingAfterBreak="0">
    <w:nsid w:val="3D06442E"/>
    <w:multiLevelType w:val="multilevel"/>
    <w:tmpl w:val="A9268E16"/>
    <w:lvl w:ilvl="0">
      <w:start w:val="4"/>
      <w:numFmt w:val="decimal"/>
      <w:lvlText w:val="%1."/>
      <w:lvlJc w:val="left"/>
      <w:pPr>
        <w:ind w:left="360" w:hanging="360"/>
      </w:pPr>
      <w:rPr>
        <w:rFonts w:cstheme="minorHAns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theme="minorHAnsi" w:hint="default"/>
        <w:b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theme="minorHAnsi" w:hint="default"/>
        <w:b w:val="0"/>
        <w:i w:val="0"/>
        <w:color w:val="000000" w:themeColor="text1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theme="minorHAns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theme="minorHAns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theme="minorHAns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theme="minorHAns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theme="minorHAns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theme="minorHAnsi" w:hint="default"/>
      </w:rPr>
    </w:lvl>
  </w:abstractNum>
  <w:abstractNum w:abstractNumId="31" w15:restartNumberingAfterBreak="0">
    <w:nsid w:val="423E049F"/>
    <w:multiLevelType w:val="multilevel"/>
    <w:tmpl w:val="0C0A387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ind w:left="576" w:hanging="576"/>
      </w:pPr>
      <w:rPr>
        <w:rFonts w:hint="default"/>
        <w:b w:val="0"/>
        <w:i w:val="0"/>
      </w:rPr>
    </w:lvl>
    <w:lvl w:ilvl="2">
      <w:start w:val="1"/>
      <w:numFmt w:val="decimal"/>
      <w:lvlRestart w:val="0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427B1D19"/>
    <w:multiLevelType w:val="hybridMultilevel"/>
    <w:tmpl w:val="21D2D9A6"/>
    <w:styleLink w:val="1"/>
    <w:lvl w:ilvl="0" w:tplc="38BE4108">
      <w:start w:val="1"/>
      <w:numFmt w:val="decimal"/>
      <w:pStyle w:val="1"/>
      <w:lvlText w:val=""/>
      <w:lvlJc w:val="left"/>
    </w:lvl>
    <w:lvl w:ilvl="1" w:tplc="440041A2">
      <w:start w:val="1"/>
      <w:numFmt w:val="decimal"/>
      <w:lvlText w:val=""/>
      <w:lvlJc w:val="left"/>
    </w:lvl>
    <w:lvl w:ilvl="2" w:tplc="4000990A">
      <w:start w:val="1"/>
      <w:numFmt w:val="decimal"/>
      <w:lvlText w:val=""/>
      <w:lvlJc w:val="left"/>
    </w:lvl>
    <w:lvl w:ilvl="3" w:tplc="791E16CE">
      <w:start w:val="1"/>
      <w:numFmt w:val="decimal"/>
      <w:lvlText w:val=""/>
      <w:lvlJc w:val="left"/>
    </w:lvl>
    <w:lvl w:ilvl="4" w:tplc="63F2C5AE">
      <w:start w:val="1"/>
      <w:numFmt w:val="decimal"/>
      <w:lvlText w:val=""/>
      <w:lvlJc w:val="left"/>
    </w:lvl>
    <w:lvl w:ilvl="5" w:tplc="5FA00026">
      <w:start w:val="1"/>
      <w:numFmt w:val="decimal"/>
      <w:lvlText w:val=""/>
      <w:lvlJc w:val="left"/>
    </w:lvl>
    <w:lvl w:ilvl="6" w:tplc="F15E25F8">
      <w:start w:val="1"/>
      <w:numFmt w:val="decimal"/>
      <w:lvlText w:val=""/>
      <w:lvlJc w:val="left"/>
    </w:lvl>
    <w:lvl w:ilvl="7" w:tplc="242C30C8">
      <w:start w:val="1"/>
      <w:numFmt w:val="decimal"/>
      <w:lvlText w:val=""/>
      <w:lvlJc w:val="left"/>
    </w:lvl>
    <w:lvl w:ilvl="8" w:tplc="B57CDAD6">
      <w:start w:val="1"/>
      <w:numFmt w:val="decimal"/>
      <w:lvlText w:val=""/>
      <w:lvlJc w:val="left"/>
    </w:lvl>
  </w:abstractNum>
  <w:abstractNum w:abstractNumId="33" w15:restartNumberingAfterBreak="0">
    <w:nsid w:val="437C22DC"/>
    <w:multiLevelType w:val="hybridMultilevel"/>
    <w:tmpl w:val="FDA41EEE"/>
    <w:lvl w:ilvl="0" w:tplc="11C0518E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8241F3C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2" w:tplc="9858044E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7386756A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E286F05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8D2C4AD2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C9C64284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454A658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6E6C466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4" w15:restartNumberingAfterBreak="0">
    <w:nsid w:val="439F7F51"/>
    <w:multiLevelType w:val="hybridMultilevel"/>
    <w:tmpl w:val="BF14175C"/>
    <w:lvl w:ilvl="0" w:tplc="7908A95C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abstractNum w:abstractNumId="35" w15:restartNumberingAfterBreak="0">
    <w:nsid w:val="4852454D"/>
    <w:multiLevelType w:val="multilevel"/>
    <w:tmpl w:val="04466038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576" w:hanging="576"/>
      </w:pPr>
      <w:rPr>
        <w:b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abstractNum w:abstractNumId="36" w15:restartNumberingAfterBreak="0">
    <w:nsid w:val="49F62C50"/>
    <w:multiLevelType w:val="hybridMultilevel"/>
    <w:tmpl w:val="E190ED36"/>
    <w:lvl w:ilvl="0" w:tplc="7908A95C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abstractNum w:abstractNumId="37" w15:restartNumberingAfterBreak="0">
    <w:nsid w:val="50005F8E"/>
    <w:multiLevelType w:val="multilevel"/>
    <w:tmpl w:val="2BCC9DF0"/>
    <w:lvl w:ilvl="0">
      <w:start w:val="1"/>
      <w:numFmt w:val="decimal"/>
      <w:lvlText w:val="1.%1"/>
      <w:lvlJc w:val="left"/>
      <w:pPr>
        <w:ind w:left="574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2"/>
      <w:numFmt w:val="decimal"/>
      <w:lvlText w:val="%1.%2."/>
      <w:lvlJc w:val="left"/>
      <w:pPr>
        <w:ind w:left="718" w:hanging="576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862" w:hanging="720"/>
      </w:pPr>
    </w:lvl>
    <w:lvl w:ilvl="3">
      <w:start w:val="1"/>
      <w:numFmt w:val="decimal"/>
      <w:lvlText w:val="%1.%2.%3.%4."/>
      <w:lvlJc w:val="left"/>
      <w:pPr>
        <w:ind w:left="1006" w:hanging="864"/>
      </w:pPr>
    </w:lvl>
    <w:lvl w:ilvl="4">
      <w:start w:val="1"/>
      <w:numFmt w:val="decimal"/>
      <w:lvlText w:val="%1.%2.%3.%4.%5."/>
      <w:lvlJc w:val="left"/>
      <w:pPr>
        <w:ind w:left="1150" w:hanging="1008"/>
      </w:pPr>
    </w:lvl>
    <w:lvl w:ilvl="5">
      <w:start w:val="1"/>
      <w:numFmt w:val="decimal"/>
      <w:lvlText w:val="%1.%2.%3.%4.%5.%6."/>
      <w:lvlJc w:val="left"/>
      <w:pPr>
        <w:ind w:left="1294" w:hanging="1152"/>
      </w:pPr>
    </w:lvl>
    <w:lvl w:ilvl="6">
      <w:start w:val="1"/>
      <w:numFmt w:val="decimal"/>
      <w:lvlText w:val="%1.%2.%3.%4.%5.%6.%7."/>
      <w:lvlJc w:val="left"/>
      <w:pPr>
        <w:ind w:left="1438" w:hanging="1296"/>
      </w:pPr>
    </w:lvl>
    <w:lvl w:ilvl="7">
      <w:start w:val="1"/>
      <w:numFmt w:val="decimal"/>
      <w:lvlText w:val="%1.%2.%3.%4.%5.%6.%7.%8."/>
      <w:lvlJc w:val="left"/>
      <w:pPr>
        <w:ind w:left="1582" w:hanging="1440"/>
      </w:pPr>
    </w:lvl>
    <w:lvl w:ilvl="8">
      <w:start w:val="1"/>
      <w:numFmt w:val="decimal"/>
      <w:lvlText w:val="%1.%2.%3.%4.%5.%6.%7.%8.%9."/>
      <w:lvlJc w:val="left"/>
      <w:pPr>
        <w:ind w:left="1726" w:hanging="1584"/>
      </w:pPr>
    </w:lvl>
  </w:abstractNum>
  <w:abstractNum w:abstractNumId="38" w15:restartNumberingAfterBreak="0">
    <w:nsid w:val="527F100A"/>
    <w:multiLevelType w:val="multilevel"/>
    <w:tmpl w:val="FF5C092A"/>
    <w:lvl w:ilvl="0">
      <w:start w:val="5"/>
      <w:numFmt w:val="decimal"/>
      <w:lvlText w:val="%1."/>
      <w:lvlJc w:val="left"/>
      <w:pPr>
        <w:ind w:left="360" w:hanging="360"/>
      </w:pPr>
      <w:rPr>
        <w:rFonts w:cstheme="minorHAnsi"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theme="minorHAnsi" w:hint="default"/>
        <w:b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cstheme="minorHAnsi" w:hint="default"/>
        <w:b w:val="0"/>
      </w:rPr>
    </w:lvl>
    <w:lvl w:ilvl="3">
      <w:start w:val="1"/>
      <w:numFmt w:val="decimal"/>
      <w:lvlText w:val="%1.%2.%3.%4."/>
      <w:lvlJc w:val="left"/>
      <w:pPr>
        <w:ind w:left="1146" w:hanging="720"/>
      </w:pPr>
      <w:rPr>
        <w:rFonts w:cstheme="minorHAnsi"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1648" w:hanging="1080"/>
      </w:pPr>
      <w:rPr>
        <w:rFonts w:cstheme="minorHAnsi" w:hint="default"/>
        <w:b/>
      </w:rPr>
    </w:lvl>
    <w:lvl w:ilvl="5">
      <w:start w:val="1"/>
      <w:numFmt w:val="decimal"/>
      <w:lvlText w:val="%1.%2.%3.%4.%5.%6."/>
      <w:lvlJc w:val="left"/>
      <w:pPr>
        <w:ind w:left="1790" w:hanging="1080"/>
      </w:pPr>
      <w:rPr>
        <w:rFonts w:cstheme="minorHAnsi" w:hint="default"/>
        <w:b/>
      </w:rPr>
    </w:lvl>
    <w:lvl w:ilvl="6">
      <w:start w:val="1"/>
      <w:numFmt w:val="decimal"/>
      <w:lvlText w:val="%1.%2.%3.%4.%5.%6.%7."/>
      <w:lvlJc w:val="left"/>
      <w:pPr>
        <w:ind w:left="2292" w:hanging="1440"/>
      </w:pPr>
      <w:rPr>
        <w:rFonts w:cstheme="minorHAnsi" w:hint="default"/>
        <w:b/>
      </w:rPr>
    </w:lvl>
    <w:lvl w:ilvl="7">
      <w:start w:val="1"/>
      <w:numFmt w:val="decimal"/>
      <w:lvlText w:val="%1.%2.%3.%4.%5.%6.%7.%8."/>
      <w:lvlJc w:val="left"/>
      <w:pPr>
        <w:ind w:left="2434" w:hanging="1440"/>
      </w:pPr>
      <w:rPr>
        <w:rFonts w:cstheme="minorHAnsi" w:hint="default"/>
        <w:b/>
      </w:rPr>
    </w:lvl>
    <w:lvl w:ilvl="8">
      <w:start w:val="1"/>
      <w:numFmt w:val="decimal"/>
      <w:lvlText w:val="%1.%2.%3.%4.%5.%6.%7.%8.%9."/>
      <w:lvlJc w:val="left"/>
      <w:pPr>
        <w:ind w:left="2936" w:hanging="1800"/>
      </w:pPr>
      <w:rPr>
        <w:rFonts w:cstheme="minorHAnsi" w:hint="default"/>
        <w:b/>
      </w:rPr>
    </w:lvl>
  </w:abstractNum>
  <w:abstractNum w:abstractNumId="39" w15:restartNumberingAfterBreak="0">
    <w:nsid w:val="52816424"/>
    <w:multiLevelType w:val="multilevel"/>
    <w:tmpl w:val="C1DA43C4"/>
    <w:lvl w:ilvl="0">
      <w:start w:val="1"/>
      <w:numFmt w:val="decimal"/>
      <w:pStyle w:val="OMDEV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pStyle w:val="OMDV2"/>
      <w:lvlText w:val="%1.%2"/>
      <w:lvlJc w:val="left"/>
      <w:pPr>
        <w:ind w:left="595" w:hanging="595"/>
      </w:pPr>
      <w:rPr>
        <w:rFonts w:hint="default"/>
      </w:rPr>
    </w:lvl>
    <w:lvl w:ilvl="2">
      <w:start w:val="1"/>
      <w:numFmt w:val="decimal"/>
      <w:pStyle w:val="OMDV3"/>
      <w:lvlText w:val="%1.%2.%3"/>
      <w:lvlJc w:val="left"/>
      <w:pPr>
        <w:ind w:left="1134" w:hanging="850"/>
      </w:pPr>
      <w:rPr>
        <w:sz w:val="22"/>
        <w:szCs w:val="22"/>
        <w:lang w:val="ru-RU"/>
      </w:rPr>
    </w:lvl>
    <w:lvl w:ilvl="3">
      <w:start w:val="1"/>
      <w:numFmt w:val="decimal"/>
      <w:pStyle w:val="OMDV4"/>
      <w:lvlText w:val="%1.%2.%3.%4."/>
      <w:lvlJc w:val="left"/>
      <w:pPr>
        <w:ind w:left="1134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40" w15:restartNumberingAfterBreak="0">
    <w:nsid w:val="52FA7661"/>
    <w:multiLevelType w:val="multilevel"/>
    <w:tmpl w:val="FF529AA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000000" w:themeColor="text1"/>
        <w:sz w:val="22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53703265"/>
    <w:multiLevelType w:val="hybridMultilevel"/>
    <w:tmpl w:val="4704E5C8"/>
    <w:lvl w:ilvl="0" w:tplc="DAFA5788">
      <w:start w:val="1"/>
      <w:numFmt w:val="decimal"/>
      <w:lvlText w:val=""/>
      <w:lvlJc w:val="left"/>
      <w:pPr>
        <w:ind w:left="8157" w:hanging="360"/>
      </w:pPr>
      <w:rPr>
        <w:b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</w:rPr>
    </w:lvl>
    <w:lvl w:ilvl="1" w:tplc="91C6DFEA">
      <w:start w:val="1"/>
      <w:numFmt w:val="decimal"/>
      <w:lvlText w:val=""/>
      <w:lvlJc w:val="left"/>
    </w:lvl>
    <w:lvl w:ilvl="2" w:tplc="97506FB6">
      <w:start w:val="1"/>
      <w:numFmt w:val="decimal"/>
      <w:lvlText w:val=""/>
      <w:lvlJc w:val="left"/>
    </w:lvl>
    <w:lvl w:ilvl="3" w:tplc="12F6C888">
      <w:start w:val="1"/>
      <w:numFmt w:val="decimal"/>
      <w:lvlText w:val=""/>
      <w:lvlJc w:val="left"/>
    </w:lvl>
    <w:lvl w:ilvl="4" w:tplc="ABF457D2">
      <w:start w:val="1"/>
      <w:numFmt w:val="decimal"/>
      <w:lvlText w:val=""/>
      <w:lvlJc w:val="left"/>
    </w:lvl>
    <w:lvl w:ilvl="5" w:tplc="A01E4290">
      <w:start w:val="1"/>
      <w:numFmt w:val="decimal"/>
      <w:lvlText w:val=""/>
      <w:lvlJc w:val="left"/>
    </w:lvl>
    <w:lvl w:ilvl="6" w:tplc="243EC28E">
      <w:start w:val="1"/>
      <w:numFmt w:val="decimal"/>
      <w:lvlText w:val=""/>
      <w:lvlJc w:val="left"/>
    </w:lvl>
    <w:lvl w:ilvl="7" w:tplc="75F6D92E">
      <w:start w:val="1"/>
      <w:numFmt w:val="decimal"/>
      <w:lvlText w:val=""/>
      <w:lvlJc w:val="left"/>
      <w:rPr>
        <w:rFonts w:ascii="Symbol" w:hAnsi="Symbol" w:cstheme="minorBidi" w:hint="default"/>
        <w:b/>
        <w:i w:val="0"/>
        <w:color w:val="auto"/>
        <w:sz w:val="22"/>
        <w:szCs w:val="22"/>
      </w:rPr>
    </w:lvl>
    <w:lvl w:ilvl="8" w:tplc="70AE2632">
      <w:start w:val="1"/>
      <w:numFmt w:val="decimal"/>
      <w:lvlText w:val=""/>
      <w:lvlJc w:val="left"/>
    </w:lvl>
  </w:abstractNum>
  <w:abstractNum w:abstractNumId="42" w15:restartNumberingAfterBreak="0">
    <w:nsid w:val="53966917"/>
    <w:multiLevelType w:val="hybridMultilevel"/>
    <w:tmpl w:val="AFBA02F8"/>
    <w:lvl w:ilvl="0" w:tplc="24BEEEFA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</w:rPr>
    </w:lvl>
    <w:lvl w:ilvl="1" w:tplc="8EE8EDBA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2" w:tplc="B468AF68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ADFE8BAA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9834838E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609C9D90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BA9800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A2808824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7054B546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43" w15:restartNumberingAfterBreak="0">
    <w:nsid w:val="54771F27"/>
    <w:multiLevelType w:val="hybridMultilevel"/>
    <w:tmpl w:val="8D8CD8C4"/>
    <w:lvl w:ilvl="0" w:tplc="4EAC7716">
      <w:start w:val="1"/>
      <w:numFmt w:val="decimal"/>
      <w:lvlText w:val=""/>
      <w:lvlJc w:val="left"/>
    </w:lvl>
    <w:lvl w:ilvl="1" w:tplc="EE20E3DE">
      <w:start w:val="1"/>
      <w:numFmt w:val="decimal"/>
      <w:lvlText w:val=""/>
      <w:lvlJc w:val="left"/>
    </w:lvl>
    <w:lvl w:ilvl="2" w:tplc="4E76785E">
      <w:start w:val="1"/>
      <w:numFmt w:val="decimal"/>
      <w:lvlText w:val=""/>
      <w:lvlJc w:val="left"/>
    </w:lvl>
    <w:lvl w:ilvl="3" w:tplc="251C2A5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446C3BF0">
      <w:start w:val="1"/>
      <w:numFmt w:val="decimal"/>
      <w:lvlText w:val=""/>
      <w:lvlJc w:val="left"/>
    </w:lvl>
    <w:lvl w:ilvl="5" w:tplc="D818D386">
      <w:start w:val="1"/>
      <w:numFmt w:val="decimal"/>
      <w:lvlText w:val=""/>
      <w:lvlJc w:val="left"/>
    </w:lvl>
    <w:lvl w:ilvl="6" w:tplc="6AE06D06">
      <w:start w:val="1"/>
      <w:numFmt w:val="decimal"/>
      <w:lvlText w:val=""/>
      <w:lvlJc w:val="left"/>
    </w:lvl>
    <w:lvl w:ilvl="7" w:tplc="0C6A87B6">
      <w:start w:val="1"/>
      <w:numFmt w:val="decimal"/>
      <w:lvlText w:val=""/>
      <w:lvlJc w:val="left"/>
    </w:lvl>
    <w:lvl w:ilvl="8" w:tplc="E000F0C8">
      <w:start w:val="1"/>
      <w:numFmt w:val="decimal"/>
      <w:lvlText w:val=""/>
      <w:lvlJc w:val="left"/>
    </w:lvl>
  </w:abstractNum>
  <w:abstractNum w:abstractNumId="44" w15:restartNumberingAfterBreak="0">
    <w:nsid w:val="5728701B"/>
    <w:multiLevelType w:val="hybridMultilevel"/>
    <w:tmpl w:val="582AA2F6"/>
    <w:lvl w:ilvl="0" w:tplc="7908A95C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75BAF5C0">
      <w:start w:val="1"/>
      <w:numFmt w:val="bullet"/>
      <w:lvlText w:val="o"/>
      <w:lvlJc w:val="left"/>
      <w:pPr>
        <w:ind w:left="2433" w:hanging="360"/>
      </w:pPr>
      <w:rPr>
        <w:rFonts w:ascii="Courier New" w:eastAsia="Courier New" w:hAnsi="Courier New" w:cs="Courier New"/>
      </w:rPr>
    </w:lvl>
    <w:lvl w:ilvl="2" w:tplc="89365356">
      <w:start w:val="1"/>
      <w:numFmt w:val="bullet"/>
      <w:lvlText w:val="▪"/>
      <w:lvlJc w:val="left"/>
      <w:pPr>
        <w:ind w:left="3153" w:hanging="360"/>
      </w:pPr>
      <w:rPr>
        <w:rFonts w:ascii="Noto Sans Symbols" w:eastAsia="Noto Sans Symbols" w:hAnsi="Noto Sans Symbols" w:cs="Noto Sans Symbols"/>
      </w:rPr>
    </w:lvl>
    <w:lvl w:ilvl="3" w:tplc="A440BA30">
      <w:start w:val="1"/>
      <w:numFmt w:val="bullet"/>
      <w:lvlText w:val="●"/>
      <w:lvlJc w:val="left"/>
      <w:pPr>
        <w:ind w:left="3873" w:hanging="360"/>
      </w:pPr>
      <w:rPr>
        <w:rFonts w:ascii="Noto Sans Symbols" w:eastAsia="Noto Sans Symbols" w:hAnsi="Noto Sans Symbols" w:cs="Noto Sans Symbols"/>
      </w:rPr>
    </w:lvl>
    <w:lvl w:ilvl="4" w:tplc="7CD2E9B4">
      <w:start w:val="1"/>
      <w:numFmt w:val="bullet"/>
      <w:lvlText w:val="o"/>
      <w:lvlJc w:val="left"/>
      <w:pPr>
        <w:ind w:left="4593" w:hanging="360"/>
      </w:pPr>
      <w:rPr>
        <w:rFonts w:ascii="Courier New" w:eastAsia="Courier New" w:hAnsi="Courier New" w:cs="Courier New"/>
      </w:rPr>
    </w:lvl>
    <w:lvl w:ilvl="5" w:tplc="5E706874">
      <w:start w:val="1"/>
      <w:numFmt w:val="bullet"/>
      <w:lvlText w:val="▪"/>
      <w:lvlJc w:val="left"/>
      <w:pPr>
        <w:ind w:left="5313" w:hanging="360"/>
      </w:pPr>
      <w:rPr>
        <w:rFonts w:ascii="Noto Sans Symbols" w:eastAsia="Noto Sans Symbols" w:hAnsi="Noto Sans Symbols" w:cs="Noto Sans Symbols"/>
      </w:rPr>
    </w:lvl>
    <w:lvl w:ilvl="6" w:tplc="9EEAEEE4">
      <w:start w:val="1"/>
      <w:numFmt w:val="bullet"/>
      <w:lvlText w:val="●"/>
      <w:lvlJc w:val="left"/>
      <w:pPr>
        <w:ind w:left="6033" w:hanging="360"/>
      </w:pPr>
      <w:rPr>
        <w:rFonts w:ascii="Noto Sans Symbols" w:eastAsia="Noto Sans Symbols" w:hAnsi="Noto Sans Symbols" w:cs="Noto Sans Symbols"/>
      </w:rPr>
    </w:lvl>
    <w:lvl w:ilvl="7" w:tplc="3C783340">
      <w:start w:val="1"/>
      <w:numFmt w:val="bullet"/>
      <w:lvlText w:val="o"/>
      <w:lvlJc w:val="left"/>
      <w:pPr>
        <w:ind w:left="6753" w:hanging="360"/>
      </w:pPr>
      <w:rPr>
        <w:rFonts w:ascii="Courier New" w:eastAsia="Courier New" w:hAnsi="Courier New" w:cs="Courier New"/>
      </w:rPr>
    </w:lvl>
    <w:lvl w:ilvl="8" w:tplc="7C648C3C">
      <w:start w:val="1"/>
      <w:numFmt w:val="bullet"/>
      <w:lvlText w:val="▪"/>
      <w:lvlJc w:val="left"/>
      <w:pPr>
        <w:ind w:left="7473" w:hanging="360"/>
      </w:pPr>
      <w:rPr>
        <w:rFonts w:ascii="Noto Sans Symbols" w:eastAsia="Noto Sans Symbols" w:hAnsi="Noto Sans Symbols" w:cs="Noto Sans Symbols"/>
      </w:rPr>
    </w:lvl>
  </w:abstractNum>
  <w:abstractNum w:abstractNumId="45" w15:restartNumberingAfterBreak="0">
    <w:nsid w:val="5A81571B"/>
    <w:multiLevelType w:val="hybridMultilevel"/>
    <w:tmpl w:val="F4D680AA"/>
    <w:lvl w:ilvl="0" w:tplc="7908A95C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C414AB9A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C6F4F8CA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E946C310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D79052E0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B060CBE4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A9B62D0C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A874D96A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54858BE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6" w15:restartNumberingAfterBreak="0">
    <w:nsid w:val="5C115505"/>
    <w:multiLevelType w:val="hybridMultilevel"/>
    <w:tmpl w:val="5A747A7C"/>
    <w:lvl w:ilvl="0" w:tplc="7908A95C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abstractNum w:abstractNumId="47" w15:restartNumberingAfterBreak="0">
    <w:nsid w:val="5DF42BB5"/>
    <w:multiLevelType w:val="multilevel"/>
    <w:tmpl w:val="F8B0FBF6"/>
    <w:lvl w:ilvl="0">
      <w:start w:val="7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6054544E"/>
    <w:multiLevelType w:val="multilevel"/>
    <w:tmpl w:val="FF529AA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658F760C"/>
    <w:multiLevelType w:val="hybridMultilevel"/>
    <w:tmpl w:val="D256E04E"/>
    <w:lvl w:ilvl="0" w:tplc="CFD252B6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ACA79F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FE6546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1C0760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4B6CB9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E08659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47A5BB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8EA0D8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5ECA70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0" w15:restartNumberingAfterBreak="0">
    <w:nsid w:val="69A65D4A"/>
    <w:multiLevelType w:val="hybridMultilevel"/>
    <w:tmpl w:val="7530313E"/>
    <w:lvl w:ilvl="0" w:tplc="9EAE1CCA">
      <w:start w:val="1"/>
      <w:numFmt w:val="decimal"/>
      <w:lvlText w:val=""/>
      <w:lvlJc w:val="left"/>
    </w:lvl>
    <w:lvl w:ilvl="1" w:tplc="C0504DD6">
      <w:start w:val="1"/>
      <w:numFmt w:val="decimal"/>
      <w:lvlText w:val=""/>
      <w:lvlJc w:val="left"/>
    </w:lvl>
    <w:lvl w:ilvl="2" w:tplc="660C66B4">
      <w:start w:val="1"/>
      <w:numFmt w:val="decimal"/>
      <w:lvlText w:val=""/>
      <w:lvlJc w:val="left"/>
    </w:lvl>
    <w:lvl w:ilvl="3" w:tplc="A5AC3AD6">
      <w:start w:val="1"/>
      <w:numFmt w:val="decimal"/>
      <w:lvlText w:val=""/>
      <w:lvlJc w:val="left"/>
    </w:lvl>
    <w:lvl w:ilvl="4" w:tplc="74E28D92">
      <w:start w:val="1"/>
      <w:numFmt w:val="decimal"/>
      <w:lvlText w:val=""/>
      <w:lvlJc w:val="left"/>
    </w:lvl>
    <w:lvl w:ilvl="5" w:tplc="BB5C2810">
      <w:start w:val="1"/>
      <w:numFmt w:val="decimal"/>
      <w:lvlText w:val=""/>
      <w:lvlJc w:val="left"/>
    </w:lvl>
    <w:lvl w:ilvl="6" w:tplc="67B4048A">
      <w:start w:val="1"/>
      <w:numFmt w:val="decimal"/>
      <w:lvlText w:val=""/>
      <w:lvlJc w:val="left"/>
    </w:lvl>
    <w:lvl w:ilvl="7" w:tplc="89668516">
      <w:start w:val="1"/>
      <w:numFmt w:val="decimal"/>
      <w:lvlText w:val=""/>
      <w:lvlJc w:val="left"/>
    </w:lvl>
    <w:lvl w:ilvl="8" w:tplc="269CA434">
      <w:start w:val="1"/>
      <w:numFmt w:val="decimal"/>
      <w:lvlText w:val=""/>
      <w:lvlJc w:val="left"/>
    </w:lvl>
  </w:abstractNum>
  <w:abstractNum w:abstractNumId="51" w15:restartNumberingAfterBreak="0">
    <w:nsid w:val="703439F6"/>
    <w:multiLevelType w:val="multilevel"/>
    <w:tmpl w:val="FF529AA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000000" w:themeColor="text1"/>
        <w:sz w:val="22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2" w15:restartNumberingAfterBreak="0">
    <w:nsid w:val="73597141"/>
    <w:multiLevelType w:val="hybridMultilevel"/>
    <w:tmpl w:val="564AD57E"/>
    <w:lvl w:ilvl="0" w:tplc="E4E84A4C">
      <w:start w:val="1"/>
      <w:numFmt w:val="decimal"/>
      <w:lvlText w:val=""/>
      <w:lvlJc w:val="left"/>
    </w:lvl>
    <w:lvl w:ilvl="1" w:tplc="AC94531A">
      <w:start w:val="1"/>
      <w:numFmt w:val="decimal"/>
      <w:lvlText w:val=""/>
      <w:lvlJc w:val="left"/>
    </w:lvl>
    <w:lvl w:ilvl="2" w:tplc="62C20F40">
      <w:start w:val="1"/>
      <w:numFmt w:val="decimal"/>
      <w:lvlText w:val=""/>
      <w:lvlJc w:val="left"/>
    </w:lvl>
    <w:lvl w:ilvl="3" w:tplc="6CC8CA6C">
      <w:start w:val="1"/>
      <w:numFmt w:val="decimal"/>
      <w:lvlText w:val=""/>
      <w:lvlJc w:val="left"/>
    </w:lvl>
    <w:lvl w:ilvl="4" w:tplc="4BB490D2">
      <w:start w:val="1"/>
      <w:numFmt w:val="decimal"/>
      <w:lvlText w:val=""/>
      <w:lvlJc w:val="left"/>
    </w:lvl>
    <w:lvl w:ilvl="5" w:tplc="4F168D3E">
      <w:start w:val="1"/>
      <w:numFmt w:val="decimal"/>
      <w:lvlText w:val=""/>
      <w:lvlJc w:val="left"/>
    </w:lvl>
    <w:lvl w:ilvl="6" w:tplc="1F36E112">
      <w:start w:val="1"/>
      <w:numFmt w:val="decimal"/>
      <w:lvlText w:val=""/>
      <w:lvlJc w:val="left"/>
    </w:lvl>
    <w:lvl w:ilvl="7" w:tplc="ED9CFD06">
      <w:start w:val="1"/>
      <w:numFmt w:val="decimal"/>
      <w:lvlText w:val=""/>
      <w:lvlJc w:val="left"/>
    </w:lvl>
    <w:lvl w:ilvl="8" w:tplc="527E1A3A">
      <w:start w:val="1"/>
      <w:numFmt w:val="decimal"/>
      <w:lvlText w:val=""/>
      <w:lvlJc w:val="left"/>
    </w:lvl>
  </w:abstractNum>
  <w:abstractNum w:abstractNumId="53" w15:restartNumberingAfterBreak="0">
    <w:nsid w:val="74E83C05"/>
    <w:multiLevelType w:val="hybridMultilevel"/>
    <w:tmpl w:val="823EF710"/>
    <w:lvl w:ilvl="0" w:tplc="BD9C964C">
      <w:start w:val="1"/>
      <w:numFmt w:val="decimal"/>
      <w:lvlText w:val=""/>
      <w:lvlJc w:val="left"/>
    </w:lvl>
    <w:lvl w:ilvl="1" w:tplc="4E0C9168">
      <w:start w:val="1"/>
      <w:numFmt w:val="decimal"/>
      <w:lvlText w:val=""/>
      <w:lvlJc w:val="left"/>
    </w:lvl>
    <w:lvl w:ilvl="2" w:tplc="E500AC34">
      <w:start w:val="1"/>
      <w:numFmt w:val="decimal"/>
      <w:lvlText w:val=""/>
      <w:lvlJc w:val="left"/>
    </w:lvl>
    <w:lvl w:ilvl="3" w:tplc="D3FE5EB6">
      <w:start w:val="1"/>
      <w:numFmt w:val="decimal"/>
      <w:lvlText w:val=""/>
      <w:lvlJc w:val="left"/>
    </w:lvl>
    <w:lvl w:ilvl="4" w:tplc="F8DC94A2">
      <w:start w:val="1"/>
      <w:numFmt w:val="decimal"/>
      <w:lvlText w:val=""/>
      <w:lvlJc w:val="left"/>
    </w:lvl>
    <w:lvl w:ilvl="5" w:tplc="91FE3C4A">
      <w:start w:val="1"/>
      <w:numFmt w:val="decimal"/>
      <w:lvlText w:val=""/>
      <w:lvlJc w:val="left"/>
    </w:lvl>
    <w:lvl w:ilvl="6" w:tplc="76D0AC0C">
      <w:start w:val="1"/>
      <w:numFmt w:val="decimal"/>
      <w:lvlText w:val=""/>
      <w:lvlJc w:val="left"/>
    </w:lvl>
    <w:lvl w:ilvl="7" w:tplc="B5C4A3D6">
      <w:start w:val="1"/>
      <w:numFmt w:val="decimal"/>
      <w:lvlText w:val=""/>
      <w:lvlJc w:val="left"/>
    </w:lvl>
    <w:lvl w:ilvl="8" w:tplc="CF3A728C">
      <w:start w:val="1"/>
      <w:numFmt w:val="decimal"/>
      <w:lvlText w:val=""/>
      <w:lvlJc w:val="left"/>
    </w:lvl>
  </w:abstractNum>
  <w:abstractNum w:abstractNumId="54" w15:restartNumberingAfterBreak="0">
    <w:nsid w:val="756B6A77"/>
    <w:multiLevelType w:val="hybridMultilevel"/>
    <w:tmpl w:val="5748DF5C"/>
    <w:lvl w:ilvl="0" w:tplc="8DCE8F68">
      <w:start w:val="1"/>
      <w:numFmt w:val="decimal"/>
      <w:pStyle w:val="OM"/>
      <w:lvlText w:val=""/>
      <w:lvlJc w:val="left"/>
    </w:lvl>
    <w:lvl w:ilvl="1" w:tplc="12F46DF6">
      <w:start w:val="1"/>
      <w:numFmt w:val="decimal"/>
      <w:lvlText w:val=""/>
      <w:lvlJc w:val="left"/>
    </w:lvl>
    <w:lvl w:ilvl="2" w:tplc="DDF0EB76">
      <w:start w:val="1"/>
      <w:numFmt w:val="decimal"/>
      <w:lvlText w:val=""/>
      <w:lvlJc w:val="left"/>
    </w:lvl>
    <w:lvl w:ilvl="3" w:tplc="D1DC6366">
      <w:start w:val="1"/>
      <w:numFmt w:val="decimal"/>
      <w:lvlText w:val=""/>
      <w:lvlJc w:val="left"/>
    </w:lvl>
    <w:lvl w:ilvl="4" w:tplc="BFA6E01E">
      <w:start w:val="1"/>
      <w:numFmt w:val="decimal"/>
      <w:lvlText w:val=""/>
      <w:lvlJc w:val="left"/>
    </w:lvl>
    <w:lvl w:ilvl="5" w:tplc="87402F36">
      <w:start w:val="1"/>
      <w:numFmt w:val="decimal"/>
      <w:lvlText w:val=""/>
      <w:lvlJc w:val="left"/>
    </w:lvl>
    <w:lvl w:ilvl="6" w:tplc="B370834C">
      <w:start w:val="1"/>
      <w:numFmt w:val="decimal"/>
      <w:lvlText w:val=""/>
      <w:lvlJc w:val="left"/>
    </w:lvl>
    <w:lvl w:ilvl="7" w:tplc="8342F570">
      <w:start w:val="1"/>
      <w:numFmt w:val="decimal"/>
      <w:lvlText w:val=""/>
      <w:lvlJc w:val="left"/>
    </w:lvl>
    <w:lvl w:ilvl="8" w:tplc="52E826E4">
      <w:start w:val="1"/>
      <w:numFmt w:val="decimal"/>
      <w:lvlText w:val=""/>
      <w:lvlJc w:val="left"/>
    </w:lvl>
  </w:abstractNum>
  <w:abstractNum w:abstractNumId="55" w15:restartNumberingAfterBreak="0">
    <w:nsid w:val="7615682F"/>
    <w:multiLevelType w:val="multilevel"/>
    <w:tmpl w:val="27AEAB0A"/>
    <w:lvl w:ilvl="0">
      <w:start w:val="5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576" w:hanging="576"/>
      </w:pPr>
      <w:rPr>
        <w:b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abstractNum w:abstractNumId="56" w15:restartNumberingAfterBreak="0">
    <w:nsid w:val="781218B7"/>
    <w:multiLevelType w:val="hybridMultilevel"/>
    <w:tmpl w:val="383CB840"/>
    <w:lvl w:ilvl="0" w:tplc="7908A95C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abstractNum w:abstractNumId="57" w15:restartNumberingAfterBreak="0">
    <w:nsid w:val="7B955A2A"/>
    <w:multiLevelType w:val="hybridMultilevel"/>
    <w:tmpl w:val="7FFEB614"/>
    <w:lvl w:ilvl="0" w:tplc="7908A95C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abstractNum w:abstractNumId="58" w15:restartNumberingAfterBreak="0">
    <w:nsid w:val="7C687C51"/>
    <w:multiLevelType w:val="hybridMultilevel"/>
    <w:tmpl w:val="E048CCFC"/>
    <w:lvl w:ilvl="0" w:tplc="91F4CB32">
      <w:start w:val="1"/>
      <w:numFmt w:val="decimal"/>
      <w:pStyle w:val="a1"/>
      <w:lvlText w:val=""/>
      <w:lvlJc w:val="left"/>
    </w:lvl>
    <w:lvl w:ilvl="1" w:tplc="B33EFB3C">
      <w:start w:val="1"/>
      <w:numFmt w:val="decimal"/>
      <w:lvlText w:val=""/>
      <w:lvlJc w:val="left"/>
    </w:lvl>
    <w:lvl w:ilvl="2" w:tplc="B63E04FC">
      <w:start w:val="1"/>
      <w:numFmt w:val="decimal"/>
      <w:lvlText w:val=""/>
      <w:lvlJc w:val="left"/>
    </w:lvl>
    <w:lvl w:ilvl="3" w:tplc="8BC0E9B4">
      <w:start w:val="1"/>
      <w:numFmt w:val="decimal"/>
      <w:lvlText w:val=""/>
      <w:lvlJc w:val="left"/>
    </w:lvl>
    <w:lvl w:ilvl="4" w:tplc="1FFEDE46">
      <w:start w:val="1"/>
      <w:numFmt w:val="decimal"/>
      <w:lvlText w:val=""/>
      <w:lvlJc w:val="left"/>
    </w:lvl>
    <w:lvl w:ilvl="5" w:tplc="B4663D7E">
      <w:start w:val="1"/>
      <w:numFmt w:val="decimal"/>
      <w:lvlText w:val=""/>
      <w:lvlJc w:val="left"/>
    </w:lvl>
    <w:lvl w:ilvl="6" w:tplc="99749B6E">
      <w:start w:val="1"/>
      <w:numFmt w:val="decimal"/>
      <w:lvlText w:val=""/>
      <w:lvlJc w:val="left"/>
    </w:lvl>
    <w:lvl w:ilvl="7" w:tplc="47F61E24">
      <w:start w:val="1"/>
      <w:numFmt w:val="decimal"/>
      <w:lvlText w:val=""/>
      <w:lvlJc w:val="left"/>
    </w:lvl>
    <w:lvl w:ilvl="8" w:tplc="B2E23B78">
      <w:start w:val="1"/>
      <w:numFmt w:val="decimal"/>
      <w:lvlText w:val=""/>
      <w:lvlJc w:val="left"/>
    </w:lvl>
  </w:abstractNum>
  <w:abstractNum w:abstractNumId="59" w15:restartNumberingAfterBreak="0">
    <w:nsid w:val="7F47147D"/>
    <w:multiLevelType w:val="hybridMultilevel"/>
    <w:tmpl w:val="582C217A"/>
    <w:lvl w:ilvl="0" w:tplc="BDDC2794">
      <w:start w:val="1"/>
      <w:numFmt w:val="decimal"/>
      <w:lvlText w:val="1.%1"/>
      <w:lvlJc w:val="left"/>
      <w:pPr>
        <w:ind w:left="6598" w:hanging="360"/>
      </w:pPr>
      <w:rPr>
        <w:b w:val="0"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 w:tplc="C388C03C">
      <w:start w:val="1"/>
      <w:numFmt w:val="bullet"/>
      <w:lvlText w:val=""/>
      <w:lvlJc w:val="left"/>
      <w:pPr>
        <w:ind w:left="7318" w:hanging="360"/>
      </w:pPr>
      <w:rPr>
        <w:rFonts w:ascii="Symbol" w:hAnsi="Symbol" w:hint="default"/>
      </w:rPr>
    </w:lvl>
    <w:lvl w:ilvl="2" w:tplc="5AB08488">
      <w:start w:val="1"/>
      <w:numFmt w:val="lowerRoman"/>
      <w:lvlText w:val="%3."/>
      <w:lvlJc w:val="right"/>
      <w:pPr>
        <w:ind w:left="8038" w:hanging="180"/>
      </w:pPr>
    </w:lvl>
    <w:lvl w:ilvl="3" w:tplc="B8202E4C">
      <w:start w:val="1"/>
      <w:numFmt w:val="decimal"/>
      <w:lvlText w:val="%4."/>
      <w:lvlJc w:val="left"/>
      <w:pPr>
        <w:ind w:left="8758" w:hanging="360"/>
      </w:pPr>
    </w:lvl>
    <w:lvl w:ilvl="4" w:tplc="79FC5918">
      <w:start w:val="1"/>
      <w:numFmt w:val="lowerLetter"/>
      <w:lvlText w:val="%5."/>
      <w:lvlJc w:val="left"/>
      <w:pPr>
        <w:ind w:left="9478" w:hanging="360"/>
      </w:pPr>
    </w:lvl>
    <w:lvl w:ilvl="5" w:tplc="526EDC30">
      <w:start w:val="1"/>
      <w:numFmt w:val="lowerRoman"/>
      <w:lvlText w:val="%6."/>
      <w:lvlJc w:val="right"/>
      <w:pPr>
        <w:ind w:left="10198" w:hanging="180"/>
      </w:pPr>
    </w:lvl>
    <w:lvl w:ilvl="6" w:tplc="D310A0B6">
      <w:start w:val="1"/>
      <w:numFmt w:val="decimal"/>
      <w:lvlText w:val="%7."/>
      <w:lvlJc w:val="left"/>
      <w:pPr>
        <w:ind w:left="10918" w:hanging="360"/>
      </w:pPr>
    </w:lvl>
    <w:lvl w:ilvl="7" w:tplc="025E40F4">
      <w:start w:val="1"/>
      <w:numFmt w:val="lowerLetter"/>
      <w:lvlText w:val="%8."/>
      <w:lvlJc w:val="left"/>
      <w:pPr>
        <w:ind w:left="11638" w:hanging="360"/>
      </w:pPr>
    </w:lvl>
    <w:lvl w:ilvl="8" w:tplc="1C1CBAE2">
      <w:start w:val="1"/>
      <w:numFmt w:val="lowerRoman"/>
      <w:lvlText w:val="%9."/>
      <w:lvlJc w:val="right"/>
      <w:pPr>
        <w:ind w:left="12358" w:hanging="180"/>
      </w:pPr>
    </w:lvl>
  </w:abstractNum>
  <w:abstractNum w:abstractNumId="60" w15:restartNumberingAfterBreak="0">
    <w:nsid w:val="7FCD2EFC"/>
    <w:multiLevelType w:val="hybridMultilevel"/>
    <w:tmpl w:val="7AF47A9C"/>
    <w:lvl w:ilvl="0" w:tplc="7908A95C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decim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start w:val="1"/>
      <w:numFmt w:val="decimal"/>
      <w:lvlText w:val=""/>
      <w:lvlJc w:val="left"/>
    </w:lvl>
    <w:lvl w:ilvl="4" w:tplc="FFFFFFFF">
      <w:start w:val="1"/>
      <w:numFmt w:val="decimal"/>
      <w:lvlText w:val=""/>
      <w:lvlJc w:val="left"/>
    </w:lvl>
    <w:lvl w:ilvl="5" w:tplc="FFFFFFFF">
      <w:start w:val="1"/>
      <w:numFmt w:val="decimal"/>
      <w:lvlText w:val=""/>
      <w:lvlJc w:val="left"/>
    </w:lvl>
    <w:lvl w:ilvl="6" w:tplc="FFFFFFFF">
      <w:start w:val="1"/>
      <w:numFmt w:val="decimal"/>
      <w:lvlText w:val=""/>
      <w:lvlJc w:val="left"/>
    </w:lvl>
    <w:lvl w:ilvl="7" w:tplc="FFFFFFFF">
      <w:start w:val="1"/>
      <w:numFmt w:val="decimal"/>
      <w:lvlText w:val=""/>
      <w:lvlJc w:val="left"/>
    </w:lvl>
    <w:lvl w:ilvl="8" w:tplc="FFFFFFFF">
      <w:start w:val="1"/>
      <w:numFmt w:val="decimal"/>
      <w:lvlText w:val=""/>
      <w:lvlJc w:val="left"/>
    </w:lvl>
  </w:abstractNum>
  <w:num w:numId="1" w16cid:durableId="1763717582">
    <w:abstractNumId w:val="41"/>
  </w:num>
  <w:num w:numId="2" w16cid:durableId="1748722608">
    <w:abstractNumId w:val="11"/>
    <w:lvlOverride w:ilvl="0">
      <w:lvl w:ilvl="0" w:tplc="3B42C89C">
        <w:start w:val="1"/>
        <w:numFmt w:val="bullet"/>
        <w:pStyle w:val="a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3" w16cid:durableId="1972516753">
    <w:abstractNumId w:val="9"/>
  </w:num>
  <w:num w:numId="4" w16cid:durableId="2021812068">
    <w:abstractNumId w:val="54"/>
  </w:num>
  <w:num w:numId="5" w16cid:durableId="2099252449">
    <w:abstractNumId w:val="32"/>
  </w:num>
  <w:num w:numId="6" w16cid:durableId="358240054">
    <w:abstractNumId w:val="49"/>
  </w:num>
  <w:num w:numId="7" w16cid:durableId="456798401">
    <w:abstractNumId w:val="58"/>
  </w:num>
  <w:num w:numId="8" w16cid:durableId="930164396">
    <w:abstractNumId w:val="31"/>
  </w:num>
  <w:num w:numId="9" w16cid:durableId="1324429724">
    <w:abstractNumId w:val="52"/>
  </w:num>
  <w:num w:numId="10" w16cid:durableId="1417433658">
    <w:abstractNumId w:val="24"/>
  </w:num>
  <w:num w:numId="11" w16cid:durableId="1572349947">
    <w:abstractNumId w:val="45"/>
  </w:num>
  <w:num w:numId="12" w16cid:durableId="643318387">
    <w:abstractNumId w:val="50"/>
  </w:num>
  <w:num w:numId="13" w16cid:durableId="1003750860">
    <w:abstractNumId w:val="37"/>
  </w:num>
  <w:num w:numId="14" w16cid:durableId="1658026102">
    <w:abstractNumId w:val="35"/>
  </w:num>
  <w:num w:numId="15" w16cid:durableId="2016110765">
    <w:abstractNumId w:val="42"/>
  </w:num>
  <w:num w:numId="16" w16cid:durableId="420371158">
    <w:abstractNumId w:val="14"/>
  </w:num>
  <w:num w:numId="17" w16cid:durableId="2136756007">
    <w:abstractNumId w:val="8"/>
  </w:num>
  <w:num w:numId="18" w16cid:durableId="10762158">
    <w:abstractNumId w:val="19"/>
  </w:num>
  <w:num w:numId="19" w16cid:durableId="685642860">
    <w:abstractNumId w:val="25"/>
  </w:num>
  <w:num w:numId="20" w16cid:durableId="2022049526">
    <w:abstractNumId w:val="0"/>
  </w:num>
  <w:num w:numId="21" w16cid:durableId="1416129177">
    <w:abstractNumId w:val="29"/>
  </w:num>
  <w:num w:numId="22" w16cid:durableId="954748230">
    <w:abstractNumId w:val="48"/>
  </w:num>
  <w:num w:numId="23" w16cid:durableId="1172525767">
    <w:abstractNumId w:val="7"/>
  </w:num>
  <w:num w:numId="24" w16cid:durableId="1087532446">
    <w:abstractNumId w:val="43"/>
  </w:num>
  <w:num w:numId="25" w16cid:durableId="240987563">
    <w:abstractNumId w:val="38"/>
  </w:num>
  <w:num w:numId="26" w16cid:durableId="436220506">
    <w:abstractNumId w:val="53"/>
  </w:num>
  <w:num w:numId="27" w16cid:durableId="1529685691">
    <w:abstractNumId w:val="5"/>
  </w:num>
  <w:num w:numId="28" w16cid:durableId="1357847599">
    <w:abstractNumId w:val="55"/>
  </w:num>
  <w:num w:numId="29" w16cid:durableId="1122456165">
    <w:abstractNumId w:val="22"/>
  </w:num>
  <w:num w:numId="30" w16cid:durableId="937328606">
    <w:abstractNumId w:val="44"/>
  </w:num>
  <w:num w:numId="31" w16cid:durableId="2037079828">
    <w:abstractNumId w:val="47"/>
  </w:num>
  <w:num w:numId="32" w16cid:durableId="2054772589">
    <w:abstractNumId w:val="30"/>
  </w:num>
  <w:num w:numId="33" w16cid:durableId="595988966">
    <w:abstractNumId w:val="2"/>
  </w:num>
  <w:num w:numId="34" w16cid:durableId="1971087897">
    <w:abstractNumId w:val="26"/>
  </w:num>
  <w:num w:numId="35" w16cid:durableId="1811169935">
    <w:abstractNumId w:val="13"/>
  </w:num>
  <w:num w:numId="36" w16cid:durableId="811751015">
    <w:abstractNumId w:val="1"/>
  </w:num>
  <w:num w:numId="37" w16cid:durableId="465388876">
    <w:abstractNumId w:val="17"/>
  </w:num>
  <w:num w:numId="38" w16cid:durableId="1672370571">
    <w:abstractNumId w:val="12"/>
  </w:num>
  <w:num w:numId="39" w16cid:durableId="925919446">
    <w:abstractNumId w:val="20"/>
  </w:num>
  <w:num w:numId="40" w16cid:durableId="1074546300">
    <w:abstractNumId w:val="59"/>
  </w:num>
  <w:num w:numId="41" w16cid:durableId="1793939344">
    <w:abstractNumId w:val="18"/>
  </w:num>
  <w:num w:numId="42" w16cid:durableId="1616668851">
    <w:abstractNumId w:val="27"/>
  </w:num>
  <w:num w:numId="43" w16cid:durableId="2117827097">
    <w:abstractNumId w:val="33"/>
  </w:num>
  <w:num w:numId="44" w16cid:durableId="47803507">
    <w:abstractNumId w:val="28"/>
  </w:num>
  <w:num w:numId="45" w16cid:durableId="786776235">
    <w:abstractNumId w:val="16"/>
  </w:num>
  <w:num w:numId="46" w16cid:durableId="1122269489">
    <w:abstractNumId w:val="51"/>
  </w:num>
  <w:num w:numId="47" w16cid:durableId="1183010504">
    <w:abstractNumId w:val="15"/>
  </w:num>
  <w:num w:numId="48" w16cid:durableId="1255167421">
    <w:abstractNumId w:val="6"/>
  </w:num>
  <w:num w:numId="49" w16cid:durableId="1849058112">
    <w:abstractNumId w:val="40"/>
  </w:num>
  <w:num w:numId="50" w16cid:durableId="200940122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026058785">
    <w:abstractNumId w:val="39"/>
  </w:num>
  <w:num w:numId="52" w16cid:durableId="661280975">
    <w:abstractNumId w:val="39"/>
  </w:num>
  <w:num w:numId="53" w16cid:durableId="1756977600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577126262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456530941">
    <w:abstractNumId w:val="3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624268224">
    <w:abstractNumId w:val="3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084063173">
    <w:abstractNumId w:val="60"/>
  </w:num>
  <w:num w:numId="58" w16cid:durableId="1471092829">
    <w:abstractNumId w:val="21"/>
  </w:num>
  <w:num w:numId="59" w16cid:durableId="2081634905">
    <w:abstractNumId w:val="39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651515840">
    <w:abstractNumId w:val="39"/>
    <w:lvlOverride w:ilvl="0">
      <w:startOverride w:val="3"/>
    </w:lvlOverride>
    <w:lvlOverride w:ilvl="1">
      <w:startOverride w:val="1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976422036">
    <w:abstractNumId w:val="57"/>
  </w:num>
  <w:num w:numId="62" w16cid:durableId="1947539093">
    <w:abstractNumId w:val="39"/>
  </w:num>
  <w:num w:numId="63" w16cid:durableId="1771117360">
    <w:abstractNumId w:val="39"/>
    <w:lvlOverride w:ilvl="0">
      <w:startOverride w:val="3"/>
    </w:lvlOverride>
    <w:lvlOverride w:ilvl="1">
      <w:startOverride w:val="2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2141991254">
    <w:abstractNumId w:val="39"/>
  </w:num>
  <w:num w:numId="65" w16cid:durableId="1489176666">
    <w:abstractNumId w:val="10"/>
  </w:num>
  <w:num w:numId="66" w16cid:durableId="1160540035">
    <w:abstractNumId w:val="23"/>
  </w:num>
  <w:num w:numId="67" w16cid:durableId="2006860466">
    <w:abstractNumId w:val="4"/>
  </w:num>
  <w:num w:numId="68" w16cid:durableId="1683168708">
    <w:abstractNumId w:val="56"/>
  </w:num>
  <w:num w:numId="69" w16cid:durableId="1495997045">
    <w:abstractNumId w:val="46"/>
  </w:num>
  <w:num w:numId="70" w16cid:durableId="1303774266">
    <w:abstractNumId w:val="3"/>
  </w:num>
  <w:num w:numId="71" w16cid:durableId="696003392">
    <w:abstractNumId w:val="36"/>
  </w:num>
  <w:num w:numId="72" w16cid:durableId="652832757">
    <w:abstractNumId w:val="34"/>
  </w:num>
  <w:num w:numId="73" w16cid:durableId="544604969">
    <w:abstractNumId w:val="39"/>
  </w:num>
  <w:numIdMacAtCleanup w:val="7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.Kambarov">
    <w15:presenceInfo w15:providerId="None" w15:userId="D.Kambarov"/>
  </w15:person>
  <w15:person w15:author="Дмитрий Камбаров">
    <w15:presenceInfo w15:providerId="Windows Live" w15:userId="fd60f5070b5a6e3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trackRevisions/>
  <w:defaultTabStop w:val="708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D76"/>
    <w:rsid w:val="000033A9"/>
    <w:rsid w:val="00100BB9"/>
    <w:rsid w:val="00125935"/>
    <w:rsid w:val="0016087B"/>
    <w:rsid w:val="00246433"/>
    <w:rsid w:val="0029235D"/>
    <w:rsid w:val="002962FC"/>
    <w:rsid w:val="003525C9"/>
    <w:rsid w:val="003623F2"/>
    <w:rsid w:val="003D02AE"/>
    <w:rsid w:val="00433E80"/>
    <w:rsid w:val="004938CA"/>
    <w:rsid w:val="004C3C3D"/>
    <w:rsid w:val="00544A0C"/>
    <w:rsid w:val="00561C20"/>
    <w:rsid w:val="00587828"/>
    <w:rsid w:val="00624E5F"/>
    <w:rsid w:val="00660B9A"/>
    <w:rsid w:val="00677ECD"/>
    <w:rsid w:val="0068193E"/>
    <w:rsid w:val="006A3917"/>
    <w:rsid w:val="006E35CC"/>
    <w:rsid w:val="0070453F"/>
    <w:rsid w:val="007407C2"/>
    <w:rsid w:val="008037B5"/>
    <w:rsid w:val="00841694"/>
    <w:rsid w:val="00853CF4"/>
    <w:rsid w:val="00884A1F"/>
    <w:rsid w:val="008C0F35"/>
    <w:rsid w:val="008C61F2"/>
    <w:rsid w:val="00913075"/>
    <w:rsid w:val="00964F08"/>
    <w:rsid w:val="00990761"/>
    <w:rsid w:val="00997E2B"/>
    <w:rsid w:val="00A22CFA"/>
    <w:rsid w:val="00A66D76"/>
    <w:rsid w:val="00A91F63"/>
    <w:rsid w:val="00B17EAA"/>
    <w:rsid w:val="00B236CC"/>
    <w:rsid w:val="00BA2102"/>
    <w:rsid w:val="00BB5641"/>
    <w:rsid w:val="00C24214"/>
    <w:rsid w:val="00C26BAD"/>
    <w:rsid w:val="00C835C6"/>
    <w:rsid w:val="00CA26C8"/>
    <w:rsid w:val="00CF2A18"/>
    <w:rsid w:val="00D5388D"/>
    <w:rsid w:val="00DB0693"/>
    <w:rsid w:val="00DC10FA"/>
    <w:rsid w:val="00DD0F8D"/>
    <w:rsid w:val="00EC3948"/>
    <w:rsid w:val="00F7702E"/>
    <w:rsid w:val="00FB1E3E"/>
    <w:rsid w:val="00FC2835"/>
    <w:rsid w:val="00FF0A0E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634320"/>
  <w15:docId w15:val="{C1A611C1-A110-46E6-AC35-CD9CF4373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7407C2"/>
    <w:pPr>
      <w:ind w:left="567"/>
      <w:jc w:val="both"/>
    </w:pPr>
  </w:style>
  <w:style w:type="paragraph" w:styleId="10">
    <w:name w:val="heading 1"/>
    <w:basedOn w:val="a2"/>
    <w:next w:val="a2"/>
    <w:link w:val="11"/>
    <w:uiPriority w:val="9"/>
    <w:qFormat/>
    <w:pPr>
      <w:keepNext/>
      <w:shd w:val="clear" w:color="auto" w:fill="58B249"/>
      <w:spacing w:after="0"/>
      <w:outlineLvl w:val="0"/>
    </w:pPr>
    <w:rPr>
      <w:rFonts w:ascii="Arial" w:eastAsia="Times New Roman" w:hAnsi="Arial" w:cs="Arial"/>
      <w:b/>
      <w:bCs/>
      <w:caps/>
      <w:sz w:val="20"/>
      <w:szCs w:val="32"/>
      <w:lang w:val="en-US"/>
    </w:rPr>
  </w:style>
  <w:style w:type="paragraph" w:styleId="20">
    <w:name w:val="heading 2"/>
    <w:basedOn w:val="a2"/>
    <w:next w:val="a2"/>
    <w:link w:val="21"/>
    <w:uiPriority w:val="9"/>
    <w:qFormat/>
    <w:pPr>
      <w:keepNext/>
      <w:spacing w:after="0"/>
      <w:outlineLvl w:val="1"/>
    </w:pPr>
    <w:rPr>
      <w:rFonts w:ascii="Arial" w:eastAsia="Times New Roman" w:hAnsi="Arial" w:cs="Arial"/>
      <w:b/>
      <w:bCs/>
      <w:i/>
      <w:iCs/>
      <w:sz w:val="20"/>
      <w:szCs w:val="28"/>
      <w:lang w:val="en-US"/>
    </w:rPr>
  </w:style>
  <w:style w:type="paragraph" w:styleId="3">
    <w:name w:val="heading 3"/>
    <w:basedOn w:val="a2"/>
    <w:next w:val="a3"/>
    <w:link w:val="30"/>
    <w:qFormat/>
    <w:pPr>
      <w:keepNext/>
      <w:keepLines/>
      <w:jc w:val="center"/>
      <w:outlineLvl w:val="2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4">
    <w:name w:val="heading 4"/>
    <w:basedOn w:val="a2"/>
    <w:next w:val="a2"/>
    <w:link w:val="40"/>
    <w:uiPriority w:val="9"/>
    <w:unhideWhenUsed/>
    <w:qFormat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pPr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lang w:val="en-US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pPr>
      <w:spacing w:after="0" w:line="271" w:lineRule="auto"/>
      <w:ind w:left="1152" w:hanging="1152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lang w:val="en-US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pPr>
      <w:spacing w:after="0"/>
      <w:ind w:left="1296" w:hanging="1296"/>
      <w:outlineLvl w:val="6"/>
    </w:pPr>
    <w:rPr>
      <w:rFonts w:asciiTheme="majorHAnsi" w:eastAsiaTheme="majorEastAsia" w:hAnsiTheme="majorHAnsi" w:cstheme="majorBidi"/>
      <w:i/>
      <w:iCs/>
      <w:lang w:val="en-US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pPr>
      <w:spacing w:after="0"/>
      <w:ind w:left="1440" w:hanging="1440"/>
      <w:outlineLvl w:val="7"/>
    </w:pPr>
    <w:rPr>
      <w:rFonts w:asciiTheme="majorHAnsi" w:eastAsiaTheme="majorEastAsia" w:hAnsiTheme="majorHAnsi" w:cstheme="majorBidi"/>
      <w:sz w:val="20"/>
      <w:szCs w:val="20"/>
      <w:lang w:val="en-US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pPr>
      <w:spacing w:after="0"/>
      <w:ind w:left="1584" w:hanging="1584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val="en-US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Heading1Char">
    <w:name w:val="Heading 1 Char"/>
    <w:basedOn w:val="a4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4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4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4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4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4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4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4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4"/>
    <w:uiPriority w:val="10"/>
    <w:rPr>
      <w:sz w:val="48"/>
      <w:szCs w:val="48"/>
    </w:rPr>
  </w:style>
  <w:style w:type="character" w:customStyle="1" w:styleId="SubtitleChar">
    <w:name w:val="Subtitle Char"/>
    <w:basedOn w:val="a4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4"/>
    <w:uiPriority w:val="99"/>
  </w:style>
  <w:style w:type="character" w:customStyle="1" w:styleId="FooterChar">
    <w:name w:val="Footer Char"/>
    <w:basedOn w:val="a4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a7">
    <w:name w:val="Subtitle"/>
    <w:basedOn w:val="a2"/>
    <w:next w:val="a2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4"/>
    <w:link w:val="a7"/>
    <w:uiPriority w:val="11"/>
    <w:rPr>
      <w:sz w:val="24"/>
      <w:szCs w:val="24"/>
    </w:rPr>
  </w:style>
  <w:style w:type="paragraph" w:styleId="22">
    <w:name w:val="Quote"/>
    <w:basedOn w:val="a2"/>
    <w:next w:val="a2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2"/>
    <w:next w:val="a2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caption"/>
    <w:basedOn w:val="a2"/>
    <w:next w:val="a2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5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5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styleId="24">
    <w:name w:val="Plain Table 2"/>
    <w:basedOn w:val="a5"/>
    <w:uiPriority w:val="59"/>
    <w:pPr>
      <w:spacing w:after="0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5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41">
    <w:name w:val="Plain Table 4"/>
    <w:basedOn w:val="a5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51">
    <w:name w:val="Plain Table 5"/>
    <w:basedOn w:val="a5"/>
    <w:uiPriority w:val="99"/>
    <w:pPr>
      <w:spacing w:after="0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-1">
    <w:name w:val="Grid Table 1 Light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</w:style>
  <w:style w:type="table" w:customStyle="1" w:styleId="GridTable2-Accent2">
    <w:name w:val="Grid Table 2 - Accent 2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2-Accent3">
    <w:name w:val="Grid Table 2 - Accent 3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2-Accent4">
    <w:name w:val="Grid Table 2 - Accent 4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2-Accent5">
    <w:name w:val="Grid Table 2 - Accent 5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GridTable2-Accent6">
    <w:name w:val="Grid Table 2 - Accent 6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styleId="-3">
    <w:name w:val="Grid Table 3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</w:style>
  <w:style w:type="table" w:customStyle="1" w:styleId="GridTable3-Accent2">
    <w:name w:val="Grid Table 3 - Accent 2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3-Accent3">
    <w:name w:val="Grid Table 3 - Accent 3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3-Accent4">
    <w:name w:val="Grid Table 3 - Accent 4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3-Accent5">
    <w:name w:val="Grid Table 3 - Accent 5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GridTable3-Accent6">
    <w:name w:val="Grid Table 3 - Accent 6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styleId="-4">
    <w:name w:val="Grid Table 4"/>
    <w:basedOn w:val="a5"/>
    <w:uiPriority w:val="5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5"/>
    <w:uiPriority w:val="59"/>
    <w:pPr>
      <w:spacing w:after="0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auto"/>
      </w:tcPr>
    </w:tblStylePr>
  </w:style>
  <w:style w:type="table" w:customStyle="1" w:styleId="GridTable4-Accent2">
    <w:name w:val="Grid Table 4 - Accent 2"/>
    <w:basedOn w:val="a5"/>
    <w:uiPriority w:val="59"/>
    <w:pPr>
      <w:spacing w:after="0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4-Accent3">
    <w:name w:val="Grid Table 4 - Accent 3"/>
    <w:basedOn w:val="a5"/>
    <w:uiPriority w:val="59"/>
    <w:pPr>
      <w:spacing w:after="0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4-Accent4">
    <w:name w:val="Grid Table 4 - Accent 4"/>
    <w:basedOn w:val="a5"/>
    <w:uiPriority w:val="59"/>
    <w:pPr>
      <w:spacing w:after="0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4-Accent5">
    <w:name w:val="Grid Table 4 - Accent 5"/>
    <w:basedOn w:val="a5"/>
    <w:uiPriority w:val="59"/>
    <w:pPr>
      <w:spacing w:after="0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GridTable4-Accent6">
    <w:name w:val="Grid Table 4 - Accent 6"/>
    <w:basedOn w:val="a5"/>
    <w:uiPriority w:val="59"/>
    <w:pPr>
      <w:spacing w:after="0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styleId="-5">
    <w:name w:val="Grid Table 5 Dark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band1Vert">
      <w:tblPr/>
      <w:tcPr>
        <w:shd w:val="clear" w:color="B3D0EB" w:themeColor="accent1" w:themeTint="75" w:fill="auto"/>
      </w:tcPr>
    </w:tblStylePr>
    <w:tblStylePr w:type="band1Horz">
      <w:tblPr/>
      <w:tcPr>
        <w:shd w:val="clear" w:color="B3D0EB" w:themeColor="accent1" w:themeTint="75" w:fill="auto"/>
      </w:tcPr>
    </w:tblStylePr>
  </w:style>
  <w:style w:type="table" w:customStyle="1" w:styleId="GridTable5Dark-Accent2">
    <w:name w:val="Grid Table 5 Dark - Accent 2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band1Vert">
      <w:tblPr/>
      <w:tcPr>
        <w:shd w:val="clear" w:color="F6C3A0" w:themeColor="accent2" w:themeTint="75" w:fill="auto"/>
      </w:tcPr>
    </w:tblStylePr>
    <w:tblStylePr w:type="band1Horz">
      <w:tblPr/>
      <w:tcPr>
        <w:shd w:val="clear" w:color="F6C3A0" w:themeColor="accent2" w:themeTint="75" w:fill="auto"/>
      </w:tcPr>
    </w:tblStylePr>
  </w:style>
  <w:style w:type="table" w:customStyle="1" w:styleId="GridTable5Dark-Accent3">
    <w:name w:val="Grid Table 5 Dark - Accent 3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band1Vert">
      <w:tblPr/>
      <w:tcPr>
        <w:shd w:val="clear" w:color="D5D5D5" w:themeColor="accent3" w:themeTint="75" w:fill="auto"/>
      </w:tcPr>
    </w:tblStylePr>
    <w:tblStylePr w:type="band1Horz">
      <w:tblPr/>
      <w:tcPr>
        <w:shd w:val="clear" w:color="D5D5D5" w:themeColor="accent3" w:themeTint="75" w:fill="auto"/>
      </w:tcPr>
    </w:tblStylePr>
  </w:style>
  <w:style w:type="table" w:customStyle="1" w:styleId="GridTable5Dark-Accent4">
    <w:name w:val="Grid Table 5 Dark- Accent 4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band1Vert">
      <w:tblPr/>
      <w:tcPr>
        <w:shd w:val="clear" w:color="FFE28A" w:themeColor="accent4" w:themeTint="75" w:fill="auto"/>
      </w:tcPr>
    </w:tblStylePr>
    <w:tblStylePr w:type="band1Horz">
      <w:tblPr/>
      <w:tcPr>
        <w:shd w:val="clear" w:color="FFE28A" w:themeColor="accent4" w:themeTint="75" w:fill="auto"/>
      </w:tcPr>
    </w:tblStylePr>
  </w:style>
  <w:style w:type="table" w:customStyle="1" w:styleId="GridTable5Dark-Accent5">
    <w:name w:val="Grid Table 5 Dark - Accent 5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band1Vert">
      <w:tblPr/>
      <w:tcPr>
        <w:shd w:val="clear" w:color="A9BEE4" w:themeColor="accent5" w:themeTint="75" w:fill="auto"/>
      </w:tcPr>
    </w:tblStylePr>
    <w:tblStylePr w:type="band1Horz">
      <w:tblPr/>
      <w:tcPr>
        <w:shd w:val="clear" w:color="A9BEE4" w:themeColor="accent5" w:themeTint="75" w:fill="auto"/>
      </w:tcPr>
    </w:tblStylePr>
  </w:style>
  <w:style w:type="table" w:customStyle="1" w:styleId="GridTable5Dark-Accent6">
    <w:name w:val="Grid Table 5 Dark - Accent 6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band1Vert">
      <w:tblPr/>
      <w:tcPr>
        <w:shd w:val="clear" w:color="BCDBA8" w:themeColor="accent6" w:themeTint="75" w:fill="auto"/>
      </w:tcPr>
    </w:tblStylePr>
    <w:tblStylePr w:type="band1Horz">
      <w:tblPr/>
      <w:tcPr>
        <w:shd w:val="clear" w:color="BCDBA8" w:themeColor="accent6" w:themeTint="75" w:fill="auto"/>
      </w:tcPr>
    </w:tblStylePr>
  </w:style>
  <w:style w:type="table" w:styleId="-6">
    <w:name w:val="Grid Table 6 Colorful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auto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auto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auto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auto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auto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auto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auto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pPr>
      <w:spacing w:after="0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auto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5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5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auto"/>
      </w:tcPr>
    </w:tblStylePr>
    <w:tblStylePr w:type="band1Horz">
      <w:tblPr/>
      <w:tcPr>
        <w:shd w:val="clear" w:color="D5E5F4" w:themeColor="accent1" w:themeTint="40" w:fill="auto"/>
      </w:tcPr>
    </w:tblStylePr>
  </w:style>
  <w:style w:type="table" w:customStyle="1" w:styleId="ListTable1Light-Accent2">
    <w:name w:val="List Table 1 Light - Accent 2"/>
    <w:basedOn w:val="a5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auto"/>
      </w:tcPr>
    </w:tblStylePr>
    <w:tblStylePr w:type="band1Horz">
      <w:tblPr/>
      <w:tcPr>
        <w:shd w:val="clear" w:color="FADECB" w:themeColor="accent2" w:themeTint="40" w:fill="auto"/>
      </w:tcPr>
    </w:tblStylePr>
  </w:style>
  <w:style w:type="table" w:customStyle="1" w:styleId="ListTable1Light-Accent3">
    <w:name w:val="List Table 1 Light - Accent 3"/>
    <w:basedOn w:val="a5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auto"/>
      </w:tcPr>
    </w:tblStylePr>
    <w:tblStylePr w:type="band1Horz">
      <w:tblPr/>
      <w:tcPr>
        <w:shd w:val="clear" w:color="E8E8E8" w:themeColor="accent3" w:themeTint="40" w:fill="auto"/>
      </w:tcPr>
    </w:tblStylePr>
  </w:style>
  <w:style w:type="table" w:customStyle="1" w:styleId="ListTable1Light-Accent4">
    <w:name w:val="List Table 1 Light - Accent 4"/>
    <w:basedOn w:val="a5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auto"/>
      </w:tcPr>
    </w:tblStylePr>
    <w:tblStylePr w:type="band1Horz">
      <w:tblPr/>
      <w:tcPr>
        <w:shd w:val="clear" w:color="FFEFBF" w:themeColor="accent4" w:themeTint="40" w:fill="auto"/>
      </w:tcPr>
    </w:tblStylePr>
  </w:style>
  <w:style w:type="table" w:customStyle="1" w:styleId="ListTable1Light-Accent5">
    <w:name w:val="List Table 1 Light - Accent 5"/>
    <w:basedOn w:val="a5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auto"/>
      </w:tcPr>
    </w:tblStylePr>
    <w:tblStylePr w:type="band1Horz">
      <w:tblPr/>
      <w:tcPr>
        <w:shd w:val="clear" w:color="CFDBF0" w:themeColor="accent5" w:themeTint="40" w:fill="auto"/>
      </w:tcPr>
    </w:tblStylePr>
  </w:style>
  <w:style w:type="table" w:customStyle="1" w:styleId="ListTable1Light-Accent6">
    <w:name w:val="List Table 1 Light - Accent 6"/>
    <w:basedOn w:val="a5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auto"/>
      </w:tcPr>
    </w:tblStylePr>
    <w:tblStylePr w:type="band1Horz">
      <w:tblPr/>
      <w:tcPr>
        <w:shd w:val="clear" w:color="DAEBCF" w:themeColor="accent6" w:themeTint="40" w:fill="auto"/>
      </w:tcPr>
    </w:tblStylePr>
  </w:style>
  <w:style w:type="table" w:styleId="-20">
    <w:name w:val="List Table 2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</w:style>
  <w:style w:type="table" w:customStyle="1" w:styleId="ListTable2-Accent2">
    <w:name w:val="List Table 2 - Accent 2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</w:style>
  <w:style w:type="table" w:customStyle="1" w:styleId="ListTable2-Accent3">
    <w:name w:val="List Table 2 - Accent 3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</w:style>
  <w:style w:type="table" w:customStyle="1" w:styleId="ListTable2-Accent4">
    <w:name w:val="List Table 2 - Accent 4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</w:style>
  <w:style w:type="table" w:customStyle="1" w:styleId="ListTable2-Accent5">
    <w:name w:val="List Table 2 - Accent 5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</w:style>
  <w:style w:type="table" w:customStyle="1" w:styleId="ListTable2-Accent6">
    <w:name w:val="List Table 2 - Accent 6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</w:style>
  <w:style w:type="table" w:styleId="-30">
    <w:name w:val="List Table 3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</w:style>
  <w:style w:type="table" w:customStyle="1" w:styleId="ListTable4-Accent2">
    <w:name w:val="List Table 4 - Accent 2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</w:style>
  <w:style w:type="table" w:customStyle="1" w:styleId="ListTable4-Accent3">
    <w:name w:val="List Table 4 - Accent 3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</w:style>
  <w:style w:type="table" w:customStyle="1" w:styleId="ListTable4-Accent4">
    <w:name w:val="List Table 4 - Accent 4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</w:style>
  <w:style w:type="table" w:customStyle="1" w:styleId="ListTable4-Accent5">
    <w:name w:val="List Table 4 - Accent 5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</w:style>
  <w:style w:type="table" w:customStyle="1" w:styleId="ListTable4-Accent6">
    <w:name w:val="List Table 4 - Accent 6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</w:style>
  <w:style w:type="table" w:styleId="-50">
    <w:name w:val="List Table 5 Dark"/>
    <w:basedOn w:val="a5"/>
    <w:uiPriority w:val="99"/>
    <w:pPr>
      <w:spacing w:after="0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5"/>
    <w:uiPriority w:val="99"/>
    <w:pPr>
      <w:spacing w:after="0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auto"/>
      </w:tcPr>
    </w:tblStylePr>
  </w:style>
  <w:style w:type="table" w:customStyle="1" w:styleId="ListTable5Dark-Accent2">
    <w:name w:val="List Table 5 Dark - Accent 2"/>
    <w:basedOn w:val="a5"/>
    <w:uiPriority w:val="99"/>
    <w:pPr>
      <w:spacing w:after="0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auto"/>
      </w:tcPr>
    </w:tblStylePr>
  </w:style>
  <w:style w:type="table" w:customStyle="1" w:styleId="ListTable5Dark-Accent3">
    <w:name w:val="List Table 5 Dark - Accent 3"/>
    <w:basedOn w:val="a5"/>
    <w:uiPriority w:val="99"/>
    <w:pPr>
      <w:spacing w:after="0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auto"/>
      </w:tcPr>
    </w:tblStylePr>
  </w:style>
  <w:style w:type="table" w:customStyle="1" w:styleId="ListTable5Dark-Accent4">
    <w:name w:val="List Table 5 Dark - Accent 4"/>
    <w:basedOn w:val="a5"/>
    <w:uiPriority w:val="99"/>
    <w:pPr>
      <w:spacing w:after="0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auto"/>
      </w:tcPr>
    </w:tblStylePr>
  </w:style>
  <w:style w:type="table" w:customStyle="1" w:styleId="ListTable5Dark-Accent5">
    <w:name w:val="List Table 5 Dark - Accent 5"/>
    <w:basedOn w:val="a5"/>
    <w:uiPriority w:val="99"/>
    <w:pPr>
      <w:spacing w:after="0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auto"/>
      </w:tcPr>
    </w:tblStylePr>
  </w:style>
  <w:style w:type="table" w:customStyle="1" w:styleId="ListTable5Dark-Accent6">
    <w:name w:val="List Table 5 Dark - Accent 6"/>
    <w:basedOn w:val="a5"/>
    <w:uiPriority w:val="99"/>
    <w:pPr>
      <w:spacing w:after="0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uto"/>
      </w:tcPr>
    </w:tblStylePr>
  </w:style>
  <w:style w:type="table" w:styleId="-60">
    <w:name w:val="List Table 6 Colorful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auto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auto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auto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auto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5"/>
    <w:uiPriority w:val="99"/>
    <w:pPr>
      <w:spacing w:after="0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pPr>
      <w:spacing w:after="0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auto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pPr>
      <w:spacing w:after="0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pPr>
      <w:spacing w:after="0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auto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pPr>
      <w:spacing w:after="0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pPr>
      <w:spacing w:after="0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auto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pPr>
      <w:spacing w:after="0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auto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</w:style>
  <w:style w:type="table" w:customStyle="1" w:styleId="Lined-Accent2">
    <w:name w:val="Lined - Accent 2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Lined-Accent3">
    <w:name w:val="Lined - Accent 3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Lined-Accent4">
    <w:name w:val="Lined - Accent 4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Lined-Accent5">
    <w:name w:val="Lined - Accent 5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Lined-Accent6">
    <w:name w:val="Lined - Accent 6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customStyle="1" w:styleId="BorderedLined-Accent">
    <w:name w:val="Bordered &amp; Lined - Accent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</w:style>
  <w:style w:type="table" w:customStyle="1" w:styleId="BorderedLined-Accent2">
    <w:name w:val="Bordered &amp; Lined - Accent 2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BorderedLined-Accent3">
    <w:name w:val="Bordered &amp; Lined - Accent 3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BorderedLined-Accent4">
    <w:name w:val="Bordered &amp; Lined - Accent 4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BorderedLined-Accent5">
    <w:name w:val="Bordered &amp; Lined - Accent 5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BorderedLined-Accent6">
    <w:name w:val="Bordered &amp; Lined - Accent 6"/>
    <w:basedOn w:val="a5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customStyle="1" w:styleId="Bordered">
    <w:name w:val="Bordered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pPr>
      <w:spacing w:after="0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endnote text"/>
    <w:basedOn w:val="a2"/>
    <w:link w:val="ad"/>
    <w:uiPriority w:val="99"/>
    <w:semiHidden/>
    <w:unhideWhenUsed/>
    <w:pPr>
      <w:spacing w:after="0"/>
    </w:pPr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4"/>
    <w:uiPriority w:val="99"/>
    <w:semiHidden/>
    <w:unhideWhenUsed/>
    <w:rPr>
      <w:vertAlign w:val="superscript"/>
    </w:rPr>
  </w:style>
  <w:style w:type="paragraph" w:styleId="42">
    <w:name w:val="toc 4"/>
    <w:basedOn w:val="a2"/>
    <w:next w:val="a2"/>
    <w:uiPriority w:val="39"/>
    <w:unhideWhenUsed/>
    <w:pPr>
      <w:spacing w:after="57"/>
      <w:ind w:left="850"/>
    </w:pPr>
  </w:style>
  <w:style w:type="paragraph" w:styleId="52">
    <w:name w:val="toc 5"/>
    <w:basedOn w:val="a2"/>
    <w:next w:val="a2"/>
    <w:uiPriority w:val="39"/>
    <w:unhideWhenUsed/>
    <w:pPr>
      <w:spacing w:after="57"/>
      <w:ind w:left="1134"/>
    </w:pPr>
  </w:style>
  <w:style w:type="paragraph" w:styleId="61">
    <w:name w:val="toc 6"/>
    <w:basedOn w:val="a2"/>
    <w:next w:val="a2"/>
    <w:uiPriority w:val="39"/>
    <w:unhideWhenUsed/>
    <w:pPr>
      <w:spacing w:after="57"/>
      <w:ind w:left="1417"/>
    </w:pPr>
  </w:style>
  <w:style w:type="paragraph" w:styleId="71">
    <w:name w:val="toc 7"/>
    <w:basedOn w:val="a2"/>
    <w:next w:val="a2"/>
    <w:uiPriority w:val="39"/>
    <w:unhideWhenUsed/>
    <w:pPr>
      <w:spacing w:after="57"/>
      <w:ind w:left="1701"/>
    </w:pPr>
  </w:style>
  <w:style w:type="paragraph" w:styleId="81">
    <w:name w:val="toc 8"/>
    <w:basedOn w:val="a2"/>
    <w:next w:val="a2"/>
    <w:uiPriority w:val="39"/>
    <w:unhideWhenUsed/>
    <w:pPr>
      <w:spacing w:after="57"/>
      <w:ind w:left="1984"/>
    </w:pPr>
  </w:style>
  <w:style w:type="paragraph" w:styleId="91">
    <w:name w:val="toc 9"/>
    <w:basedOn w:val="a2"/>
    <w:next w:val="a2"/>
    <w:uiPriority w:val="39"/>
    <w:unhideWhenUsed/>
    <w:pPr>
      <w:spacing w:after="57"/>
      <w:ind w:left="2268"/>
    </w:pPr>
  </w:style>
  <w:style w:type="paragraph" w:styleId="af">
    <w:name w:val="table of figures"/>
    <w:basedOn w:val="a2"/>
    <w:next w:val="a2"/>
    <w:uiPriority w:val="99"/>
    <w:unhideWhenUsed/>
    <w:pPr>
      <w:spacing w:after="0"/>
    </w:pPr>
  </w:style>
  <w:style w:type="character" w:customStyle="1" w:styleId="11">
    <w:name w:val="Заголовок 1 Знак"/>
    <w:basedOn w:val="a4"/>
    <w:link w:val="10"/>
    <w:uiPriority w:val="9"/>
    <w:rPr>
      <w:rFonts w:ascii="Arial" w:eastAsia="Times New Roman" w:hAnsi="Arial" w:cs="Arial"/>
      <w:b/>
      <w:bCs/>
      <w:caps/>
      <w:sz w:val="20"/>
      <w:szCs w:val="32"/>
      <w:shd w:val="clear" w:color="auto" w:fill="58B249"/>
      <w:lang w:val="en-US"/>
    </w:rPr>
  </w:style>
  <w:style w:type="character" w:customStyle="1" w:styleId="21">
    <w:name w:val="Заголовок 2 Знак"/>
    <w:basedOn w:val="a4"/>
    <w:link w:val="20"/>
    <w:uiPriority w:val="9"/>
    <w:rPr>
      <w:rFonts w:ascii="Arial" w:eastAsia="Times New Roman" w:hAnsi="Arial" w:cs="Arial"/>
      <w:b/>
      <w:bCs/>
      <w:i/>
      <w:iCs/>
      <w:sz w:val="20"/>
      <w:szCs w:val="28"/>
      <w:lang w:val="en-US"/>
    </w:rPr>
  </w:style>
  <w:style w:type="paragraph" w:styleId="a3">
    <w:name w:val="Body Text"/>
    <w:basedOn w:val="a2"/>
    <w:link w:val="af0"/>
    <w:pPr>
      <w:spacing w:after="0"/>
      <w:ind w:firstLine="567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0">
    <w:name w:val="Основной текст Знак"/>
    <w:basedOn w:val="a4"/>
    <w:link w:val="a3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30">
    <w:name w:val="Заголовок 3 Знак"/>
    <w:basedOn w:val="a4"/>
    <w:link w:val="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40">
    <w:name w:val="Заголовок 4 Знак"/>
    <w:basedOn w:val="a4"/>
    <w:link w:val="4"/>
    <w:uiPriority w:val="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Pr>
      <w:rFonts w:asciiTheme="majorHAnsi" w:eastAsiaTheme="majorEastAsia" w:hAnsiTheme="majorHAnsi" w:cstheme="majorBidi"/>
      <w:b/>
      <w:bCs/>
      <w:color w:val="7F7F7F" w:themeColor="text1" w:themeTint="80"/>
      <w:lang w:val="en-US"/>
    </w:rPr>
  </w:style>
  <w:style w:type="character" w:customStyle="1" w:styleId="60">
    <w:name w:val="Заголовок 6 Знак"/>
    <w:basedOn w:val="a4"/>
    <w:link w:val="6"/>
    <w:uiPriority w:val="9"/>
    <w:semiHidden/>
    <w:rPr>
      <w:rFonts w:asciiTheme="majorHAnsi" w:eastAsiaTheme="majorEastAsia" w:hAnsiTheme="majorHAnsi" w:cstheme="majorBidi"/>
      <w:b/>
      <w:bCs/>
      <w:i/>
      <w:iCs/>
      <w:color w:val="7F7F7F" w:themeColor="text1" w:themeTint="80"/>
      <w:lang w:val="en-US"/>
    </w:rPr>
  </w:style>
  <w:style w:type="character" w:customStyle="1" w:styleId="70">
    <w:name w:val="Заголовок 7 Знак"/>
    <w:basedOn w:val="a4"/>
    <w:link w:val="7"/>
    <w:uiPriority w:val="9"/>
    <w:semiHidden/>
    <w:rPr>
      <w:rFonts w:asciiTheme="majorHAnsi" w:eastAsiaTheme="majorEastAsia" w:hAnsiTheme="majorHAnsi" w:cstheme="majorBidi"/>
      <w:i/>
      <w:iCs/>
      <w:lang w:val="en-US"/>
    </w:rPr>
  </w:style>
  <w:style w:type="character" w:customStyle="1" w:styleId="80">
    <w:name w:val="Заголовок 8 Знак"/>
    <w:basedOn w:val="a4"/>
    <w:link w:val="8"/>
    <w:uiPriority w:val="9"/>
    <w:semiHidden/>
    <w:rPr>
      <w:rFonts w:asciiTheme="majorHAnsi" w:eastAsiaTheme="majorEastAsia" w:hAnsiTheme="majorHAnsi" w:cstheme="majorBidi"/>
      <w:sz w:val="20"/>
      <w:szCs w:val="20"/>
      <w:lang w:val="en-US"/>
    </w:rPr>
  </w:style>
  <w:style w:type="character" w:customStyle="1" w:styleId="90">
    <w:name w:val="Заголовок 9 Знак"/>
    <w:basedOn w:val="a4"/>
    <w:link w:val="9"/>
    <w:uiPriority w:val="9"/>
    <w:semiHidden/>
    <w:rPr>
      <w:rFonts w:asciiTheme="majorHAnsi" w:eastAsiaTheme="majorEastAsia" w:hAnsiTheme="majorHAnsi" w:cstheme="majorBidi"/>
      <w:i/>
      <w:iCs/>
      <w:spacing w:val="5"/>
      <w:sz w:val="20"/>
      <w:szCs w:val="20"/>
      <w:lang w:val="en-US"/>
    </w:rPr>
  </w:style>
  <w:style w:type="paragraph" w:styleId="af1">
    <w:name w:val="List Paragraph"/>
    <w:basedOn w:val="a2"/>
    <w:link w:val="af2"/>
    <w:uiPriority w:val="34"/>
    <w:qFormat/>
    <w:pPr>
      <w:ind w:left="720"/>
      <w:contextualSpacing/>
    </w:pPr>
  </w:style>
  <w:style w:type="character" w:customStyle="1" w:styleId="af2">
    <w:name w:val="Абзац списка Знак"/>
    <w:basedOn w:val="a4"/>
    <w:link w:val="af1"/>
    <w:uiPriority w:val="34"/>
  </w:style>
  <w:style w:type="table" w:styleId="af3">
    <w:name w:val="Table Grid"/>
    <w:basedOn w:val="a5"/>
    <w:uiPriority w:val="59"/>
    <w:pPr>
      <w:spacing w:after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4">
    <w:name w:val="Balloon Text"/>
    <w:basedOn w:val="a2"/>
    <w:link w:val="af5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4"/>
    <w:link w:val="af4"/>
    <w:uiPriority w:val="99"/>
    <w:semiHidden/>
    <w:rPr>
      <w:rFonts w:ascii="Tahoma" w:hAnsi="Tahoma" w:cs="Tahoma"/>
      <w:sz w:val="16"/>
      <w:szCs w:val="16"/>
    </w:rPr>
  </w:style>
  <w:style w:type="paragraph" w:styleId="af6">
    <w:name w:val="header"/>
    <w:basedOn w:val="a2"/>
    <w:link w:val="af7"/>
    <w:uiPriority w:val="99"/>
    <w:unhideWhenUsed/>
    <w:pPr>
      <w:tabs>
        <w:tab w:val="center" w:pos="4677"/>
        <w:tab w:val="right" w:pos="9355"/>
      </w:tabs>
      <w:spacing w:after="0"/>
    </w:pPr>
  </w:style>
  <w:style w:type="character" w:customStyle="1" w:styleId="af7">
    <w:name w:val="Верхний колонтитул Знак"/>
    <w:basedOn w:val="a4"/>
    <w:link w:val="af6"/>
    <w:uiPriority w:val="99"/>
  </w:style>
  <w:style w:type="paragraph" w:styleId="af8">
    <w:name w:val="footer"/>
    <w:basedOn w:val="a2"/>
    <w:link w:val="af9"/>
    <w:uiPriority w:val="99"/>
    <w:unhideWhenUsed/>
    <w:pPr>
      <w:tabs>
        <w:tab w:val="center" w:pos="4677"/>
        <w:tab w:val="right" w:pos="9355"/>
      </w:tabs>
      <w:spacing w:after="0"/>
    </w:pPr>
  </w:style>
  <w:style w:type="character" w:customStyle="1" w:styleId="af9">
    <w:name w:val="Нижний колонтитул Знак"/>
    <w:basedOn w:val="a4"/>
    <w:link w:val="af8"/>
    <w:uiPriority w:val="99"/>
  </w:style>
  <w:style w:type="paragraph" w:styleId="afa">
    <w:name w:val="Title"/>
    <w:basedOn w:val="a2"/>
    <w:next w:val="a2"/>
    <w:link w:val="afb"/>
    <w:uiPriority w:val="10"/>
    <w:qFormat/>
    <w:pPr>
      <w:spacing w:before="240" w:after="60"/>
      <w:outlineLvl w:val="0"/>
    </w:pPr>
    <w:rPr>
      <w:rFonts w:ascii="Arial" w:eastAsia="Times New Roman" w:hAnsi="Arial" w:cs="Arial"/>
      <w:b/>
      <w:bCs/>
      <w:smallCaps/>
      <w:sz w:val="40"/>
      <w:szCs w:val="32"/>
      <w:lang w:val="en-US"/>
    </w:rPr>
  </w:style>
  <w:style w:type="character" w:customStyle="1" w:styleId="afb">
    <w:name w:val="Заголовок Знак"/>
    <w:basedOn w:val="a4"/>
    <w:link w:val="afa"/>
    <w:uiPriority w:val="10"/>
    <w:rPr>
      <w:rFonts w:ascii="Arial" w:eastAsia="Times New Roman" w:hAnsi="Arial" w:cs="Arial"/>
      <w:b/>
      <w:bCs/>
      <w:smallCaps/>
      <w:sz w:val="40"/>
      <w:szCs w:val="32"/>
      <w:lang w:val="en-US"/>
    </w:rPr>
  </w:style>
  <w:style w:type="character" w:customStyle="1" w:styleId="apple-converted-space">
    <w:name w:val="apple-converted-space"/>
    <w:basedOn w:val="a4"/>
  </w:style>
  <w:style w:type="character" w:styleId="afc">
    <w:name w:val="Hyperlink"/>
    <w:basedOn w:val="a4"/>
    <w:uiPriority w:val="99"/>
    <w:unhideWhenUsed/>
    <w:rPr>
      <w:color w:val="0000FF"/>
      <w:u w:val="single"/>
    </w:rPr>
  </w:style>
  <w:style w:type="character" w:styleId="afd">
    <w:name w:val="FollowedHyperlink"/>
    <w:basedOn w:val="a4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5">
    <w:name w:val="font5"/>
    <w:basedOn w:val="a2"/>
    <w:pPr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68">
    <w:name w:val="xl68"/>
    <w:basedOn w:val="a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9">
    <w:name w:val="xl69"/>
    <w:basedOn w:val="a2"/>
    <w:pP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0">
    <w:name w:val="xl70"/>
    <w:basedOn w:val="a2"/>
    <w:pPr>
      <w:pBdr>
        <w:bottom w:val="single" w:sz="4" w:space="0" w:color="000000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1">
    <w:name w:val="xl71"/>
    <w:basedOn w:val="a2"/>
    <w:pP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2">
    <w:name w:val="xl72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3">
    <w:name w:val="xl73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4">
    <w:name w:val="xl74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5">
    <w:name w:val="xl75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color w:val="FF0000"/>
      <w:sz w:val="24"/>
      <w:szCs w:val="24"/>
      <w:lang w:eastAsia="ru-RU"/>
    </w:rPr>
  </w:style>
  <w:style w:type="paragraph" w:customStyle="1" w:styleId="xl76">
    <w:name w:val="xl76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paragraph" w:customStyle="1" w:styleId="xl77">
    <w:name w:val="xl77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78">
    <w:name w:val="xl78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9">
    <w:name w:val="xl79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paragraph" w:customStyle="1" w:styleId="xl80">
    <w:name w:val="xl80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color w:val="FF0000"/>
      <w:sz w:val="24"/>
      <w:szCs w:val="24"/>
      <w:lang w:eastAsia="ru-RU"/>
    </w:rPr>
  </w:style>
  <w:style w:type="paragraph" w:customStyle="1" w:styleId="xl81">
    <w:name w:val="xl81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paragraph" w:customStyle="1" w:styleId="xl82">
    <w:name w:val="xl82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3">
    <w:name w:val="xl83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4">
    <w:name w:val="xl84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5">
    <w:name w:val="xl85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6">
    <w:name w:val="xl86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7">
    <w:name w:val="xl87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8">
    <w:name w:val="xl88"/>
    <w:basedOn w:val="a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paragraph" w:customStyle="1" w:styleId="xl89">
    <w:name w:val="xl89"/>
    <w:basedOn w:val="a2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paragraph" w:customStyle="1" w:styleId="xl90">
    <w:name w:val="xl90"/>
    <w:basedOn w:val="a2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1">
    <w:name w:val="xl91"/>
    <w:basedOn w:val="a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2">
    <w:name w:val="xl92"/>
    <w:basedOn w:val="a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3">
    <w:name w:val="xl93"/>
    <w:basedOn w:val="a2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4">
    <w:name w:val="xl94"/>
    <w:basedOn w:val="a2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fe">
    <w:name w:val="TOC Heading"/>
    <w:basedOn w:val="10"/>
    <w:next w:val="a2"/>
    <w:uiPriority w:val="39"/>
    <w:unhideWhenUsed/>
    <w:qFormat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sz w:val="32"/>
      <w:lang w:val="ru-RU" w:eastAsia="ru-RU"/>
    </w:rPr>
  </w:style>
  <w:style w:type="character" w:customStyle="1" w:styleId="aff">
    <w:name w:val="Определения"/>
    <w:basedOn w:val="a4"/>
    <w:rPr>
      <w:rFonts w:ascii="Courier New" w:hAnsi="Courier New"/>
      <w:i/>
      <w:caps/>
      <w:sz w:val="24"/>
      <w:u w:val="none"/>
    </w:rPr>
  </w:style>
  <w:style w:type="paragraph" w:styleId="a">
    <w:name w:val="List"/>
    <w:basedOn w:val="a2"/>
    <w:pPr>
      <w:numPr>
        <w:numId w:val="2"/>
      </w:numPr>
      <w:spacing w:after="0"/>
    </w:pPr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Default">
    <w:name w:val="Default"/>
    <w:basedOn w:val="a2"/>
    <w:pPr>
      <w:spacing w:after="220" w:line="288" w:lineRule="auto"/>
      <w:ind w:left="0"/>
    </w:pPr>
    <w:rPr>
      <w:rFonts w:ascii="Arial" w:eastAsiaTheme="minorEastAsia" w:hAnsi="Arial" w:cs="Arial"/>
      <w:color w:val="404040" w:themeColor="text1" w:themeTint="BF"/>
      <w:lang w:eastAsia="ru-RU"/>
    </w:rPr>
  </w:style>
  <w:style w:type="paragraph" w:customStyle="1" w:styleId="2">
    <w:name w:val="МАРКИРОВАННЫЙ СПИСОК 2"/>
    <w:basedOn w:val="af1"/>
    <w:qFormat/>
    <w:pPr>
      <w:numPr>
        <w:ilvl w:val="4"/>
        <w:numId w:val="3"/>
      </w:numPr>
      <w:spacing w:after="220" w:line="288" w:lineRule="auto"/>
    </w:pPr>
    <w:rPr>
      <w:rFonts w:ascii="Arial" w:eastAsiaTheme="minorEastAsia" w:hAnsi="Arial" w:cs="Arial"/>
      <w:color w:val="404040" w:themeColor="text1" w:themeTint="BF"/>
      <w:lang w:eastAsia="ru-RU"/>
    </w:rPr>
  </w:style>
  <w:style w:type="paragraph" w:styleId="13">
    <w:name w:val="toc 1"/>
    <w:basedOn w:val="a2"/>
    <w:next w:val="a2"/>
    <w:uiPriority w:val="39"/>
    <w:unhideWhenUsed/>
    <w:pPr>
      <w:tabs>
        <w:tab w:val="left" w:pos="440"/>
        <w:tab w:val="right" w:leader="dot" w:pos="10456"/>
      </w:tabs>
      <w:spacing w:after="0"/>
    </w:pPr>
  </w:style>
  <w:style w:type="paragraph" w:styleId="aff0">
    <w:name w:val="No Spacing"/>
    <w:link w:val="aff1"/>
    <w:uiPriority w:val="1"/>
    <w:qFormat/>
    <w:pPr>
      <w:spacing w:after="0"/>
    </w:pPr>
    <w:rPr>
      <w:rFonts w:eastAsiaTheme="minorEastAsia"/>
      <w:lang w:eastAsia="ru-RU"/>
    </w:rPr>
  </w:style>
  <w:style w:type="character" w:customStyle="1" w:styleId="aff1">
    <w:name w:val="Без интервала Знак"/>
    <w:basedOn w:val="a4"/>
    <w:link w:val="aff0"/>
    <w:uiPriority w:val="1"/>
    <w:rPr>
      <w:rFonts w:eastAsiaTheme="minorEastAsia"/>
      <w:lang w:eastAsia="ru-RU"/>
    </w:rPr>
  </w:style>
  <w:style w:type="paragraph" w:styleId="25">
    <w:name w:val="toc 2"/>
    <w:basedOn w:val="a2"/>
    <w:next w:val="a2"/>
    <w:uiPriority w:val="39"/>
    <w:unhideWhenUsed/>
    <w:pPr>
      <w:tabs>
        <w:tab w:val="left" w:pos="880"/>
        <w:tab w:val="right" w:leader="dot" w:pos="10466"/>
      </w:tabs>
      <w:spacing w:after="100" w:line="259" w:lineRule="auto"/>
      <w:ind w:left="220"/>
    </w:pPr>
    <w:rPr>
      <w:rFonts w:eastAsiaTheme="minorEastAsia" w:cs="Times New Roman"/>
      <w:lang w:eastAsia="ru-RU"/>
    </w:rPr>
  </w:style>
  <w:style w:type="paragraph" w:styleId="32">
    <w:name w:val="toc 3"/>
    <w:basedOn w:val="a2"/>
    <w:next w:val="a2"/>
    <w:uiPriority w:val="39"/>
    <w:unhideWhenUsed/>
    <w:pPr>
      <w:spacing w:after="100" w:line="259" w:lineRule="auto"/>
      <w:ind w:left="440"/>
    </w:pPr>
    <w:rPr>
      <w:rFonts w:eastAsiaTheme="minorEastAsia" w:cs="Times New Roman"/>
      <w:lang w:eastAsia="ru-RU"/>
    </w:rPr>
  </w:style>
  <w:style w:type="character" w:styleId="aff2">
    <w:name w:val="Strong"/>
    <w:uiPriority w:val="22"/>
    <w:qFormat/>
    <w:rPr>
      <w:b/>
      <w:bCs/>
    </w:rPr>
  </w:style>
  <w:style w:type="paragraph" w:styleId="aff3">
    <w:name w:val="footnote text"/>
    <w:basedOn w:val="a2"/>
    <w:link w:val="aff4"/>
    <w:uiPriority w:val="99"/>
    <w:semiHidden/>
    <w:unhideWhenUsed/>
    <w:pPr>
      <w:spacing w:after="0"/>
    </w:pPr>
    <w:rPr>
      <w:sz w:val="20"/>
      <w:szCs w:val="20"/>
      <w:lang w:val="en-US"/>
    </w:rPr>
  </w:style>
  <w:style w:type="character" w:customStyle="1" w:styleId="aff4">
    <w:name w:val="Текст сноски Знак"/>
    <w:basedOn w:val="a4"/>
    <w:link w:val="aff3"/>
    <w:uiPriority w:val="99"/>
    <w:semiHidden/>
    <w:rPr>
      <w:sz w:val="20"/>
      <w:szCs w:val="20"/>
      <w:lang w:val="en-US"/>
    </w:rPr>
  </w:style>
  <w:style w:type="character" w:styleId="aff5">
    <w:name w:val="footnote reference"/>
    <w:basedOn w:val="a4"/>
    <w:uiPriority w:val="99"/>
    <w:semiHidden/>
    <w:unhideWhenUsed/>
    <w:rPr>
      <w:vertAlign w:val="superscript"/>
    </w:rPr>
  </w:style>
  <w:style w:type="character" w:customStyle="1" w:styleId="alt-edited">
    <w:name w:val="alt-edited"/>
    <w:basedOn w:val="a4"/>
  </w:style>
  <w:style w:type="character" w:customStyle="1" w:styleId="shorttext">
    <w:name w:val="short_text"/>
    <w:basedOn w:val="a4"/>
  </w:style>
  <w:style w:type="paragraph" w:customStyle="1" w:styleId="bul">
    <w:name w:val="bul"/>
    <w:basedOn w:val="a2"/>
    <w:pPr>
      <w:widowControl w:val="0"/>
      <w:spacing w:after="0"/>
      <w:ind w:left="456" w:hanging="208"/>
    </w:pPr>
    <w:rPr>
      <w:rFonts w:ascii="Arial" w:eastAsia="Times New Roman" w:hAnsi="Arial" w:cs="Times New Roman"/>
      <w:color w:val="000000"/>
      <w:sz w:val="18"/>
      <w:szCs w:val="18"/>
      <w:lang w:bidi="en-US"/>
    </w:rPr>
  </w:style>
  <w:style w:type="character" w:styleId="aff6">
    <w:name w:val="annotation reference"/>
    <w:basedOn w:val="a4"/>
    <w:uiPriority w:val="99"/>
    <w:semiHidden/>
    <w:unhideWhenUsed/>
    <w:rPr>
      <w:sz w:val="16"/>
      <w:szCs w:val="16"/>
    </w:rPr>
  </w:style>
  <w:style w:type="paragraph" w:styleId="aff7">
    <w:name w:val="annotation text"/>
    <w:basedOn w:val="a2"/>
    <w:link w:val="aff8"/>
    <w:uiPriority w:val="99"/>
    <w:unhideWhenUsed/>
    <w:rPr>
      <w:sz w:val="20"/>
      <w:szCs w:val="20"/>
    </w:rPr>
  </w:style>
  <w:style w:type="character" w:customStyle="1" w:styleId="aff8">
    <w:name w:val="Текст примечания Знак"/>
    <w:basedOn w:val="a4"/>
    <w:link w:val="aff7"/>
    <w:uiPriority w:val="99"/>
    <w:rPr>
      <w:sz w:val="20"/>
      <w:szCs w:val="20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Pr>
      <w:b/>
      <w:bCs/>
      <w:sz w:val="20"/>
      <w:szCs w:val="20"/>
    </w:rPr>
  </w:style>
  <w:style w:type="character" w:customStyle="1" w:styleId="affb">
    <w:name w:val="Примечание"/>
    <w:basedOn w:val="a4"/>
    <w:uiPriority w:val="1"/>
    <w:qFormat/>
    <w:rPr>
      <w:b/>
      <w:i/>
    </w:rPr>
  </w:style>
  <w:style w:type="paragraph" w:customStyle="1" w:styleId="affc">
    <w:name w:val="Изображение"/>
    <w:basedOn w:val="a2"/>
    <w:qFormat/>
    <w:pPr>
      <w:spacing w:before="240" w:after="240"/>
      <w:jc w:val="center"/>
    </w:pPr>
    <w:rPr>
      <w:rFonts w:ascii="Segoe UI" w:hAnsi="Segoe UI"/>
      <w:color w:val="262626" w:themeColor="text1" w:themeTint="D9"/>
      <w:lang w:eastAsia="ru-RU"/>
    </w:rPr>
  </w:style>
  <w:style w:type="numbering" w:customStyle="1" w:styleId="1">
    <w:name w:val="Стиль1"/>
    <w:uiPriority w:val="99"/>
    <w:pPr>
      <w:numPr>
        <w:numId w:val="5"/>
      </w:numPr>
    </w:pPr>
  </w:style>
  <w:style w:type="paragraph" w:styleId="a0">
    <w:name w:val="List Bullet"/>
    <w:basedOn w:val="a2"/>
    <w:uiPriority w:val="99"/>
    <w:unhideWhenUsed/>
    <w:pPr>
      <w:numPr>
        <w:numId w:val="6"/>
      </w:numPr>
      <w:contextualSpacing/>
    </w:pPr>
  </w:style>
  <w:style w:type="paragraph" w:customStyle="1" w:styleId="affd">
    <w:name w:val="Ссылка"/>
    <w:basedOn w:val="a2"/>
    <w:qFormat/>
    <w:pPr>
      <w:pBdr>
        <w:top w:val="single" w:sz="12" w:space="1" w:color="2E74B5" w:themeColor="accent1" w:themeShade="BF"/>
        <w:left w:val="single" w:sz="12" w:space="4" w:color="2E74B5" w:themeColor="accent1" w:themeShade="BF"/>
        <w:bottom w:val="single" w:sz="12" w:space="1" w:color="2E74B5" w:themeColor="accent1" w:themeShade="BF"/>
        <w:right w:val="single" w:sz="12" w:space="4" w:color="2E74B5" w:themeColor="accent1" w:themeShade="BF"/>
      </w:pBdr>
      <w:spacing w:before="120"/>
      <w:jc w:val="center"/>
    </w:pPr>
    <w:rPr>
      <w:rFonts w:ascii="Segoe UI" w:hAnsi="Segoe UI"/>
      <w:color w:val="2E74B5" w:themeColor="accent1" w:themeShade="BF"/>
      <w:sz w:val="20"/>
      <w:lang w:val="en-US"/>
    </w:rPr>
  </w:style>
  <w:style w:type="paragraph" w:customStyle="1" w:styleId="affe">
    <w:name w:val="Таблица"/>
    <w:basedOn w:val="a2"/>
    <w:qFormat/>
    <w:pPr>
      <w:spacing w:before="240" w:after="0"/>
    </w:pPr>
    <w:rPr>
      <w:rFonts w:ascii="Segoe UI" w:hAnsi="Segoe UI"/>
      <w:color w:val="262626" w:themeColor="text1" w:themeTint="D9"/>
      <w:sz w:val="20"/>
    </w:rPr>
  </w:style>
  <w:style w:type="paragraph" w:customStyle="1" w:styleId="afff">
    <w:name w:val="Рисунок"/>
    <w:basedOn w:val="a2"/>
    <w:qFormat/>
    <w:pPr>
      <w:spacing w:before="240" w:after="240"/>
      <w:jc w:val="center"/>
    </w:pPr>
    <w:rPr>
      <w:rFonts w:ascii="Open Sans" w:hAnsi="Open Sans"/>
      <w:color w:val="282828"/>
      <w:sz w:val="20"/>
    </w:rPr>
  </w:style>
  <w:style w:type="paragraph" w:customStyle="1" w:styleId="afff0">
    <w:name w:val="Таблица_Основной"/>
    <w:basedOn w:val="a2"/>
    <w:qFormat/>
    <w:pPr>
      <w:spacing w:after="0"/>
    </w:pPr>
    <w:rPr>
      <w:rFonts w:ascii="Open Sans" w:hAnsi="Open Sans"/>
      <w:color w:val="282828"/>
      <w:sz w:val="20"/>
    </w:rPr>
  </w:style>
  <w:style w:type="paragraph" w:customStyle="1" w:styleId="afff1">
    <w:name w:val="Таблица_Заголовок"/>
    <w:basedOn w:val="afff0"/>
    <w:qFormat/>
    <w:pPr>
      <w:jc w:val="center"/>
    </w:pPr>
    <w:rPr>
      <w:lang w:val="en-US"/>
    </w:rPr>
  </w:style>
  <w:style w:type="paragraph" w:customStyle="1" w:styleId="a1">
    <w:name w:val="Таблица_Нумерация"/>
    <w:basedOn w:val="afff0"/>
    <w:qFormat/>
    <w:pPr>
      <w:numPr>
        <w:numId w:val="7"/>
      </w:numPr>
      <w:jc w:val="center"/>
    </w:pPr>
    <w:rPr>
      <w:sz w:val="16"/>
      <w:szCs w:val="16"/>
    </w:rPr>
  </w:style>
  <w:style w:type="paragraph" w:customStyle="1" w:styleId="OMDEV">
    <w:name w:val="OMDEV"/>
    <w:basedOn w:val="10"/>
    <w:link w:val="OMDEV0"/>
    <w:qFormat/>
    <w:pPr>
      <w:keepLines/>
      <w:numPr>
        <w:numId w:val="64"/>
      </w:numPr>
      <w:pBdr>
        <w:top w:val="single" w:sz="18" w:space="0" w:color="58B249"/>
        <w:bottom w:val="single" w:sz="18" w:space="1" w:color="58B249"/>
      </w:pBdr>
      <w:shd w:val="clear" w:color="auto" w:fill="auto"/>
      <w:spacing w:before="240" w:after="240" w:line="259" w:lineRule="auto"/>
    </w:pPr>
    <w:rPr>
      <w:rFonts w:asciiTheme="minorHAnsi" w:hAnsiTheme="minorHAnsi" w:cstheme="minorHAnsi"/>
      <w:spacing w:val="-1"/>
      <w:sz w:val="32"/>
      <w:lang w:val="ru-RU"/>
    </w:rPr>
  </w:style>
  <w:style w:type="paragraph" w:customStyle="1" w:styleId="OMDEV1">
    <w:name w:val="OMDEV_Для оглавления"/>
    <w:basedOn w:val="OMDEV"/>
    <w:link w:val="OMDEV2"/>
    <w:qFormat/>
    <w:pPr>
      <w:numPr>
        <w:numId w:val="0"/>
      </w:numPr>
    </w:pPr>
  </w:style>
  <w:style w:type="character" w:customStyle="1" w:styleId="OMDEV0">
    <w:name w:val="OMDEV Знак"/>
    <w:basedOn w:val="11"/>
    <w:link w:val="OMDEV"/>
    <w:rPr>
      <w:rFonts w:ascii="Arial" w:eastAsia="Times New Roman" w:hAnsi="Arial" w:cstheme="minorHAnsi"/>
      <w:b/>
      <w:bCs/>
      <w:caps/>
      <w:spacing w:val="-1"/>
      <w:sz w:val="32"/>
      <w:szCs w:val="32"/>
      <w:shd w:val="clear" w:color="auto" w:fill="58B249"/>
      <w:lang w:val="en-US"/>
    </w:rPr>
  </w:style>
  <w:style w:type="character" w:customStyle="1" w:styleId="OMDEV2">
    <w:name w:val="OMDEV_Для оглавления Знак"/>
    <w:basedOn w:val="OMDEV0"/>
    <w:link w:val="OMDEV1"/>
    <w:rPr>
      <w:rFonts w:ascii="Arial" w:eastAsia="Times New Roman" w:hAnsi="Arial" w:cstheme="minorHAnsi"/>
      <w:b/>
      <w:bCs/>
      <w:caps/>
      <w:spacing w:val="-1"/>
      <w:sz w:val="32"/>
      <w:szCs w:val="32"/>
      <w:shd w:val="clear" w:color="auto" w:fill="FDC50A"/>
      <w:lang w:val="en-US"/>
    </w:rPr>
  </w:style>
  <w:style w:type="paragraph" w:customStyle="1" w:styleId="OM">
    <w:name w:val="OM список"/>
    <w:basedOn w:val="53"/>
    <w:link w:val="OM0"/>
    <w:qFormat/>
    <w:pPr>
      <w:numPr>
        <w:numId w:val="4"/>
      </w:numPr>
    </w:pPr>
  </w:style>
  <w:style w:type="character" w:customStyle="1" w:styleId="OM0">
    <w:name w:val="OM список Знак"/>
    <w:basedOn w:val="af2"/>
    <w:link w:val="OM"/>
  </w:style>
  <w:style w:type="paragraph" w:styleId="53">
    <w:name w:val="List 5"/>
    <w:basedOn w:val="a2"/>
    <w:uiPriority w:val="99"/>
    <w:semiHidden/>
    <w:unhideWhenUsed/>
    <w:pPr>
      <w:ind w:left="1415" w:hanging="283"/>
      <w:contextualSpacing/>
    </w:pPr>
  </w:style>
  <w:style w:type="paragraph" w:customStyle="1" w:styleId="OMDEV20">
    <w:name w:val="OMDEV2"/>
    <w:basedOn w:val="OMDEV"/>
    <w:link w:val="OMDEV21"/>
    <w:qFormat/>
    <w:pPr>
      <w:pBdr>
        <w:top w:val="none" w:sz="0" w:space="0" w:color="000000"/>
        <w:left w:val="single" w:sz="18" w:space="4" w:color="58B249"/>
        <w:bottom w:val="none" w:sz="0" w:space="0" w:color="000000"/>
      </w:pBdr>
    </w:pPr>
    <w:rPr>
      <w:rFonts w:asciiTheme="majorHAnsi" w:hAnsiTheme="majorHAnsi"/>
      <w:b w:val="0"/>
      <w:sz w:val="22"/>
    </w:rPr>
  </w:style>
  <w:style w:type="character" w:customStyle="1" w:styleId="OMDEV21">
    <w:name w:val="OMDEV2 Знак"/>
    <w:basedOn w:val="a4"/>
    <w:link w:val="OMDEV20"/>
    <w:rPr>
      <w:rFonts w:asciiTheme="majorHAnsi" w:eastAsia="Times New Roman" w:hAnsiTheme="majorHAnsi" w:cstheme="minorHAnsi"/>
      <w:bCs/>
      <w:caps/>
      <w:spacing w:val="-1"/>
      <w:szCs w:val="32"/>
    </w:rPr>
  </w:style>
  <w:style w:type="character" w:customStyle="1" w:styleId="14">
    <w:name w:val="Неразрешенное упоминание1"/>
    <w:basedOn w:val="a4"/>
    <w:uiPriority w:val="99"/>
    <w:semiHidden/>
    <w:unhideWhenUsed/>
    <w:rPr>
      <w:color w:val="605E5C"/>
      <w:shd w:val="clear" w:color="auto" w:fill="E1DFDD"/>
    </w:rPr>
  </w:style>
  <w:style w:type="paragraph" w:styleId="afff2">
    <w:name w:val="Revision"/>
    <w:hidden/>
    <w:uiPriority w:val="99"/>
    <w:semiHidden/>
    <w:pPr>
      <w:spacing w:after="0"/>
    </w:pPr>
  </w:style>
  <w:style w:type="character" w:customStyle="1" w:styleId="docdata">
    <w:name w:val="docdata"/>
    <w:basedOn w:val="a4"/>
  </w:style>
  <w:style w:type="paragraph" w:customStyle="1" w:styleId="T">
    <w:name w:val="Tабл. заголовок"/>
    <w:qFormat/>
    <w:pPr>
      <w:spacing w:before="60" w:after="60"/>
      <w:jc w:val="center"/>
    </w:pPr>
    <w:rPr>
      <w:rFonts w:ascii="Tahoma" w:eastAsia="Times New Roman" w:hAnsi="Tahoma" w:cs="Tahoma"/>
      <w:b/>
      <w:szCs w:val="24"/>
      <w:lang w:eastAsia="ru-RU" w:bidi="ru-RU"/>
    </w:rPr>
  </w:style>
  <w:style w:type="character" w:styleId="afff3">
    <w:name w:val="Subtle Emphasis"/>
    <w:basedOn w:val="a4"/>
    <w:uiPriority w:val="19"/>
    <w:qFormat/>
    <w:rPr>
      <w:i/>
      <w:iCs/>
      <w:color w:val="404040" w:themeColor="text1" w:themeTint="BF"/>
    </w:rPr>
  </w:style>
  <w:style w:type="character" w:styleId="afff4">
    <w:name w:val="Emphasis"/>
    <w:basedOn w:val="a4"/>
    <w:uiPriority w:val="20"/>
    <w:qFormat/>
    <w:rPr>
      <w:i/>
      <w:iCs/>
    </w:rPr>
  </w:style>
  <w:style w:type="character" w:styleId="afff5">
    <w:name w:val="Unresolved Mention"/>
    <w:basedOn w:val="a4"/>
    <w:uiPriority w:val="99"/>
    <w:semiHidden/>
    <w:unhideWhenUsed/>
    <w:rsid w:val="00BA2102"/>
    <w:rPr>
      <w:color w:val="605E5C"/>
      <w:shd w:val="clear" w:color="auto" w:fill="E1DFDD"/>
    </w:rPr>
  </w:style>
  <w:style w:type="paragraph" w:customStyle="1" w:styleId="OMDV2">
    <w:name w:val="OMDV_Уровень 2"/>
    <w:basedOn w:val="a2"/>
    <w:next w:val="a2"/>
    <w:link w:val="OMDV20"/>
    <w:qFormat/>
    <w:rsid w:val="00587828"/>
    <w:pPr>
      <w:numPr>
        <w:ilvl w:val="1"/>
        <w:numId w:val="64"/>
      </w:numPr>
    </w:pPr>
    <w:rPr>
      <w:rFonts w:eastAsiaTheme="minorEastAsia"/>
      <w:lang w:val="en-US" w:eastAsia="fr-FR"/>
    </w:rPr>
  </w:style>
  <w:style w:type="character" w:customStyle="1" w:styleId="OMDV20">
    <w:name w:val="OMDV_Уровень 2 Знак"/>
    <w:basedOn w:val="OMDEV0"/>
    <w:link w:val="OMDV2"/>
    <w:rsid w:val="00587828"/>
    <w:rPr>
      <w:rFonts w:ascii="Arial" w:eastAsiaTheme="minorEastAsia" w:hAnsi="Arial" w:cstheme="minorHAnsi"/>
      <w:b w:val="0"/>
      <w:bCs w:val="0"/>
      <w:caps w:val="0"/>
      <w:spacing w:val="-1"/>
      <w:sz w:val="32"/>
      <w:szCs w:val="32"/>
      <w:shd w:val="clear" w:color="auto" w:fill="58B249"/>
      <w:lang w:val="en-US" w:eastAsia="fr-FR"/>
    </w:rPr>
  </w:style>
  <w:style w:type="paragraph" w:customStyle="1" w:styleId="OMDV3">
    <w:name w:val="OMDV_Уровень 3"/>
    <w:basedOn w:val="OMDV2"/>
    <w:link w:val="OMDV30"/>
    <w:qFormat/>
    <w:rsid w:val="00990761"/>
    <w:pPr>
      <w:numPr>
        <w:ilvl w:val="2"/>
      </w:numPr>
    </w:pPr>
  </w:style>
  <w:style w:type="character" w:customStyle="1" w:styleId="OMDV30">
    <w:name w:val="OMDV_Уровень 3 Знак"/>
    <w:basedOn w:val="OMDV20"/>
    <w:link w:val="OMDV3"/>
    <w:rsid w:val="00990761"/>
    <w:rPr>
      <w:rFonts w:ascii="Arial" w:eastAsiaTheme="minorEastAsia" w:hAnsi="Arial" w:cstheme="minorHAnsi"/>
      <w:b w:val="0"/>
      <w:bCs w:val="0"/>
      <w:caps w:val="0"/>
      <w:spacing w:val="-1"/>
      <w:sz w:val="32"/>
      <w:szCs w:val="32"/>
      <w:shd w:val="clear" w:color="auto" w:fill="58B249"/>
      <w:lang w:val="en-US" w:eastAsia="fr-FR"/>
    </w:rPr>
  </w:style>
  <w:style w:type="paragraph" w:customStyle="1" w:styleId="OMDV">
    <w:name w:val="OMDV_Таблица"/>
    <w:basedOn w:val="a2"/>
    <w:link w:val="OMDV0"/>
    <w:qFormat/>
    <w:rsid w:val="00841694"/>
    <w:pPr>
      <w:spacing w:after="0"/>
      <w:ind w:left="0"/>
      <w:jc w:val="center"/>
    </w:pPr>
  </w:style>
  <w:style w:type="character" w:customStyle="1" w:styleId="OMDV0">
    <w:name w:val="OMDV_Таблица Знак"/>
    <w:basedOn w:val="a4"/>
    <w:link w:val="OMDV"/>
    <w:rsid w:val="00841694"/>
  </w:style>
  <w:style w:type="paragraph" w:customStyle="1" w:styleId="OMDV4">
    <w:name w:val="OMDV_Уровень 4"/>
    <w:basedOn w:val="OMDV3"/>
    <w:link w:val="OMDV40"/>
    <w:qFormat/>
    <w:rsid w:val="00853CF4"/>
    <w:pPr>
      <w:numPr>
        <w:ilvl w:val="3"/>
      </w:numPr>
    </w:pPr>
    <w:rPr>
      <w:rFonts w:cstheme="minorHAnsi"/>
    </w:rPr>
  </w:style>
  <w:style w:type="character" w:customStyle="1" w:styleId="OMDV40">
    <w:name w:val="OMDV_Уровень 4 Знак"/>
    <w:basedOn w:val="OMDV30"/>
    <w:link w:val="OMDV4"/>
    <w:rsid w:val="00853CF4"/>
    <w:rPr>
      <w:rFonts w:ascii="Arial" w:eastAsiaTheme="minorEastAsia" w:hAnsi="Arial" w:cstheme="minorHAnsi"/>
      <w:b w:val="0"/>
      <w:bCs w:val="0"/>
      <w:caps w:val="0"/>
      <w:spacing w:val="-1"/>
      <w:sz w:val="32"/>
      <w:szCs w:val="32"/>
      <w:shd w:val="clear" w:color="auto" w:fill="58B249"/>
      <w:lang w:val="en-US" w:eastAsia="fr-FR"/>
    </w:rPr>
  </w:style>
  <w:style w:type="paragraph" w:styleId="afff6">
    <w:name w:val="Normal (Web)"/>
    <w:basedOn w:val="a2"/>
    <w:uiPriority w:val="99"/>
    <w:semiHidden/>
    <w:unhideWhenUsed/>
    <w:rsid w:val="00624E5F"/>
    <w:pPr>
      <w:spacing w:before="100" w:beforeAutospacing="1" w:after="100" w:afterAutospacing="1"/>
      <w:ind w:left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4"/>
    <w:uiPriority w:val="99"/>
    <w:semiHidden/>
    <w:unhideWhenUsed/>
    <w:rsid w:val="00624E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4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3.png"/><Relationship Id="rId26" Type="http://schemas.openxmlformats.org/officeDocument/2006/relationships/image" Target="media/image7.jpg"/><Relationship Id="rId21" Type="http://schemas.microsoft.com/office/2011/relationships/commentsExtended" Target="commentsExtended.xml"/><Relationship Id="rId34" Type="http://schemas.openxmlformats.org/officeDocument/2006/relationships/footer" Target="footer4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2.jpg"/><Relationship Id="rId25" Type="http://schemas.openxmlformats.org/officeDocument/2006/relationships/image" Target="media/image6.jpg"/><Relationship Id="rId33" Type="http://schemas.openxmlformats.org/officeDocument/2006/relationships/footer" Target="footer3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comments" Target="comments.xml"/><Relationship Id="rId29" Type="http://schemas.openxmlformats.org/officeDocument/2006/relationships/image" Target="media/image9.jp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image" Target="media/image5.png"/><Relationship Id="rId32" Type="http://schemas.openxmlformats.org/officeDocument/2006/relationships/header" Target="header4.xml"/><Relationship Id="rId37" Type="http://schemas.microsoft.com/office/2011/relationships/people" Target="people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microsoft.com/office/2018/08/relationships/commentsExtensible" Target="commentsExtensible.xml"/><Relationship Id="rId28" Type="http://schemas.openxmlformats.org/officeDocument/2006/relationships/header" Target="header3.xml"/><Relationship Id="rId36" Type="http://schemas.openxmlformats.org/officeDocument/2006/relationships/fontTable" Target="fontTable.xml"/><Relationship Id="rId10" Type="http://schemas.openxmlformats.org/officeDocument/2006/relationships/webSettings" Target="webSettings.xml"/><Relationship Id="rId19" Type="http://schemas.openxmlformats.org/officeDocument/2006/relationships/image" Target="media/image4.png"/><Relationship Id="rId31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microsoft.com/office/2016/09/relationships/commentsIds" Target="commentsIds.xml"/><Relationship Id="rId27" Type="http://schemas.openxmlformats.org/officeDocument/2006/relationships/image" Target="media/image8.jpeg"/><Relationship Id="rId30" Type="http://schemas.openxmlformats.org/officeDocument/2006/relationships/image" Target="media/image10.jpg"/><Relationship Id="rId35" Type="http://schemas.openxmlformats.org/officeDocument/2006/relationships/header" Target="header5.xml"/><Relationship Id="rId8" Type="http://schemas.openxmlformats.org/officeDocument/2006/relationships/styles" Target="styles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47B2A23922943A66F6344FD96F504" ma:contentTypeVersion="11" ma:contentTypeDescription="Create a new document." ma:contentTypeScope="" ma:versionID="a86849b850189f43f1583fd5b5d232ce">
  <xsd:schema xmlns:xsd="http://www.w3.org/2001/XMLSchema" xmlns:xs="http://www.w3.org/2001/XMLSchema" xmlns:p="http://schemas.microsoft.com/office/2006/metadata/properties" xmlns:ns2="fbc4826c-7b91-4f34-b16a-38705a3da1b3" xmlns:ns3="7ce66bc7-80dc-4931-a714-5d8bc3a7880c" targetNamespace="http://schemas.microsoft.com/office/2006/metadata/properties" ma:root="true" ma:fieldsID="76d14381d577df98e3a9b7400c7bb60e" ns2:_="" ns3:_="">
    <xsd:import namespace="fbc4826c-7b91-4f34-b16a-38705a3da1b3"/>
    <xsd:import namespace="7ce66bc7-80dc-4931-a714-5d8bc3a788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_x0413__x0438__x043f__x0435__x0440__x0441__x0441__x044b__x043b__x043a__x043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c4826c-7b91-4f34-b16a-38705a3da1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x0413__x0438__x043f__x0435__x0440__x0441__x0441__x044b__x043b__x043a__x0430_" ma:index="18" nillable="true" ma:displayName="Гиперссылка" ma:format="Hyperlink" ma:internalName="_x0413__x0438__x043f__x0435__x0440__x0441__x0441__x044b__x043b__x043a__x0430_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e66bc7-80dc-4931-a714-5d8bc3a7880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overPageProperties xmlns="http://schemas.microsoft.com/office/2006/coverPageProps">
  <PublishDate>2016</PublishDate>
  <Abstract/>
  <CompanyAddress/>
  <CompanyPhone/>
  <CompanyFax/>
  <CompanyEmail/>
</CoverPageProperti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413__x0438__x043f__x0435__x0440__x0441__x0441__x044b__x043b__x043a__x0430_ xmlns="fbc4826c-7b91-4f34-b16a-38705a3da1b3">
      <Url xsi:nil="true"/>
      <Description xsi:nil="true"/>
    </_x0413__x0438__x043f__x0435__x0440__x0441__x0441__x044b__x043b__x043a__x0430_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BF621D78-5BF9-465F-A974-B7EA434E58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c4826c-7b91-4f34-b16a-38705a3da1b3"/>
    <ds:schemaRef ds:uri="7ce66bc7-80dc-4931-a714-5d8bc3a788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D2672B-FD93-4425-B6C2-A5827111AA6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4E1F4A7-CFF4-4E96-BE36-938FC183E6CC}">
  <ds:schemaRefs>
    <ds:schemaRef ds:uri="http://schemas.microsoft.com/office/2006/coverPageProps"/>
  </ds:schemaRefs>
</ds:datastoreItem>
</file>

<file path=customXml/itemProps4.xml><?xml version="1.0" encoding="utf-8"?>
<ds:datastoreItem xmlns:ds="http://schemas.openxmlformats.org/officeDocument/2006/customXml" ds:itemID="{35F3CCB2-002B-43E5-8DCB-FEAAFCA9B973}">
  <ds:schemaRefs>
    <ds:schemaRef ds:uri="http://schemas.microsoft.com/office/2006/metadata/properties"/>
    <ds:schemaRef ds:uri="http://schemas.microsoft.com/office/infopath/2007/PartnerControls"/>
    <ds:schemaRef ds:uri="fbc4826c-7b91-4f34-b16a-38705a3da1b3"/>
  </ds:schemaRefs>
</ds:datastoreItem>
</file>

<file path=customXml/itemProps5.xml><?xml version="1.0" encoding="utf-8"?>
<ds:datastoreItem xmlns:ds="http://schemas.openxmlformats.org/officeDocument/2006/customXml" ds:itemID="{4C2E9CF3-1E6B-468F-8C3F-F57281A43DBC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3824</TotalTime>
  <Pages>1</Pages>
  <Words>15287</Words>
  <Characters>87138</Characters>
  <Application>Microsoft Office Word</Application>
  <DocSecurity>0</DocSecurity>
  <Lines>726</Lines>
  <Paragraphs>204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Буцыкин Роман Юрьевич</dc:creator>
  <cp:keywords/>
  <dc:description/>
  <cp:lastModifiedBy>Дмитрий Камбаров</cp:lastModifiedBy>
  <cp:revision>9</cp:revision>
  <dcterms:created xsi:type="dcterms:W3CDTF">2025-02-17T14:41:00Z</dcterms:created>
  <dcterms:modified xsi:type="dcterms:W3CDTF">2026-04-15T10:58:00Z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0x010100D1247B2A23922943A66F6344FD96F504</vt:lpwstr>
  </property>
  <property fmtid="{D5CDD505-2E9C-101B-9397-08002B2CF9AE}" pid="3" name="Гиперссылка">
    <vt:lpwstr>, </vt:lpwstr>
  </property>
</Properties>
</file>