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5848E" w14:textId="77777777" w:rsidR="00A66D76" w:rsidRDefault="00C835C6">
      <w:pPr>
        <w:tabs>
          <w:tab w:val="left" w:pos="851"/>
          <w:tab w:val="left" w:pos="1134"/>
          <w:tab w:val="left" w:pos="1560"/>
        </w:tabs>
        <w:ind w:left="1134" w:right="28" w:hanging="1134"/>
        <w:jc w:val="right"/>
        <w:rPr>
          <w:rFonts w:cstheme="minorHAnsi"/>
          <w:caps/>
        </w:rPr>
      </w:pPr>
      <w:bookmarkStart w:id="2" w:name="_Toc466378837"/>
      <w:r>
        <w:rPr>
          <w:rFonts w:cstheme="minorHAnsi"/>
          <w:caps/>
        </w:rPr>
        <w:t xml:space="preserve"> </w:t>
      </w:r>
      <w:r>
        <w:rPr>
          <w:rFonts w:cstheme="minorHAnsi"/>
          <w:caps/>
          <w:lang w:val="en-US"/>
        </w:rPr>
        <w:t>BIM</w:t>
      </w:r>
      <w:r>
        <w:rPr>
          <w:rFonts w:cstheme="minorHAnsi"/>
          <w:caps/>
        </w:rPr>
        <w:t xml:space="preserve"> – информационное моделирование зданий и сооружений</w:t>
      </w:r>
    </w:p>
    <w:sdt>
      <w:sdtPr>
        <w:rPr>
          <w:rFonts w:cstheme="minorHAnsi"/>
          <w:caps/>
        </w:rPr>
        <w:id w:val="-366986310"/>
        <w:docPartObj>
          <w:docPartGallery w:val="Cover Pages"/>
          <w:docPartUnique/>
        </w:docPartObj>
      </w:sdtPr>
      <w:sdtContent>
        <w:p w14:paraId="721AEADD" w14:textId="77777777" w:rsidR="00A66D76" w:rsidRDefault="00C835C6">
          <w:pPr>
            <w:tabs>
              <w:tab w:val="left" w:pos="851"/>
              <w:tab w:val="left" w:pos="1134"/>
              <w:tab w:val="left" w:pos="1560"/>
            </w:tabs>
            <w:ind w:left="1134" w:right="28" w:hanging="1134"/>
            <w:jc w:val="right"/>
            <w:rPr>
              <w:rFonts w:eastAsia="Times New Roman" w:cstheme="minorHAnsi"/>
              <w:sz w:val="20"/>
              <w:szCs w:val="20"/>
            </w:rPr>
          </w:pPr>
          <w:r>
            <w:rPr>
              <w:rFonts w:cstheme="minorHAnsi"/>
              <w:caps/>
            </w:rPr>
            <w:tab/>
          </w:r>
          <w:r>
            <w:rPr>
              <w:rFonts w:cstheme="minorHAnsi"/>
              <w:caps/>
            </w:rPr>
            <w:tab/>
          </w:r>
          <w:r>
            <w:rPr>
              <w:rFonts w:cstheme="minorHAnsi"/>
              <w:caps/>
            </w:rPr>
            <w:tab/>
          </w:r>
          <w:r>
            <w:rPr>
              <w:rFonts w:cstheme="minorHAnsi"/>
              <w:caps/>
            </w:rPr>
            <w:tab/>
          </w:r>
          <w:r>
            <w:rPr>
              <w:rFonts w:eastAsia="Times New Roman" w:cstheme="minorHAnsi"/>
              <w:sz w:val="20"/>
              <w:szCs w:val="20"/>
            </w:rPr>
            <w:t>Приложение № __</w:t>
          </w:r>
        </w:p>
        <w:p w14:paraId="0DB111BB" w14:textId="77777777" w:rsidR="00A66D76" w:rsidRDefault="00C835C6">
          <w:pPr>
            <w:tabs>
              <w:tab w:val="left" w:pos="851"/>
              <w:tab w:val="left" w:pos="1134"/>
            </w:tabs>
            <w:ind w:left="1134" w:right="28" w:hanging="1134"/>
            <w:jc w:val="right"/>
            <w:rPr>
              <w:rFonts w:eastAsia="Times New Roman" w:cstheme="minorHAnsi"/>
              <w:sz w:val="20"/>
              <w:szCs w:val="20"/>
            </w:rPr>
          </w:pPr>
          <w:r>
            <w:rPr>
              <w:rFonts w:eastAsia="Times New Roman" w:cstheme="minorHAnsi"/>
              <w:sz w:val="20"/>
              <w:szCs w:val="20"/>
            </w:rPr>
            <w:t>к Договору № _____ от «__»_______ 20__ г.</w:t>
          </w:r>
        </w:p>
        <w:p w14:paraId="5D01E6B5" w14:textId="77777777" w:rsidR="00A66D76" w:rsidRDefault="00A66D76">
          <w:pPr>
            <w:ind w:left="1134"/>
            <w:rPr>
              <w:rFonts w:cstheme="minorHAnsi"/>
              <w:caps/>
            </w:rPr>
          </w:pPr>
        </w:p>
        <w:p w14:paraId="2CFC9B4D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28"/>
            </w:rPr>
          </w:pPr>
        </w:p>
        <w:p w14:paraId="71DEA1E0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28"/>
            </w:rPr>
          </w:pPr>
        </w:p>
        <w:p w14:paraId="04F50477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28"/>
            </w:rPr>
          </w:pPr>
        </w:p>
        <w:p w14:paraId="46B906E5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434A6BD6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1917D91F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tbl>
          <w:tblPr>
            <w:tblpPr w:leftFromText="187" w:rightFromText="187" w:vertAnchor="page" w:horzAnchor="margin" w:tblpXSpec="right" w:tblpY="4701"/>
            <w:tblW w:w="0" w:type="auto"/>
            <w:tblBorders>
              <w:top w:val="single" w:sz="24" w:space="0" w:color="422225"/>
              <w:bottom w:val="single" w:sz="24" w:space="0" w:color="422225"/>
              <w:insideH w:val="single" w:sz="24" w:space="0" w:color="422225"/>
              <w:insideV w:val="single" w:sz="24" w:space="0" w:color="58B249"/>
            </w:tblBorders>
            <w:tblLayout w:type="fixed"/>
            <w:tblCellMar>
              <w:top w:w="360" w:type="dxa"/>
              <w:left w:w="115" w:type="dxa"/>
              <w:bottom w:w="360" w:type="dxa"/>
              <w:right w:w="115" w:type="dxa"/>
            </w:tblCellMar>
            <w:tblLook w:val="04A0" w:firstRow="1" w:lastRow="0" w:firstColumn="1" w:lastColumn="0" w:noHBand="0" w:noVBand="1"/>
            <w:tblPrChange w:id="3" w:author="Дмитрий Камбаров" w:date="2026-04-15T16:00:00Z">
              <w:tblPr>
                <w:tblpPr w:leftFromText="187" w:rightFromText="187" w:vertAnchor="page" w:horzAnchor="margin" w:tblpXSpec="right" w:tblpY="4701"/>
                <w:tblW w:w="0" w:type="auto"/>
                <w:tblBorders>
                  <w:top w:val="single" w:sz="36" w:space="0" w:color="FDC50A"/>
                  <w:bottom w:val="single" w:sz="36" w:space="0" w:color="FDC50A"/>
                  <w:insideH w:val="single" w:sz="36" w:space="0" w:color="FDC50A"/>
                  <w:insideV w:val="single" w:sz="36" w:space="0" w:color="FFE82B"/>
                </w:tblBorders>
                <w:tblLayout w:type="fixed"/>
                <w:tblCellMar>
                  <w:top w:w="360" w:type="dxa"/>
                  <w:left w:w="115" w:type="dxa"/>
                  <w:bottom w:w="360" w:type="dxa"/>
                  <w:right w:w="115" w:type="dxa"/>
                </w:tblCellMar>
                <w:tblLook w:val="04A0" w:firstRow="1" w:lastRow="0" w:firstColumn="1" w:lastColumn="0" w:noHBand="0" w:noVBand="1"/>
              </w:tblPr>
            </w:tblPrChange>
          </w:tblPr>
          <w:tblGrid>
            <w:gridCol w:w="6560"/>
            <w:tblGridChange w:id="4">
              <w:tblGrid>
                <w:gridCol w:w="6560"/>
              </w:tblGrid>
            </w:tblGridChange>
          </w:tblGrid>
          <w:tr w:rsidR="00A66D76" w14:paraId="3999DBA7" w14:textId="77777777" w:rsidTr="00A149DD">
            <w:trPr>
              <w:cantSplit/>
              <w:trHeight w:val="569"/>
              <w:trPrChange w:id="5" w:author="Дмитрий Камбаров" w:date="2026-04-15T16:00:00Z">
                <w:trPr>
                  <w:cantSplit/>
                  <w:trHeight w:val="569"/>
                </w:trPr>
              </w:trPrChange>
            </w:trPr>
            <w:tc>
              <w:tcPr>
                <w:tcW w:w="6560" w:type="dxa"/>
                <w:tcPrChange w:id="6" w:author="Дмитрий Камбаров" w:date="2026-04-15T16:00:00Z">
                  <w:tcPr>
                    <w:tcW w:w="6560" w:type="dxa"/>
                    <w:tcBorders>
                      <w:top w:val="single" w:sz="24" w:space="0" w:color="58B249"/>
                      <w:bottom w:val="single" w:sz="24" w:space="0" w:color="58B249"/>
                    </w:tcBorders>
                  </w:tcPr>
                </w:tcPrChange>
              </w:tcPr>
              <w:p w14:paraId="42F12EB6" w14:textId="77777777" w:rsidR="00A66D76" w:rsidRDefault="00C835C6">
                <w:pPr>
                  <w:pStyle w:val="aff0"/>
                  <w:spacing w:after="120"/>
                  <w:rPr>
                    <w:rFonts w:eastAsiaTheme="majorEastAsia" w:cstheme="minorHAnsi"/>
                    <w:sz w:val="36"/>
                    <w:szCs w:val="36"/>
                  </w:rPr>
                </w:pPr>
                <w:r>
                  <w:rPr>
                    <w:rFonts w:eastAsiaTheme="majorEastAsia" w:cstheme="minorHAnsi"/>
                    <w:sz w:val="36"/>
                    <w:szCs w:val="36"/>
                  </w:rPr>
                  <w:t>Информационные требования заказчика</w:t>
                </w:r>
              </w:p>
            </w:tc>
          </w:tr>
          <w:tr w:rsidR="00A66D76" w14:paraId="4A45DAED" w14:textId="77777777" w:rsidTr="00A149DD">
            <w:trPr>
              <w:cantSplit/>
              <w:trHeight w:val="349"/>
              <w:trPrChange w:id="7" w:author="Дмитрий Камбаров" w:date="2026-04-15T16:00:00Z">
                <w:trPr>
                  <w:cantSplit/>
                  <w:trHeight w:val="349"/>
                </w:trPr>
              </w:trPrChange>
            </w:trPr>
            <w:tc>
              <w:tcPr>
                <w:tcW w:w="6560" w:type="dxa"/>
                <w:tcPrChange w:id="8" w:author="Дмитрий Камбаров" w:date="2026-04-15T16:00:00Z">
                  <w:tcPr>
                    <w:tcW w:w="6560" w:type="dxa"/>
                    <w:tcBorders>
                      <w:top w:val="single" w:sz="24" w:space="0" w:color="58B249"/>
                      <w:bottom w:val="single" w:sz="24" w:space="0" w:color="58B249"/>
                    </w:tcBorders>
                  </w:tcPr>
                </w:tcPrChange>
              </w:tcPr>
              <w:p w14:paraId="5E8C5FD8" w14:textId="77777777" w:rsidR="00A66D76" w:rsidRDefault="00C835C6">
                <w:pPr>
                  <w:pStyle w:val="aff0"/>
                  <w:spacing w:after="120"/>
                  <w:rPr>
                    <w:rFonts w:cstheme="minorHAnsi"/>
                    <w:sz w:val="36"/>
                    <w:szCs w:val="36"/>
                  </w:rPr>
                </w:pPr>
                <w:r>
                  <w:rPr>
                    <w:rFonts w:cstheme="minorHAnsi"/>
                    <w:sz w:val="36"/>
                    <w:szCs w:val="36"/>
                  </w:rPr>
                  <w:t>ОМ Девелопмент</w:t>
                </w:r>
              </w:p>
            </w:tc>
          </w:tr>
        </w:tbl>
        <w:p w14:paraId="74ECA0CB" w14:textId="77777777" w:rsidR="00A66D76" w:rsidRDefault="00A66D76">
          <w:pPr>
            <w:pStyle w:val="aff0"/>
            <w:spacing w:after="120"/>
            <w:jc w:val="center"/>
            <w:rPr>
              <w:rFonts w:cstheme="minorHAnsi"/>
              <w:spacing w:val="-1"/>
              <w:sz w:val="36"/>
              <w:szCs w:val="36"/>
            </w:rPr>
          </w:pPr>
        </w:p>
        <w:p w14:paraId="34E17EC3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49C8D1C9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3824E8C8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7B03158C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405E9458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076DD0CF" w14:textId="77777777" w:rsidR="00A66D76" w:rsidRDefault="00A66D76">
          <w:pPr>
            <w:pStyle w:val="aff0"/>
            <w:spacing w:after="120"/>
            <w:rPr>
              <w:rFonts w:cstheme="minorHAnsi"/>
              <w:spacing w:val="-1"/>
              <w:sz w:val="36"/>
              <w:szCs w:val="36"/>
            </w:rPr>
          </w:pPr>
        </w:p>
        <w:p w14:paraId="1AF04AB3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0F6E8308" w14:textId="77777777" w:rsidR="00A66D76" w:rsidRDefault="00C835C6">
          <w:pPr>
            <w:pStyle w:val="aff0"/>
            <w:tabs>
              <w:tab w:val="left" w:pos="218"/>
            </w:tabs>
            <w:spacing w:after="120"/>
            <w:rPr>
              <w:rFonts w:cstheme="minorHAnsi"/>
              <w:spacing w:val="-1"/>
              <w:sz w:val="36"/>
              <w:szCs w:val="36"/>
            </w:rPr>
          </w:pPr>
          <w:r>
            <w:rPr>
              <w:rFonts w:cstheme="minorHAnsi"/>
              <w:spacing w:val="-1"/>
              <w:sz w:val="36"/>
              <w:szCs w:val="36"/>
            </w:rPr>
            <w:tab/>
          </w:r>
        </w:p>
        <w:p w14:paraId="1DA580C2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71494473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28"/>
            </w:rPr>
          </w:pPr>
        </w:p>
        <w:p w14:paraId="22D3F5E7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28"/>
            </w:rPr>
          </w:pPr>
        </w:p>
        <w:p w14:paraId="388D57CA" w14:textId="77777777" w:rsidR="00A66D76" w:rsidRDefault="00C835C6">
          <w:pPr>
            <w:pStyle w:val="aff0"/>
            <w:tabs>
              <w:tab w:val="left" w:pos="1792"/>
            </w:tabs>
            <w:spacing w:after="120"/>
            <w:rPr>
              <w:rFonts w:cstheme="minorHAnsi"/>
              <w:spacing w:val="-1"/>
              <w:sz w:val="28"/>
            </w:rPr>
          </w:pPr>
          <w:r>
            <w:rPr>
              <w:rFonts w:cstheme="minorHAnsi"/>
              <w:spacing w:val="-1"/>
              <w:sz w:val="28"/>
            </w:rPr>
            <w:tab/>
          </w:r>
        </w:p>
        <w:p w14:paraId="216DB50E" w14:textId="77777777" w:rsidR="00A66D76" w:rsidRDefault="00A66D76">
          <w:pPr>
            <w:pStyle w:val="aff0"/>
            <w:tabs>
              <w:tab w:val="left" w:pos="8477"/>
            </w:tabs>
            <w:spacing w:after="120"/>
            <w:rPr>
              <w:rFonts w:cstheme="minorHAnsi"/>
              <w:spacing w:val="-1"/>
            </w:rPr>
          </w:pPr>
        </w:p>
        <w:p w14:paraId="08C7974E" w14:textId="77777777" w:rsidR="00A66D76" w:rsidRDefault="00A66D76">
          <w:pPr>
            <w:jc w:val="right"/>
            <w:rPr>
              <w:lang w:eastAsia="ru-RU"/>
            </w:rPr>
          </w:pPr>
        </w:p>
        <w:p w14:paraId="6C044E2B" w14:textId="77777777" w:rsidR="00A66D76" w:rsidRDefault="00A66D76">
          <w:pPr>
            <w:pStyle w:val="aff0"/>
            <w:spacing w:after="120"/>
            <w:jc w:val="center"/>
            <w:rPr>
              <w:rFonts w:cstheme="minorHAnsi"/>
              <w:spacing w:val="-1"/>
            </w:rPr>
          </w:pPr>
        </w:p>
        <w:p w14:paraId="7C37C8B8" w14:textId="23EB8FB6" w:rsidR="00A66D76" w:rsidRDefault="00C835C6">
          <w:pPr>
            <w:pStyle w:val="aff0"/>
            <w:tabs>
              <w:tab w:val="center" w:pos="5233"/>
              <w:tab w:val="right" w:pos="10466"/>
            </w:tabs>
            <w:spacing w:after="120"/>
            <w:rPr>
              <w:rFonts w:cstheme="minorHAnsi"/>
              <w:spacing w:val="-1"/>
              <w:sz w:val="28"/>
            </w:rPr>
          </w:pPr>
          <w:r>
            <w:rPr>
              <w:rFonts w:cstheme="minorHAnsi"/>
              <w:spacing w:val="-1"/>
              <w:sz w:val="20"/>
            </w:rPr>
            <w:tab/>
          </w:r>
          <w:r>
            <w:rPr>
              <w:rFonts w:cstheme="minorHAnsi"/>
              <w:spacing w:val="-1"/>
              <w:sz w:val="28"/>
            </w:rPr>
            <w:tab/>
          </w:r>
        </w:p>
        <w:bookmarkStart w:id="9" w:name="_Toc227161384" w:displacedByCustomXml="next"/>
        <w:sdt>
          <w:sdtPr>
            <w:rPr>
              <w:rFonts w:eastAsiaTheme="minorHAnsi" w:cstheme="minorBidi"/>
              <w:b w:val="0"/>
              <w:bCs w:val="0"/>
              <w:caps w:val="0"/>
              <w:color w:val="auto"/>
              <w:spacing w:val="0"/>
              <w:sz w:val="22"/>
              <w:szCs w:val="22"/>
            </w:rPr>
            <w:id w:val="1331484543"/>
            <w:docPartObj>
              <w:docPartGallery w:val="Table of Contents"/>
              <w:docPartUnique/>
            </w:docPartObj>
          </w:sdtPr>
          <w:sdtContent>
            <w:p w14:paraId="031C39DA" w14:textId="77777777" w:rsidR="00A66D76" w:rsidRDefault="00C835C6">
              <w:pPr>
                <w:pStyle w:val="OMDEV1"/>
                <w:spacing w:before="0" w:after="120" w:line="240" w:lineRule="auto"/>
              </w:pPr>
              <w:r>
                <w:t>Оглавление</w:t>
              </w:r>
              <w:bookmarkEnd w:id="9"/>
            </w:p>
            <w:p w14:paraId="179C99FD" w14:textId="7558E26E" w:rsidR="00A149DD" w:rsidRDefault="00C835C6">
              <w:pPr>
                <w:pStyle w:val="13"/>
                <w:rPr>
                  <w:ins w:id="10" w:author="Дмитрий Камбаров" w:date="2026-04-15T16:02:00Z"/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r>
                <w:rPr>
                  <w:rFonts w:cstheme="minorHAnsi"/>
                </w:rPr>
                <w:fldChar w:fldCharType="begin"/>
              </w:r>
              <w:r>
                <w:rPr>
                  <w:rFonts w:cstheme="minorHAnsi"/>
                </w:rPr>
                <w:instrText xml:space="preserve"> TOC \o "1-3" \h \z \u </w:instrText>
              </w:r>
              <w:r>
                <w:rPr>
                  <w:rFonts w:cstheme="minorHAnsi"/>
                </w:rPr>
                <w:fldChar w:fldCharType="separate"/>
              </w:r>
              <w:ins w:id="11" w:author="Дмитрий Камбаров" w:date="2026-04-15T16:02:00Z">
                <w:r w:rsidR="00A149DD" w:rsidRPr="00C936ED">
                  <w:rPr>
                    <w:rStyle w:val="afc"/>
                    <w:noProof/>
                  </w:rPr>
                  <w:fldChar w:fldCharType="begin"/>
                </w:r>
                <w:r w:rsidR="00A149DD" w:rsidRPr="00C936ED">
                  <w:rPr>
                    <w:rStyle w:val="afc"/>
                    <w:noProof/>
                  </w:rPr>
                  <w:instrText xml:space="preserve"> </w:instrText>
                </w:r>
                <w:r w:rsidR="00A149DD">
                  <w:rPr>
                    <w:noProof/>
                  </w:rPr>
                  <w:instrText>HYPERLINK \l "_Toc227161384"</w:instrText>
                </w:r>
                <w:r w:rsidR="00A149DD" w:rsidRPr="00C936ED">
                  <w:rPr>
                    <w:rStyle w:val="afc"/>
                    <w:noProof/>
                  </w:rPr>
                  <w:instrText xml:space="preserve"> </w:instrText>
                </w:r>
                <w:r w:rsidR="00A149DD" w:rsidRPr="00C936ED">
                  <w:rPr>
                    <w:rStyle w:val="afc"/>
                    <w:noProof/>
                  </w:rPr>
                </w:r>
                <w:r w:rsidR="00A149DD" w:rsidRPr="00C936ED">
                  <w:rPr>
                    <w:rStyle w:val="afc"/>
                    <w:noProof/>
                  </w:rPr>
                  <w:fldChar w:fldCharType="separate"/>
                </w:r>
                <w:r w:rsidR="00A149DD" w:rsidRPr="00C936ED">
                  <w:rPr>
                    <w:rStyle w:val="afc"/>
                    <w:noProof/>
                  </w:rPr>
                  <w:t>Оглавление</w:t>
                </w:r>
                <w:r w:rsidR="00A149DD">
                  <w:rPr>
                    <w:noProof/>
                    <w:webHidden/>
                  </w:rPr>
                  <w:tab/>
                </w:r>
                <w:r w:rsidR="00A149DD">
                  <w:rPr>
                    <w:noProof/>
                    <w:webHidden/>
                  </w:rPr>
                  <w:fldChar w:fldCharType="begin"/>
                </w:r>
                <w:r w:rsidR="00A149DD">
                  <w:rPr>
                    <w:noProof/>
                    <w:webHidden/>
                  </w:rPr>
                  <w:instrText xml:space="preserve"> PAGEREF _Toc227161384 \h </w:instrText>
                </w:r>
              </w:ins>
              <w:r w:rsidR="00A149DD">
                <w:rPr>
                  <w:noProof/>
                  <w:webHidden/>
                </w:rPr>
              </w:r>
              <w:r w:rsidR="00A149DD">
                <w:rPr>
                  <w:noProof/>
                  <w:webHidden/>
                </w:rPr>
                <w:fldChar w:fldCharType="separate"/>
              </w:r>
              <w:ins w:id="12" w:author="Дмитрий Камбаров" w:date="2026-04-15T16:02:00Z">
                <w:r w:rsidR="00A149DD">
                  <w:rPr>
                    <w:noProof/>
                    <w:webHidden/>
                  </w:rPr>
                  <w:t>1</w:t>
                </w:r>
                <w:r w:rsidR="00A149DD">
                  <w:rPr>
                    <w:noProof/>
                    <w:webHidden/>
                  </w:rPr>
                  <w:fldChar w:fldCharType="end"/>
                </w:r>
                <w:r w:rsidR="00A149DD" w:rsidRPr="00C936ED">
                  <w:rPr>
                    <w:rStyle w:val="afc"/>
                    <w:noProof/>
                  </w:rPr>
                  <w:fldChar w:fldCharType="end"/>
                </w:r>
              </w:ins>
            </w:p>
            <w:p w14:paraId="6DCC4B56" w14:textId="753C0DB1" w:rsidR="00A149DD" w:rsidRDefault="00A149DD">
              <w:pPr>
                <w:pStyle w:val="13"/>
                <w:tabs>
                  <w:tab w:val="left" w:pos="1134"/>
                </w:tabs>
                <w:rPr>
                  <w:ins w:id="13" w:author="Дмитрий Камбаров" w:date="2026-04-15T16:02:00Z"/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ins w:id="14" w:author="Дмитрий Камбаров" w:date="2026-04-15T16:02:00Z">
                <w:r w:rsidRPr="00C936ED">
                  <w:rPr>
                    <w:rStyle w:val="afc"/>
                    <w:noProof/>
                  </w:rPr>
                  <w:fldChar w:fldCharType="begin"/>
                </w:r>
                <w:r w:rsidRPr="00C936ED">
                  <w:rPr>
                    <w:rStyle w:val="afc"/>
                    <w:noProof/>
                  </w:rPr>
                  <w:instrText xml:space="preserve"> </w:instrText>
                </w:r>
                <w:r>
                  <w:rPr>
                    <w:noProof/>
                  </w:rPr>
                  <w:instrText>HYPERLINK \l "_Toc227161385"</w:instrText>
                </w:r>
                <w:r w:rsidRPr="00C936ED">
                  <w:rPr>
                    <w:rStyle w:val="afc"/>
                    <w:noProof/>
                  </w:rPr>
                  <w:instrText xml:space="preserve"> </w:instrText>
                </w:r>
                <w:r w:rsidRPr="00C936ED">
                  <w:rPr>
                    <w:rStyle w:val="afc"/>
                    <w:noProof/>
                  </w:rPr>
                </w:r>
                <w:r w:rsidRPr="00C936ED">
                  <w:rPr>
                    <w:rStyle w:val="afc"/>
                    <w:noProof/>
                  </w:rPr>
                  <w:fldChar w:fldCharType="separate"/>
                </w:r>
                <w:r w:rsidRPr="00C936ED">
                  <w:rPr>
                    <w:rStyle w:val="afc"/>
                    <w:noProof/>
                  </w:rPr>
                  <w:t>1.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C936ED">
                  <w:rPr>
                    <w:rStyle w:val="afc"/>
                    <w:noProof/>
                  </w:rPr>
                  <w:t>Основные положения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_Toc227161385 \h </w:instrText>
                </w:r>
              </w:ins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ins w:id="15" w:author="Дмитрий Камбаров" w:date="2026-04-15T16:02:00Z"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  <w:r w:rsidRPr="00C936ED">
                  <w:rPr>
                    <w:rStyle w:val="afc"/>
                    <w:noProof/>
                  </w:rPr>
                  <w:fldChar w:fldCharType="end"/>
                </w:r>
              </w:ins>
            </w:p>
            <w:p w14:paraId="51730692" w14:textId="55EA687C" w:rsidR="00A149DD" w:rsidRDefault="00A149DD">
              <w:pPr>
                <w:pStyle w:val="13"/>
                <w:tabs>
                  <w:tab w:val="left" w:pos="1134"/>
                </w:tabs>
                <w:rPr>
                  <w:ins w:id="16" w:author="Дмитрий Камбаров" w:date="2026-04-15T16:02:00Z"/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ins w:id="17" w:author="Дмитрий Камбаров" w:date="2026-04-15T16:02:00Z">
                <w:r w:rsidRPr="00C936ED">
                  <w:rPr>
                    <w:rStyle w:val="afc"/>
                    <w:noProof/>
                  </w:rPr>
                  <w:fldChar w:fldCharType="begin"/>
                </w:r>
                <w:r w:rsidRPr="00C936ED">
                  <w:rPr>
                    <w:rStyle w:val="afc"/>
                    <w:noProof/>
                  </w:rPr>
                  <w:instrText xml:space="preserve"> </w:instrText>
                </w:r>
                <w:r>
                  <w:rPr>
                    <w:noProof/>
                  </w:rPr>
                  <w:instrText>HYPERLINK \l "_Toc227161386"</w:instrText>
                </w:r>
                <w:r w:rsidRPr="00C936ED">
                  <w:rPr>
                    <w:rStyle w:val="afc"/>
                    <w:noProof/>
                  </w:rPr>
                  <w:instrText xml:space="preserve"> </w:instrText>
                </w:r>
                <w:r w:rsidRPr="00C936ED">
                  <w:rPr>
                    <w:rStyle w:val="afc"/>
                    <w:noProof/>
                  </w:rPr>
                </w:r>
                <w:r w:rsidRPr="00C936ED">
                  <w:rPr>
                    <w:rStyle w:val="afc"/>
                    <w:noProof/>
                  </w:rPr>
                  <w:fldChar w:fldCharType="separate"/>
                </w:r>
                <w:r w:rsidRPr="00C936ED">
                  <w:rPr>
                    <w:rStyle w:val="afc"/>
                    <w:noProof/>
                  </w:rPr>
                  <w:t>2.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C936ED">
                  <w:rPr>
                    <w:rStyle w:val="afc"/>
                    <w:noProof/>
                  </w:rPr>
                  <w:t>Сценарии использования BIM-моделей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_Toc227161386 \h </w:instrText>
                </w:r>
              </w:ins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ins w:id="18" w:author="Дмитрий Камбаров" w:date="2026-04-15T16:02:00Z"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  <w:r w:rsidRPr="00C936ED">
                  <w:rPr>
                    <w:rStyle w:val="afc"/>
                    <w:noProof/>
                  </w:rPr>
                  <w:fldChar w:fldCharType="end"/>
                </w:r>
              </w:ins>
            </w:p>
            <w:p w14:paraId="44CFF145" w14:textId="362F867E" w:rsidR="00A149DD" w:rsidRDefault="00A149DD">
              <w:pPr>
                <w:pStyle w:val="13"/>
                <w:tabs>
                  <w:tab w:val="left" w:pos="1134"/>
                </w:tabs>
                <w:rPr>
                  <w:ins w:id="19" w:author="Дмитрий Камбаров" w:date="2026-04-15T16:02:00Z"/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ins w:id="20" w:author="Дмитрий Камбаров" w:date="2026-04-15T16:02:00Z">
                <w:r w:rsidRPr="00C936ED">
                  <w:rPr>
                    <w:rStyle w:val="afc"/>
                    <w:noProof/>
                  </w:rPr>
                  <w:fldChar w:fldCharType="begin"/>
                </w:r>
                <w:r w:rsidRPr="00C936ED">
                  <w:rPr>
                    <w:rStyle w:val="afc"/>
                    <w:noProof/>
                  </w:rPr>
                  <w:instrText xml:space="preserve"> </w:instrText>
                </w:r>
                <w:r>
                  <w:rPr>
                    <w:noProof/>
                  </w:rPr>
                  <w:instrText>HYPERLINK \l "_Toc227161387"</w:instrText>
                </w:r>
                <w:r w:rsidRPr="00C936ED">
                  <w:rPr>
                    <w:rStyle w:val="afc"/>
                    <w:noProof/>
                  </w:rPr>
                  <w:instrText xml:space="preserve"> </w:instrText>
                </w:r>
                <w:r w:rsidRPr="00C936ED">
                  <w:rPr>
                    <w:rStyle w:val="afc"/>
                    <w:noProof/>
                  </w:rPr>
                </w:r>
                <w:r w:rsidRPr="00C936ED">
                  <w:rPr>
                    <w:rStyle w:val="afc"/>
                    <w:noProof/>
                  </w:rPr>
                  <w:fldChar w:fldCharType="separate"/>
                </w:r>
                <w:r w:rsidRPr="00C936ED">
                  <w:rPr>
                    <w:rStyle w:val="afc"/>
                    <w:noProof/>
                    <w:lang w:eastAsia="fr-FR"/>
                  </w:rPr>
                  <w:t>3.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C936ED">
                  <w:rPr>
                    <w:rStyle w:val="afc"/>
                    <w:noProof/>
                    <w:lang w:eastAsia="fr-FR"/>
                  </w:rPr>
                  <w:t>Контрольные состояния модели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_Toc227161387 \h </w:instrText>
                </w:r>
              </w:ins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ins w:id="21" w:author="Дмитрий Камбаров" w:date="2026-04-15T16:02:00Z"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  <w:r w:rsidRPr="00C936ED">
                  <w:rPr>
                    <w:rStyle w:val="afc"/>
                    <w:noProof/>
                  </w:rPr>
                  <w:fldChar w:fldCharType="end"/>
                </w:r>
              </w:ins>
            </w:p>
            <w:p w14:paraId="7867C2EC" w14:textId="39FC60F9" w:rsidR="00A149DD" w:rsidRDefault="00A149DD">
              <w:pPr>
                <w:pStyle w:val="13"/>
                <w:tabs>
                  <w:tab w:val="left" w:pos="1134"/>
                </w:tabs>
                <w:rPr>
                  <w:ins w:id="22" w:author="Дмитрий Камбаров" w:date="2026-04-15T16:02:00Z"/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ins w:id="23" w:author="Дмитрий Камбаров" w:date="2026-04-15T16:02:00Z">
                <w:r w:rsidRPr="00C936ED">
                  <w:rPr>
                    <w:rStyle w:val="afc"/>
                    <w:noProof/>
                  </w:rPr>
                  <w:fldChar w:fldCharType="begin"/>
                </w:r>
                <w:r w:rsidRPr="00C936ED">
                  <w:rPr>
                    <w:rStyle w:val="afc"/>
                    <w:noProof/>
                  </w:rPr>
                  <w:instrText xml:space="preserve"> </w:instrText>
                </w:r>
                <w:r>
                  <w:rPr>
                    <w:noProof/>
                  </w:rPr>
                  <w:instrText>HYPERLINK \l "_Toc227161388"</w:instrText>
                </w:r>
                <w:r w:rsidRPr="00C936ED">
                  <w:rPr>
                    <w:rStyle w:val="afc"/>
                    <w:noProof/>
                  </w:rPr>
                  <w:instrText xml:space="preserve"> </w:instrText>
                </w:r>
                <w:r w:rsidRPr="00C936ED">
                  <w:rPr>
                    <w:rStyle w:val="afc"/>
                    <w:noProof/>
                  </w:rPr>
                </w:r>
                <w:r w:rsidRPr="00C936ED">
                  <w:rPr>
                    <w:rStyle w:val="afc"/>
                    <w:noProof/>
                  </w:rPr>
                  <w:fldChar w:fldCharType="separate"/>
                </w:r>
                <w:r w:rsidRPr="00C936ED">
                  <w:rPr>
                    <w:rStyle w:val="afc"/>
                    <w:noProof/>
                  </w:rPr>
                  <w:t>6.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C936ED">
                  <w:rPr>
                    <w:rStyle w:val="afc"/>
                    <w:noProof/>
                  </w:rPr>
                  <w:t xml:space="preserve">Разграничение разработки документации в </w:t>
                </w:r>
                <w:r w:rsidRPr="00C936ED">
                  <w:rPr>
                    <w:rStyle w:val="afc"/>
                    <w:noProof/>
                    <w:lang w:val="en-US"/>
                  </w:rPr>
                  <w:t>BIM</w:t>
                </w:r>
                <w:r w:rsidRPr="00C936ED">
                  <w:rPr>
                    <w:rStyle w:val="afc"/>
                    <w:noProof/>
                  </w:rPr>
                  <w:t>-Модели и других программных средах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_Toc227161388 \h </w:instrText>
                </w:r>
              </w:ins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ins w:id="24" w:author="Дмитрий Камбаров" w:date="2026-04-15T16:02:00Z"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  <w:r w:rsidRPr="00C936ED">
                  <w:rPr>
                    <w:rStyle w:val="afc"/>
                    <w:noProof/>
                  </w:rPr>
                  <w:fldChar w:fldCharType="end"/>
                </w:r>
              </w:ins>
            </w:p>
            <w:p w14:paraId="3FADD64A" w14:textId="62539BA3" w:rsidR="00A149DD" w:rsidRDefault="00A149DD">
              <w:pPr>
                <w:pStyle w:val="13"/>
                <w:tabs>
                  <w:tab w:val="left" w:pos="1134"/>
                </w:tabs>
                <w:rPr>
                  <w:ins w:id="25" w:author="Дмитрий Камбаров" w:date="2026-04-15T16:02:00Z"/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ins w:id="26" w:author="Дмитрий Камбаров" w:date="2026-04-15T16:02:00Z">
                <w:r w:rsidRPr="00C936ED">
                  <w:rPr>
                    <w:rStyle w:val="afc"/>
                    <w:noProof/>
                  </w:rPr>
                  <w:fldChar w:fldCharType="begin"/>
                </w:r>
                <w:r w:rsidRPr="00C936ED">
                  <w:rPr>
                    <w:rStyle w:val="afc"/>
                    <w:noProof/>
                  </w:rPr>
                  <w:instrText xml:space="preserve"> </w:instrText>
                </w:r>
                <w:r>
                  <w:rPr>
                    <w:noProof/>
                  </w:rPr>
                  <w:instrText>HYPERLINK \l "_Toc227161389"</w:instrText>
                </w:r>
                <w:r w:rsidRPr="00C936ED">
                  <w:rPr>
                    <w:rStyle w:val="afc"/>
                    <w:noProof/>
                  </w:rPr>
                  <w:instrText xml:space="preserve"> </w:instrText>
                </w:r>
                <w:r w:rsidRPr="00C936ED">
                  <w:rPr>
                    <w:rStyle w:val="afc"/>
                    <w:noProof/>
                  </w:rPr>
                </w:r>
                <w:r w:rsidRPr="00C936ED">
                  <w:rPr>
                    <w:rStyle w:val="afc"/>
                    <w:noProof/>
                  </w:rPr>
                  <w:fldChar w:fldCharType="separate"/>
                </w:r>
                <w:r w:rsidRPr="00C936ED">
                  <w:rPr>
                    <w:rStyle w:val="afc"/>
                    <w:noProof/>
                  </w:rPr>
                  <w:t>4.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C936ED">
                  <w:rPr>
                    <w:rStyle w:val="afc"/>
                    <w:noProof/>
                  </w:rPr>
                  <w:t>Терминология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_Toc227161389 \h </w:instrText>
                </w:r>
              </w:ins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ins w:id="27" w:author="Дмитрий Камбаров" w:date="2026-04-15T16:02:00Z"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  <w:r w:rsidRPr="00C936ED">
                  <w:rPr>
                    <w:rStyle w:val="afc"/>
                    <w:noProof/>
                  </w:rPr>
                  <w:fldChar w:fldCharType="end"/>
                </w:r>
              </w:ins>
            </w:p>
            <w:p w14:paraId="711DD300" w14:textId="0B02A6C8" w:rsidR="008037B5" w:rsidDel="00A149DD" w:rsidRDefault="008037B5">
              <w:pPr>
                <w:pStyle w:val="13"/>
                <w:rPr>
                  <w:del w:id="28" w:author="Дмитрий Камбаров" w:date="2026-04-15T16:02:00Z"/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del w:id="29" w:author="Дмитрий Камбаров" w:date="2026-04-15T16:02:00Z">
                <w:r w:rsidRPr="00A149DD" w:rsidDel="00A149DD">
                  <w:rPr>
                    <w:rPrChange w:id="30" w:author="Дмитрий Камбаров" w:date="2026-04-15T16:02:00Z">
                      <w:rPr>
                        <w:rStyle w:val="afc"/>
                        <w:noProof/>
                      </w:rPr>
                    </w:rPrChange>
                  </w:rPr>
                  <w:delText>Оглавление</w:delText>
                </w:r>
                <w:r w:rsidDel="00A149DD">
                  <w:rPr>
                    <w:noProof/>
                    <w:webHidden/>
                  </w:rPr>
                  <w:tab/>
                  <w:delText>1</w:delText>
                </w:r>
              </w:del>
            </w:p>
            <w:p w14:paraId="20349838" w14:textId="68284271" w:rsidR="008037B5" w:rsidDel="00A149DD" w:rsidRDefault="008037B5">
              <w:pPr>
                <w:pStyle w:val="13"/>
                <w:tabs>
                  <w:tab w:val="left" w:pos="1134"/>
                </w:tabs>
                <w:rPr>
                  <w:del w:id="31" w:author="Дмитрий Камбаров" w:date="2026-04-15T16:02:00Z"/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del w:id="32" w:author="Дмитрий Камбаров" w:date="2026-04-15T16:02:00Z">
                <w:r w:rsidRPr="00A149DD" w:rsidDel="00A149DD">
                  <w:rPr>
                    <w:rPrChange w:id="33" w:author="Дмитрий Камбаров" w:date="2026-04-15T16:02:00Z">
                      <w:rPr>
                        <w:rStyle w:val="afc"/>
                        <w:noProof/>
                      </w:rPr>
                    </w:rPrChange>
                  </w:rPr>
                  <w:delText>1.</w:delText>
                </w:r>
                <w:r w:rsidDel="00A149DD"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A149DD" w:rsidDel="00A149DD">
                  <w:rPr>
                    <w:rPrChange w:id="34" w:author="Дмитрий Камбаров" w:date="2026-04-15T16:02:00Z">
                      <w:rPr>
                        <w:rStyle w:val="afc"/>
                        <w:noProof/>
                      </w:rPr>
                    </w:rPrChange>
                  </w:rPr>
                  <w:delText>Основные положения</w:delText>
                </w:r>
                <w:r w:rsidDel="00A149DD">
                  <w:rPr>
                    <w:noProof/>
                    <w:webHidden/>
                  </w:rPr>
                  <w:tab/>
                  <w:delText>2</w:delText>
                </w:r>
              </w:del>
            </w:p>
            <w:p w14:paraId="1CC06181" w14:textId="2979BCB5" w:rsidR="008037B5" w:rsidDel="00A149DD" w:rsidRDefault="008037B5">
              <w:pPr>
                <w:pStyle w:val="13"/>
                <w:tabs>
                  <w:tab w:val="left" w:pos="1134"/>
                </w:tabs>
                <w:rPr>
                  <w:del w:id="35" w:author="Дмитрий Камбаров" w:date="2026-04-15T16:02:00Z"/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del w:id="36" w:author="Дмитрий Камбаров" w:date="2026-04-15T16:02:00Z">
                <w:r w:rsidRPr="00A149DD" w:rsidDel="00A149DD">
                  <w:rPr>
                    <w:rPrChange w:id="37" w:author="Дмитрий Камбаров" w:date="2026-04-15T16:02:00Z">
                      <w:rPr>
                        <w:rStyle w:val="afc"/>
                        <w:noProof/>
                      </w:rPr>
                    </w:rPrChange>
                  </w:rPr>
                  <w:delText>2.</w:delText>
                </w:r>
                <w:r w:rsidDel="00A149DD"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A149DD" w:rsidDel="00A149DD">
                  <w:rPr>
                    <w:rPrChange w:id="38" w:author="Дмитрий Камбаров" w:date="2026-04-15T16:02:00Z">
                      <w:rPr>
                        <w:rStyle w:val="afc"/>
                        <w:noProof/>
                      </w:rPr>
                    </w:rPrChange>
                  </w:rPr>
                  <w:delText>Обмен информацией</w:delText>
                </w:r>
                <w:r w:rsidDel="00A149DD">
                  <w:rPr>
                    <w:noProof/>
                    <w:webHidden/>
                  </w:rPr>
                  <w:tab/>
                  <w:delText>4</w:delText>
                </w:r>
              </w:del>
            </w:p>
            <w:p w14:paraId="1B695E71" w14:textId="01F50BE2" w:rsidR="008037B5" w:rsidDel="00A149DD" w:rsidRDefault="008037B5">
              <w:pPr>
                <w:pStyle w:val="13"/>
                <w:tabs>
                  <w:tab w:val="left" w:pos="1134"/>
                </w:tabs>
                <w:rPr>
                  <w:del w:id="39" w:author="Дмитрий Камбаров" w:date="2026-04-15T16:02:00Z"/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del w:id="40" w:author="Дмитрий Камбаров" w:date="2026-04-15T16:02:00Z">
                <w:r w:rsidRPr="00A149DD" w:rsidDel="00A149DD">
                  <w:rPr>
                    <w:rPrChange w:id="41" w:author="Дмитрий Камбаров" w:date="2026-04-15T16:02:00Z">
                      <w:rPr>
                        <w:rStyle w:val="afc"/>
                        <w:noProof/>
                      </w:rPr>
                    </w:rPrChange>
                  </w:rPr>
                  <w:delText>3.</w:delText>
                </w:r>
                <w:r w:rsidDel="00A149DD"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A149DD" w:rsidDel="00A149DD">
                  <w:rPr>
                    <w:rPrChange w:id="42" w:author="Дмитрий Камбаров" w:date="2026-04-15T16:02:00Z">
                      <w:rPr>
                        <w:rStyle w:val="afc"/>
                        <w:noProof/>
                      </w:rPr>
                    </w:rPrChange>
                  </w:rPr>
                  <w:delText>Общие требования</w:delText>
                </w:r>
                <w:r w:rsidDel="00A149DD">
                  <w:rPr>
                    <w:noProof/>
                    <w:webHidden/>
                  </w:rPr>
                  <w:tab/>
                  <w:delText>6</w:delText>
                </w:r>
              </w:del>
            </w:p>
            <w:p w14:paraId="3458E0F4" w14:textId="78BC3BDC" w:rsidR="008037B5" w:rsidDel="00A149DD" w:rsidRDefault="008037B5">
              <w:pPr>
                <w:pStyle w:val="13"/>
                <w:tabs>
                  <w:tab w:val="left" w:pos="1134"/>
                </w:tabs>
                <w:rPr>
                  <w:del w:id="43" w:author="Дмитрий Камбаров" w:date="2026-04-15T16:02:00Z"/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del w:id="44" w:author="Дмитрий Камбаров" w:date="2026-04-15T16:02:00Z">
                <w:r w:rsidRPr="00A149DD" w:rsidDel="00A149DD">
                  <w:rPr>
                    <w:rPrChange w:id="45" w:author="Дмитрий Камбаров" w:date="2026-04-15T16:02:00Z">
                      <w:rPr>
                        <w:rStyle w:val="afc"/>
                        <w:noProof/>
                      </w:rPr>
                    </w:rPrChange>
                  </w:rPr>
                  <w:delText>4.</w:delText>
                </w:r>
                <w:r w:rsidDel="00A149DD"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A149DD" w:rsidDel="00A149DD">
                  <w:rPr>
                    <w:rPrChange w:id="46" w:author="Дмитрий Камбаров" w:date="2026-04-15T16:02:00Z">
                      <w:rPr>
                        <w:rStyle w:val="afc"/>
                        <w:noProof/>
                      </w:rPr>
                    </w:rPrChange>
                  </w:rPr>
                  <w:delText>Требования к архитектурным моделям</w:delText>
                </w:r>
                <w:r w:rsidDel="00A149DD">
                  <w:rPr>
                    <w:noProof/>
                    <w:webHidden/>
                  </w:rPr>
                  <w:tab/>
                  <w:delText>14</w:delText>
                </w:r>
              </w:del>
            </w:p>
            <w:p w14:paraId="50BACA8E" w14:textId="4C9E6379" w:rsidR="008037B5" w:rsidDel="00A149DD" w:rsidRDefault="008037B5">
              <w:pPr>
                <w:pStyle w:val="13"/>
                <w:tabs>
                  <w:tab w:val="left" w:pos="1134"/>
                </w:tabs>
                <w:rPr>
                  <w:del w:id="47" w:author="Дмитрий Камбаров" w:date="2026-04-15T16:02:00Z"/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del w:id="48" w:author="Дмитрий Камбаров" w:date="2026-04-15T16:02:00Z">
                <w:r w:rsidRPr="00A149DD" w:rsidDel="00A149DD">
                  <w:rPr>
                    <w:rPrChange w:id="49" w:author="Дмитрий Камбаров" w:date="2026-04-15T16:02:00Z">
                      <w:rPr>
                        <w:rStyle w:val="afc"/>
                        <w:noProof/>
                      </w:rPr>
                    </w:rPrChange>
                  </w:rPr>
                  <w:delText>5.</w:delText>
                </w:r>
                <w:r w:rsidDel="00A149DD"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A149DD" w:rsidDel="00A149DD">
                  <w:rPr>
                    <w:rPrChange w:id="50" w:author="Дмитрий Камбаров" w:date="2026-04-15T16:02:00Z">
                      <w:rPr>
                        <w:rStyle w:val="afc"/>
                        <w:noProof/>
                      </w:rPr>
                    </w:rPrChange>
                  </w:rPr>
                  <w:delText>Требования к конструктивным моделям</w:delText>
                </w:r>
                <w:r w:rsidDel="00A149DD">
                  <w:rPr>
                    <w:noProof/>
                    <w:webHidden/>
                  </w:rPr>
                  <w:tab/>
                  <w:delText>25</w:delText>
                </w:r>
              </w:del>
            </w:p>
            <w:p w14:paraId="28F9823A" w14:textId="0AA78786" w:rsidR="008037B5" w:rsidDel="00A149DD" w:rsidRDefault="008037B5">
              <w:pPr>
                <w:pStyle w:val="13"/>
                <w:tabs>
                  <w:tab w:val="left" w:pos="1134"/>
                </w:tabs>
                <w:rPr>
                  <w:del w:id="51" w:author="Дмитрий Камбаров" w:date="2026-04-15T16:02:00Z"/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del w:id="52" w:author="Дмитрий Камбаров" w:date="2026-04-15T16:02:00Z">
                <w:r w:rsidRPr="00A149DD" w:rsidDel="00A149DD">
                  <w:rPr>
                    <w:rPrChange w:id="53" w:author="Дмитрий Камбаров" w:date="2026-04-15T16:02:00Z">
                      <w:rPr>
                        <w:rStyle w:val="afc"/>
                        <w:noProof/>
                      </w:rPr>
                    </w:rPrChange>
                  </w:rPr>
                  <w:delText>6.</w:delText>
                </w:r>
                <w:r w:rsidDel="00A149DD"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A149DD" w:rsidDel="00A149DD">
                  <w:rPr>
                    <w:rPrChange w:id="54" w:author="Дмитрий Камбаров" w:date="2026-04-15T16:02:00Z">
                      <w:rPr>
                        <w:rStyle w:val="afc"/>
                        <w:noProof/>
                      </w:rPr>
                    </w:rPrChange>
                  </w:rPr>
                  <w:delText>Требования к инженерным моделям</w:delText>
                </w:r>
                <w:r w:rsidDel="00A149DD">
                  <w:rPr>
                    <w:noProof/>
                    <w:webHidden/>
                  </w:rPr>
                  <w:tab/>
                  <w:delText>29</w:delText>
                </w:r>
              </w:del>
            </w:p>
            <w:p w14:paraId="0705C058" w14:textId="0CA8445A" w:rsidR="008037B5" w:rsidDel="00A149DD" w:rsidRDefault="008037B5">
              <w:pPr>
                <w:pStyle w:val="13"/>
                <w:tabs>
                  <w:tab w:val="left" w:pos="1134"/>
                </w:tabs>
                <w:rPr>
                  <w:del w:id="55" w:author="Дмитрий Камбаров" w:date="2026-04-15T16:02:00Z"/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del w:id="56" w:author="Дмитрий Камбаров" w:date="2026-04-15T16:02:00Z">
                <w:r w:rsidRPr="00A149DD" w:rsidDel="00A149DD">
                  <w:rPr>
                    <w:rPrChange w:id="57" w:author="Дмитрий Камбаров" w:date="2026-04-15T16:02:00Z">
                      <w:rPr>
                        <w:rStyle w:val="afc"/>
                        <w:noProof/>
                      </w:rPr>
                    </w:rPrChange>
                  </w:rPr>
                  <w:delText>7.</w:delText>
                </w:r>
                <w:r w:rsidDel="00A149DD"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A149DD" w:rsidDel="00A149DD">
                  <w:rPr>
                    <w:rPrChange w:id="58" w:author="Дмитрий Камбаров" w:date="2026-04-15T16:02:00Z">
                      <w:rPr>
                        <w:rStyle w:val="afc"/>
                        <w:noProof/>
                      </w:rPr>
                    </w:rPrChange>
                  </w:rPr>
                  <w:delText xml:space="preserve">Плагин квартирографии </w:delText>
                </w:r>
                <w:r w:rsidRPr="00A149DD" w:rsidDel="00A149DD">
                  <w:rPr>
                    <w:rPrChange w:id="59" w:author="Дмитрий Камбаров" w:date="2026-04-15T16:02:00Z">
                      <w:rPr>
                        <w:rStyle w:val="afc"/>
                        <w:noProof/>
                        <w:lang w:val="en-US"/>
                      </w:rPr>
                    </w:rPrChange>
                  </w:rPr>
                  <w:delText>OMDV</w:delText>
                </w:r>
                <w:r w:rsidRPr="00A149DD" w:rsidDel="00A149DD">
                  <w:rPr>
                    <w:rPrChange w:id="60" w:author="Дмитрий Камбаров" w:date="2026-04-15T16:02:00Z">
                      <w:rPr>
                        <w:rStyle w:val="afc"/>
                        <w:noProof/>
                      </w:rPr>
                    </w:rPrChange>
                  </w:rPr>
                  <w:delText xml:space="preserve"> </w:delText>
                </w:r>
                <w:r w:rsidRPr="00A149DD" w:rsidDel="00A149DD">
                  <w:rPr>
                    <w:rPrChange w:id="61" w:author="Дмитрий Камбаров" w:date="2026-04-15T16:02:00Z">
                      <w:rPr>
                        <w:rStyle w:val="afc"/>
                        <w:noProof/>
                        <w:lang w:val="en-US"/>
                      </w:rPr>
                    </w:rPrChange>
                  </w:rPr>
                  <w:delText>BUILDING</w:delText>
                </w:r>
                <w:r w:rsidRPr="00A149DD" w:rsidDel="00A149DD">
                  <w:rPr>
                    <w:rPrChange w:id="62" w:author="Дмитрий Камбаров" w:date="2026-04-15T16:02:00Z">
                      <w:rPr>
                        <w:rStyle w:val="afc"/>
                        <w:noProof/>
                      </w:rPr>
                    </w:rPrChange>
                  </w:rPr>
                  <w:delText xml:space="preserve"> для </w:delText>
                </w:r>
                <w:r w:rsidRPr="00A149DD" w:rsidDel="00A149DD">
                  <w:rPr>
                    <w:rPrChange w:id="63" w:author="Дмитрий Камбаров" w:date="2026-04-15T16:02:00Z">
                      <w:rPr>
                        <w:rStyle w:val="afc"/>
                        <w:noProof/>
                        <w:lang w:val="en-US"/>
                      </w:rPr>
                    </w:rPrChange>
                  </w:rPr>
                  <w:delText>Autodesk</w:delText>
                </w:r>
                <w:r w:rsidRPr="00A149DD" w:rsidDel="00A149DD">
                  <w:rPr>
                    <w:rPrChange w:id="64" w:author="Дмитрий Камбаров" w:date="2026-04-15T16:02:00Z">
                      <w:rPr>
                        <w:rStyle w:val="afc"/>
                        <w:noProof/>
                      </w:rPr>
                    </w:rPrChange>
                  </w:rPr>
                  <w:delText xml:space="preserve"> </w:delText>
                </w:r>
                <w:r w:rsidRPr="00A149DD" w:rsidDel="00A149DD">
                  <w:rPr>
                    <w:rPrChange w:id="65" w:author="Дмитрий Камбаров" w:date="2026-04-15T16:02:00Z">
                      <w:rPr>
                        <w:rStyle w:val="afc"/>
                        <w:noProof/>
                        <w:lang w:val="en-US"/>
                      </w:rPr>
                    </w:rPrChange>
                  </w:rPr>
                  <w:delText>Revit</w:delText>
                </w:r>
                <w:r w:rsidDel="00A149DD">
                  <w:rPr>
                    <w:noProof/>
                    <w:webHidden/>
                  </w:rPr>
                  <w:tab/>
                  <w:delText>38</w:delText>
                </w:r>
              </w:del>
            </w:p>
            <w:p w14:paraId="02B09836" w14:textId="77B300AB" w:rsidR="008037B5" w:rsidDel="00A149DD" w:rsidRDefault="008037B5">
              <w:pPr>
                <w:pStyle w:val="13"/>
                <w:tabs>
                  <w:tab w:val="left" w:pos="1134"/>
                </w:tabs>
                <w:rPr>
                  <w:del w:id="66" w:author="Дмитрий Камбаров" w:date="2026-04-15T16:02:00Z"/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del w:id="67" w:author="Дмитрий Камбаров" w:date="2026-04-15T16:02:00Z">
                <w:r w:rsidRPr="00A149DD" w:rsidDel="00A149DD">
                  <w:rPr>
                    <w:rPrChange w:id="68" w:author="Дмитрий Камбаров" w:date="2026-04-15T16:02:00Z">
                      <w:rPr>
                        <w:rStyle w:val="afc"/>
                        <w:noProof/>
                      </w:rPr>
                    </w:rPrChange>
                  </w:rPr>
                  <w:delText>7.</w:delText>
                </w:r>
                <w:r w:rsidDel="00A149DD"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A149DD" w:rsidDel="00A149DD">
                  <w:rPr>
                    <w:rPrChange w:id="69" w:author="Дмитрий Камбаров" w:date="2026-04-15T16:02:00Z">
                      <w:rPr>
                        <w:rStyle w:val="afc"/>
                        <w:noProof/>
                      </w:rPr>
                    </w:rPrChange>
                  </w:rPr>
                  <w:delText xml:space="preserve">Разграничение разработки документации в </w:delText>
                </w:r>
                <w:r w:rsidRPr="00A149DD" w:rsidDel="00A149DD">
                  <w:rPr>
                    <w:rPrChange w:id="70" w:author="Дмитрий Камбаров" w:date="2026-04-15T16:02:00Z">
                      <w:rPr>
                        <w:rStyle w:val="afc"/>
                        <w:noProof/>
                        <w:lang w:val="en-US"/>
                      </w:rPr>
                    </w:rPrChange>
                  </w:rPr>
                  <w:delText>BIM</w:delText>
                </w:r>
                <w:r w:rsidRPr="00A149DD" w:rsidDel="00A149DD">
                  <w:rPr>
                    <w:rPrChange w:id="71" w:author="Дмитрий Камбаров" w:date="2026-04-15T16:02:00Z">
                      <w:rPr>
                        <w:rStyle w:val="afc"/>
                        <w:noProof/>
                      </w:rPr>
                    </w:rPrChange>
                  </w:rPr>
                  <w:delText>-Модели и других программных средах</w:delText>
                </w:r>
                <w:r w:rsidDel="00A149DD">
                  <w:rPr>
                    <w:noProof/>
                    <w:webHidden/>
                  </w:rPr>
                  <w:tab/>
                  <w:delText>41</w:delText>
                </w:r>
              </w:del>
            </w:p>
            <w:p w14:paraId="4BCBF17C" w14:textId="48752FE8" w:rsidR="008037B5" w:rsidDel="00A149DD" w:rsidRDefault="008037B5">
              <w:pPr>
                <w:pStyle w:val="13"/>
                <w:tabs>
                  <w:tab w:val="left" w:pos="1134"/>
                </w:tabs>
                <w:rPr>
                  <w:del w:id="72" w:author="Дмитрий Камбаров" w:date="2026-04-15T16:02:00Z"/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del w:id="73" w:author="Дмитрий Камбаров" w:date="2026-04-15T16:02:00Z">
                <w:r w:rsidRPr="00A149DD" w:rsidDel="00A149DD">
                  <w:rPr>
                    <w:rPrChange w:id="74" w:author="Дмитрий Камбаров" w:date="2026-04-15T16:02:00Z">
                      <w:rPr>
                        <w:rStyle w:val="afc"/>
                        <w:noProof/>
                      </w:rPr>
                    </w:rPrChange>
                  </w:rPr>
                  <w:delText>8.</w:delText>
                </w:r>
                <w:r w:rsidDel="00A149DD"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A149DD" w:rsidDel="00A149DD">
                  <w:rPr>
                    <w:rPrChange w:id="75" w:author="Дмитрий Камбаров" w:date="2026-04-15T16:02:00Z">
                      <w:rPr>
                        <w:rStyle w:val="afc"/>
                        <w:noProof/>
                      </w:rPr>
                    </w:rPrChange>
                  </w:rPr>
                  <w:delText>Терминология</w:delText>
                </w:r>
                <w:r w:rsidDel="00A149DD">
                  <w:rPr>
                    <w:noProof/>
                    <w:webHidden/>
                  </w:rPr>
                  <w:tab/>
                  <w:delText>44</w:delText>
                </w:r>
              </w:del>
            </w:p>
            <w:p w14:paraId="7EC8A299" w14:textId="77777777" w:rsidR="00A66D76" w:rsidRDefault="00C835C6" w:rsidP="00677ECD">
              <w:pPr>
                <w:rPr>
                  <w:sz w:val="6"/>
                  <w:szCs w:val="6"/>
                </w:rPr>
              </w:pPr>
              <w:r>
                <w:rPr>
                  <w:rFonts w:eastAsiaTheme="minorEastAsia"/>
                </w:rPr>
                <w:fldChar w:fldCharType="end"/>
              </w:r>
            </w:p>
          </w:sdtContent>
        </w:sdt>
        <w:p w14:paraId="7212BC18" w14:textId="77777777" w:rsidR="00A66D76" w:rsidRDefault="00C835C6">
          <w:pPr>
            <w:rPr>
              <w:rFonts w:eastAsia="Times New Roman" w:cstheme="minorHAnsi"/>
              <w:b/>
              <w:bCs/>
              <w:caps/>
              <w:spacing w:val="-1"/>
              <w:sz w:val="28"/>
              <w:szCs w:val="32"/>
            </w:rPr>
          </w:pPr>
          <w:r>
            <w:rPr>
              <w:rFonts w:eastAsiaTheme="minorEastAsia" w:cstheme="minorHAnsi"/>
              <w:b/>
              <w:bCs/>
              <w:caps/>
              <w:spacing w:val="-1"/>
              <w:sz w:val="28"/>
              <w:szCs w:val="32"/>
            </w:rPr>
            <w:br w:type="page" w:clear="all"/>
          </w:r>
        </w:p>
        <w:bookmarkEnd w:id="2" w:displacedByCustomXml="next"/>
      </w:sdtContent>
    </w:sdt>
    <w:p w14:paraId="53C6CFF1" w14:textId="77777777" w:rsidR="00A66D76" w:rsidRDefault="00A66D76">
      <w:pPr>
        <w:pStyle w:val="OMDEV"/>
        <w:spacing w:before="0" w:after="120" w:line="240" w:lineRule="auto"/>
        <w:ind w:left="567" w:hanging="567"/>
        <w:sectPr w:rsidR="00A66D76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720" w:right="720" w:bottom="720" w:left="720" w:header="703" w:footer="709" w:gutter="0"/>
          <w:pgNumType w:start="0"/>
          <w:cols w:space="708"/>
          <w:titlePg/>
          <w:docGrid w:linePitch="360"/>
        </w:sectPr>
      </w:pPr>
    </w:p>
    <w:p w14:paraId="0D2427B2" w14:textId="77777777" w:rsidR="00A66D76" w:rsidRDefault="00C835C6" w:rsidP="00677ECD">
      <w:pPr>
        <w:pStyle w:val="OMDEV"/>
        <w:numPr>
          <w:ilvl w:val="0"/>
          <w:numId w:val="8"/>
        </w:numPr>
        <w:spacing w:before="0" w:after="120" w:line="240" w:lineRule="auto"/>
        <w:ind w:left="567" w:hanging="567"/>
      </w:pPr>
      <w:bookmarkStart w:id="78" w:name="_Toc227161385"/>
      <w:r>
        <w:rPr>
          <w:rFonts w:eastAsiaTheme="minorEastAsia" w:cstheme="minorBidi"/>
        </w:rPr>
        <w:lastRenderedPageBreak/>
        <w:t>Основные положения</w:t>
      </w:r>
      <w:bookmarkEnd w:id="78"/>
    </w:p>
    <w:p w14:paraId="5940A9E2" w14:textId="56FBE664" w:rsidR="002D0463" w:rsidDel="00B21E25" w:rsidRDefault="00C835C6" w:rsidP="002D0463">
      <w:pPr>
        <w:pStyle w:val="OMDV2"/>
        <w:rPr>
          <w:del w:id="79" w:author="Дмитрий Камбаров" w:date="2026-04-15T14:26:00Z"/>
          <w:lang w:val="ru-RU"/>
        </w:rPr>
      </w:pPr>
      <w:del w:id="80" w:author="Дмитрий Камбаров" w:date="2026-04-15T14:26:00Z">
        <w:r w:rsidRPr="00677ECD" w:rsidDel="00B21E25">
          <w:rPr>
            <w:lang w:val="ru-RU"/>
          </w:rPr>
          <w:delText xml:space="preserve">В настоящем документе обозначены основные направления </w:delText>
        </w:r>
        <w:r w:rsidDel="00B21E25">
          <w:delText>BIM</w:delText>
        </w:r>
        <w:r w:rsidRPr="00677ECD" w:rsidDel="00B21E25">
          <w:rPr>
            <w:lang w:val="ru-RU"/>
          </w:rPr>
          <w:delText xml:space="preserve"> моделирования, с учетом всех преимуществ, которые дает использование </w:delText>
        </w:r>
        <w:r w:rsidDel="00B21E25">
          <w:delText>BIM</w:delText>
        </w:r>
        <w:r w:rsidRPr="00677ECD" w:rsidDel="00B21E25">
          <w:rPr>
            <w:lang w:val="ru-RU"/>
          </w:rPr>
          <w:delText xml:space="preserve"> и которые позволяют получить более высокую степень осознанного принятия решений с помощью визуальных и технических средств проектирования. Данные требования базируются на программных продуктах </w:delText>
        </w:r>
        <w:r w:rsidDel="00B21E25">
          <w:delText>Autodesk</w:delText>
        </w:r>
        <w:r w:rsidRPr="00677ECD" w:rsidDel="00B21E25">
          <w:rPr>
            <w:lang w:val="ru-RU"/>
          </w:rPr>
          <w:delText xml:space="preserve"> </w:delText>
        </w:r>
        <w:r w:rsidDel="00B21E25">
          <w:delText>Revit</w:delText>
        </w:r>
        <w:r w:rsidRPr="00677ECD" w:rsidDel="00B21E25">
          <w:rPr>
            <w:lang w:val="ru-RU"/>
          </w:rPr>
          <w:delText xml:space="preserve">, </w:delText>
        </w:r>
        <w:r w:rsidDel="00B21E25">
          <w:delText>Autodesk</w:delText>
        </w:r>
        <w:r w:rsidRPr="00677ECD" w:rsidDel="00B21E25">
          <w:rPr>
            <w:lang w:val="ru-RU"/>
          </w:rPr>
          <w:delText xml:space="preserve"> </w:delText>
        </w:r>
        <w:r w:rsidDel="00B21E25">
          <w:delText>AutoCAD</w:delText>
        </w:r>
        <w:r w:rsidRPr="00677ECD" w:rsidDel="00B21E25">
          <w:rPr>
            <w:lang w:val="ru-RU"/>
          </w:rPr>
          <w:delText xml:space="preserve"> и </w:delText>
        </w:r>
        <w:r w:rsidDel="00B21E25">
          <w:delText>Autodesk</w:delText>
        </w:r>
        <w:r w:rsidRPr="00677ECD" w:rsidDel="00B21E25">
          <w:rPr>
            <w:lang w:val="ru-RU"/>
          </w:rPr>
          <w:delText xml:space="preserve"> </w:delText>
        </w:r>
        <w:r w:rsidDel="00B21E25">
          <w:delText>Navisworks</w:delText>
        </w:r>
        <w:r w:rsidRPr="00677ECD" w:rsidDel="00B21E25">
          <w:rPr>
            <w:lang w:val="ru-RU"/>
          </w:rPr>
          <w:delText xml:space="preserve">. </w:delText>
        </w:r>
        <w:r w:rsidR="00DD0F8D" w:rsidRPr="00DD0F8D" w:rsidDel="00B21E25">
          <w:rPr>
            <w:lang w:val="ru-RU"/>
          </w:rPr>
          <w:delText xml:space="preserve">Допускается использование других программных средств при условии соответствия требованиям данного документа </w:delText>
        </w:r>
        <w:r w:rsidR="00DD0F8D" w:rsidRPr="002D0463" w:rsidDel="00B21E25">
          <w:rPr>
            <w:highlight w:val="yellow"/>
            <w:lang w:val="ru-RU"/>
          </w:rPr>
          <w:delText>(см. раздел 8</w:delText>
        </w:r>
        <w:r w:rsidR="00DD0F8D" w:rsidRPr="00DD0F8D" w:rsidDel="00B21E25">
          <w:rPr>
            <w:lang w:val="ru-RU"/>
          </w:rPr>
          <w:delText>)</w:delText>
        </w:r>
        <w:r w:rsidRPr="002D0463" w:rsidDel="00B21E25">
          <w:rPr>
            <w:lang w:val="ru-RU"/>
          </w:rPr>
          <w:delText>;</w:delText>
        </w:r>
      </w:del>
    </w:p>
    <w:p w14:paraId="59D63D6E" w14:textId="04DE0318" w:rsidR="002D0463" w:rsidDel="00B21E25" w:rsidRDefault="002D0463" w:rsidP="002D0463">
      <w:pPr>
        <w:rPr>
          <w:del w:id="81" w:author="Дмитрий Камбаров" w:date="2026-04-15T14:26:00Z"/>
          <w:lang w:eastAsia="fr-FR"/>
        </w:rPr>
      </w:pPr>
      <w:del w:id="82" w:author="Дмитрий Камбаров" w:date="2026-04-15T14:26:00Z">
        <w:r w:rsidRPr="002D0463" w:rsidDel="00B21E25">
          <w:rPr>
            <w:lang w:eastAsia="fr-FR"/>
          </w:rPr>
          <w:delText xml:space="preserve">Настоящий документ устанавливает требования Заказчика к BIM-модели, разрабатываемой Проектировщиком в рамках договора. Требования относятся к составу модели, структуре данных, уровню геометрической и информационной проработки, правилам передачи и </w:delText>
        </w:r>
        <w:r w:rsidRPr="002D0463" w:rsidDel="00B21E25">
          <w:rPr>
            <w:highlight w:val="yellow"/>
            <w:lang w:eastAsia="fr-FR"/>
          </w:rPr>
          <w:delText>критериям приёмки модели.</w:delText>
        </w:r>
      </w:del>
    </w:p>
    <w:p w14:paraId="42648CEE" w14:textId="5B10445B" w:rsidR="00B21E25" w:rsidDel="00B21E25" w:rsidRDefault="00B21E25" w:rsidP="002D0463">
      <w:pPr>
        <w:rPr>
          <w:del w:id="83" w:author="Дмитрий Камбаров" w:date="2026-04-15T14:26:00Z"/>
          <w:lang w:eastAsia="fr-FR"/>
        </w:rPr>
      </w:pPr>
    </w:p>
    <w:p w14:paraId="01F420C0" w14:textId="705005FE" w:rsidR="00B21E25" w:rsidRPr="00160201" w:rsidRDefault="00B21E25">
      <w:pPr>
        <w:pStyle w:val="OMDV2"/>
        <w:rPr>
          <w:lang w:val="ru-RU"/>
          <w:rPrChange w:id="84" w:author="D.Kambarov" w:date="2026-04-24T10:49:00Z" w16du:dateUtc="2026-04-24T07:49:00Z">
            <w:rPr>
              <w:rFonts w:eastAsiaTheme="minorEastAsia"/>
              <w:lang w:eastAsia="fr-FR"/>
            </w:rPr>
          </w:rPrChange>
        </w:rPr>
        <w:pPrChange w:id="85" w:author="Дмитрий Камбаров" w:date="2026-04-15T14:26:00Z">
          <w:pPr/>
        </w:pPrChange>
      </w:pPr>
      <w:r w:rsidRPr="00C55179">
        <w:rPr>
          <w:lang w:val="ru-RU"/>
          <w:rPrChange w:id="86" w:author="D.Kambarov" w:date="2026-04-16T11:41:00Z" w16du:dateUtc="2026-04-16T08:41:00Z">
            <w:rPr/>
          </w:rPrChange>
        </w:rPr>
        <w:t xml:space="preserve">Настоящий документ устанавливает требования Заказчика к </w:t>
      </w:r>
      <w:r w:rsidRPr="00B21E25">
        <w:t>BIM</w:t>
      </w:r>
      <w:r w:rsidRPr="00C55179">
        <w:rPr>
          <w:lang w:val="ru-RU"/>
          <w:rPrChange w:id="87" w:author="D.Kambarov" w:date="2026-04-16T11:41:00Z" w16du:dateUtc="2026-04-16T08:41:00Z">
            <w:rPr/>
          </w:rPrChange>
        </w:rPr>
        <w:t xml:space="preserve">-модели, разрабатываемой Проектировщиком в рамках договора. Требования распространяются на состав </w:t>
      </w:r>
      <w:r w:rsidRPr="00B21E25">
        <w:t>BIM</w:t>
      </w:r>
      <w:r w:rsidRPr="00C55179">
        <w:rPr>
          <w:lang w:val="ru-RU"/>
          <w:rPrChange w:id="88" w:author="D.Kambarov" w:date="2026-04-16T11:41:00Z" w16du:dateUtc="2026-04-16T08:41:00Z">
            <w:rPr/>
          </w:rPrChange>
        </w:rPr>
        <w:t xml:space="preserve">-моделей, структуру данных, уровень геометрической и информационной проработки, порядок передачи модели и критерии её приёмки. Информационное моделирование осуществляется с использованием программных средств </w:t>
      </w:r>
      <w:r w:rsidRPr="00B21E25">
        <w:t>Autodesk</w:t>
      </w:r>
      <w:r w:rsidRPr="00C55179">
        <w:rPr>
          <w:lang w:val="ru-RU"/>
          <w:rPrChange w:id="89" w:author="D.Kambarov" w:date="2026-04-16T11:41:00Z" w16du:dateUtc="2026-04-16T08:41:00Z">
            <w:rPr/>
          </w:rPrChange>
        </w:rPr>
        <w:t xml:space="preserve"> </w:t>
      </w:r>
      <w:r w:rsidRPr="00B21E25">
        <w:t>Revit</w:t>
      </w:r>
      <w:r w:rsidRPr="00C55179">
        <w:rPr>
          <w:lang w:val="ru-RU"/>
          <w:rPrChange w:id="90" w:author="D.Kambarov" w:date="2026-04-16T11:41:00Z" w16du:dateUtc="2026-04-16T08:41:00Z">
            <w:rPr/>
          </w:rPrChange>
        </w:rPr>
        <w:t xml:space="preserve">, </w:t>
      </w:r>
      <w:r w:rsidRPr="00B21E25">
        <w:t>Autodesk</w:t>
      </w:r>
      <w:r w:rsidRPr="00C55179">
        <w:rPr>
          <w:lang w:val="ru-RU"/>
          <w:rPrChange w:id="91" w:author="D.Kambarov" w:date="2026-04-16T11:41:00Z" w16du:dateUtc="2026-04-16T08:41:00Z">
            <w:rPr/>
          </w:rPrChange>
        </w:rPr>
        <w:t xml:space="preserve"> </w:t>
      </w:r>
      <w:r w:rsidRPr="00B21E25">
        <w:t>AutoCAD</w:t>
      </w:r>
      <w:r w:rsidRPr="00C55179">
        <w:rPr>
          <w:lang w:val="ru-RU"/>
          <w:rPrChange w:id="92" w:author="D.Kambarov" w:date="2026-04-16T11:41:00Z" w16du:dateUtc="2026-04-16T08:41:00Z">
            <w:rPr/>
          </w:rPrChange>
        </w:rPr>
        <w:t xml:space="preserve"> и </w:t>
      </w:r>
      <w:r w:rsidRPr="00B21E25">
        <w:t>Autodesk</w:t>
      </w:r>
      <w:r w:rsidRPr="00C55179">
        <w:rPr>
          <w:lang w:val="ru-RU"/>
          <w:rPrChange w:id="93" w:author="D.Kambarov" w:date="2026-04-16T11:41:00Z" w16du:dateUtc="2026-04-16T08:41:00Z">
            <w:rPr/>
          </w:rPrChange>
        </w:rPr>
        <w:t xml:space="preserve"> </w:t>
      </w:r>
      <w:r w:rsidRPr="00B21E25">
        <w:t>Navisworks</w:t>
      </w:r>
      <w:r w:rsidRPr="00C55179">
        <w:rPr>
          <w:lang w:val="ru-RU"/>
          <w:rPrChange w:id="94" w:author="D.Kambarov" w:date="2026-04-16T11:41:00Z" w16du:dateUtc="2026-04-16T08:41:00Z">
            <w:rPr/>
          </w:rPrChange>
        </w:rPr>
        <w:t xml:space="preserve"> либо иных программных средств при условии соответствия результатов требованиям настоящего документа.</w:t>
      </w:r>
    </w:p>
    <w:p w14:paraId="2A72C879" w14:textId="607C1155" w:rsidR="002D0463" w:rsidRDefault="002D0463" w:rsidP="002D0463">
      <w:pPr>
        <w:pStyle w:val="OMDV2"/>
        <w:rPr>
          <w:lang w:val="ru-RU"/>
        </w:rPr>
      </w:pPr>
      <w:r>
        <w:rPr>
          <w:lang w:val="ru-RU"/>
        </w:rPr>
        <w:t>Принципы формирования требований</w:t>
      </w:r>
      <w:r>
        <w:t>:</w:t>
      </w:r>
    </w:p>
    <w:p w14:paraId="4AADFB80" w14:textId="73CA40B8" w:rsidR="002D0463" w:rsidRDefault="002D0463" w:rsidP="002D0463">
      <w:pPr>
        <w:pStyle w:val="af1"/>
        <w:numPr>
          <w:ilvl w:val="0"/>
          <w:numId w:val="74"/>
        </w:numPr>
        <w:rPr>
          <w:rFonts w:cstheme="minorHAnsi"/>
          <w:lang w:eastAsia="fr-FR"/>
        </w:rPr>
      </w:pPr>
      <w:r w:rsidRPr="00B21E25">
        <w:rPr>
          <w:rFonts w:cstheme="minorHAnsi"/>
          <w:b/>
          <w:bCs/>
          <w:lang w:val="fr-FR" w:eastAsia="fr-FR"/>
        </w:rPr>
        <w:t>Д</w:t>
      </w:r>
      <w:r w:rsidRPr="00B21E25">
        <w:rPr>
          <w:rFonts w:cstheme="minorHAnsi"/>
          <w:b/>
          <w:bCs/>
          <w:lang w:eastAsia="fr-FR"/>
        </w:rPr>
        <w:t>остаточность</w:t>
      </w:r>
      <w:r>
        <w:rPr>
          <w:rFonts w:cstheme="minorHAnsi"/>
          <w:lang w:eastAsia="fr-FR"/>
        </w:rPr>
        <w:t>. Модель разрабатывается в объёме, достаточном для заявленных целей использования.</w:t>
      </w:r>
    </w:p>
    <w:p w14:paraId="75B672A0" w14:textId="6037BD53" w:rsidR="002D0463" w:rsidRDefault="002D0463" w:rsidP="002D0463">
      <w:pPr>
        <w:pStyle w:val="af1"/>
        <w:numPr>
          <w:ilvl w:val="0"/>
          <w:numId w:val="74"/>
        </w:numPr>
        <w:rPr>
          <w:rFonts w:cstheme="minorHAnsi"/>
          <w:lang w:eastAsia="fr-FR"/>
        </w:rPr>
      </w:pPr>
      <w:r w:rsidRPr="00B21E25">
        <w:rPr>
          <w:rFonts w:cstheme="minorHAnsi"/>
          <w:b/>
          <w:bCs/>
          <w:lang w:eastAsia="fr-FR"/>
        </w:rPr>
        <w:t>Не избыточность</w:t>
      </w:r>
      <w:r>
        <w:rPr>
          <w:rFonts w:cstheme="minorHAnsi"/>
          <w:lang w:eastAsia="fr-FR"/>
        </w:rPr>
        <w:t>. Не требуется моделировать или наполнять информацией то, что не влияет на согласованные цели, выпуск документации, расчёты и проверки.</w:t>
      </w:r>
    </w:p>
    <w:p w14:paraId="6C9E2840" w14:textId="09DA8E4E" w:rsidR="002D0463" w:rsidRDefault="002D0463" w:rsidP="002D0463">
      <w:pPr>
        <w:pStyle w:val="af1"/>
        <w:numPr>
          <w:ilvl w:val="0"/>
          <w:numId w:val="74"/>
        </w:numPr>
        <w:rPr>
          <w:rFonts w:cstheme="minorHAnsi"/>
          <w:lang w:eastAsia="fr-FR"/>
        </w:rPr>
      </w:pPr>
      <w:r w:rsidRPr="00B21E25">
        <w:rPr>
          <w:rFonts w:cstheme="minorHAnsi"/>
          <w:b/>
          <w:bCs/>
          <w:lang w:eastAsia="fr-FR"/>
        </w:rPr>
        <w:t>Проверяемость</w:t>
      </w:r>
      <w:r>
        <w:rPr>
          <w:rFonts w:cstheme="minorHAnsi"/>
          <w:lang w:eastAsia="fr-FR"/>
        </w:rPr>
        <w:t>. Любое требование должно быть проверяемо</w:t>
      </w:r>
      <w:r w:rsidRPr="002D0463">
        <w:rPr>
          <w:rFonts w:cstheme="minorHAnsi"/>
          <w:lang w:eastAsia="fr-FR"/>
        </w:rPr>
        <w:t>:</w:t>
      </w:r>
      <w:r>
        <w:rPr>
          <w:rFonts w:cstheme="minorHAnsi"/>
          <w:lang w:eastAsia="fr-FR"/>
        </w:rPr>
        <w:t xml:space="preserve"> визуально, через спецификации, с помощью плагинов и т.п.</w:t>
      </w:r>
    </w:p>
    <w:p w14:paraId="1CAD8C48" w14:textId="08B28547" w:rsidR="002D0463" w:rsidRPr="002D0463" w:rsidRDefault="00B21E25" w:rsidP="002D0463">
      <w:pPr>
        <w:pStyle w:val="af1"/>
        <w:numPr>
          <w:ilvl w:val="0"/>
          <w:numId w:val="74"/>
        </w:numPr>
        <w:rPr>
          <w:rFonts w:cstheme="minorHAnsi"/>
          <w:lang w:eastAsia="fr-FR"/>
        </w:rPr>
      </w:pPr>
      <w:r w:rsidRPr="00B21E25">
        <w:rPr>
          <w:rFonts w:cstheme="minorHAnsi"/>
          <w:b/>
          <w:bCs/>
          <w:lang w:eastAsia="fr-FR"/>
        </w:rPr>
        <w:t>Ориентация на цели использования модели</w:t>
      </w:r>
      <w:r w:rsidRPr="00B21E25">
        <w:rPr>
          <w:rFonts w:cstheme="minorHAnsi"/>
          <w:lang w:eastAsia="fr-FR"/>
        </w:rPr>
        <w:t>.</w:t>
      </w:r>
      <w:r w:rsidR="005326CC" w:rsidRPr="005326CC">
        <w:rPr>
          <w:rFonts w:cstheme="minorHAnsi"/>
          <w:lang w:eastAsia="fr-FR"/>
        </w:rPr>
        <w:t xml:space="preserve"> EIR может устанавливать требования к BIM-проработке, превышающие минимально необходимую проектную проработку, если это требуется для целей использования модели Заказчиком.</w:t>
      </w:r>
    </w:p>
    <w:p w14:paraId="6D3AC553" w14:textId="77777777" w:rsidR="00A66D76" w:rsidRDefault="00C835C6" w:rsidP="00677ECD">
      <w:pPr>
        <w:pStyle w:val="OMDV2"/>
      </w:pPr>
      <w:r>
        <w:t>Задачи настоящего документа:</w:t>
      </w:r>
    </w:p>
    <w:p w14:paraId="02B0E842" w14:textId="67DF53FE" w:rsidR="00A66D76" w:rsidRDefault="00C835C6">
      <w:pPr>
        <w:pStyle w:val="af1"/>
        <w:numPr>
          <w:ilvl w:val="1"/>
          <w:numId w:val="43"/>
        </w:numPr>
        <w:tabs>
          <w:tab w:val="left" w:pos="709"/>
        </w:tabs>
        <w:ind w:left="567" w:hanging="425"/>
        <w:contextualSpacing w:val="0"/>
        <w:rPr>
          <w:rFonts w:cstheme="minorHAnsi"/>
          <w:lang w:eastAsia="fr-FR"/>
        </w:rPr>
      </w:pPr>
      <w:del w:id="95" w:author="Дмитрий Камбаров" w:date="2026-04-15T14:26:00Z">
        <w:r w:rsidDel="00B21E25">
          <w:rPr>
            <w:rFonts w:eastAsiaTheme="minorEastAsia" w:cstheme="minorHAnsi"/>
            <w:lang w:eastAsia="fr-FR"/>
          </w:rPr>
          <w:delText xml:space="preserve">Обеспечение </w:delText>
        </w:r>
      </w:del>
      <w:ins w:id="96" w:author="Дмитрий Камбаров" w:date="2026-04-15T14:26:00Z">
        <w:r w:rsidR="00B21E25">
          <w:rPr>
            <w:rFonts w:eastAsiaTheme="minorEastAsia" w:cstheme="minorHAnsi"/>
            <w:lang w:eastAsia="fr-FR"/>
          </w:rPr>
          <w:t>Установить единые</w:t>
        </w:r>
      </w:ins>
      <w:ins w:id="97" w:author="Дмитрий Камбаров" w:date="2026-04-15T14:27:00Z">
        <w:r w:rsidR="00B21E25">
          <w:rPr>
            <w:rFonts w:eastAsiaTheme="minorEastAsia" w:cstheme="minorHAnsi"/>
            <w:lang w:eastAsia="fr-FR"/>
          </w:rPr>
          <w:t xml:space="preserve"> требования к разработке </w:t>
        </w:r>
        <w:r w:rsidR="00B21E25">
          <w:rPr>
            <w:rFonts w:eastAsiaTheme="minorEastAsia" w:cstheme="minorHAnsi"/>
            <w:lang w:val="en-US" w:eastAsia="fr-FR"/>
          </w:rPr>
          <w:t>BIM</w:t>
        </w:r>
        <w:r w:rsidR="00B21E25">
          <w:rPr>
            <w:rFonts w:eastAsiaTheme="minorEastAsia" w:cstheme="minorHAnsi"/>
            <w:lang w:eastAsia="fr-FR"/>
          </w:rPr>
          <w:t>-моделей среди всех участников проектирования</w:t>
        </w:r>
        <w:r w:rsidR="00B21E25" w:rsidRPr="00B21E25">
          <w:rPr>
            <w:rFonts w:eastAsiaTheme="minorEastAsia" w:cstheme="minorHAnsi"/>
            <w:lang w:eastAsia="fr-FR"/>
            <w:rPrChange w:id="98" w:author="Дмитрий Камбаров" w:date="2026-04-15T14:27:00Z">
              <w:rPr>
                <w:rFonts w:eastAsiaTheme="minorEastAsia" w:cstheme="minorHAnsi"/>
                <w:lang w:val="en-US" w:eastAsia="fr-FR"/>
              </w:rPr>
            </w:rPrChange>
          </w:rPr>
          <w:t>;</w:t>
        </w:r>
      </w:ins>
      <w:del w:id="99" w:author="Дмитрий Камбаров" w:date="2026-04-15T14:27:00Z">
        <w:r w:rsidDel="00B21E25">
          <w:rPr>
            <w:rFonts w:eastAsiaTheme="minorEastAsia" w:cstheme="minorHAnsi"/>
            <w:lang w:eastAsia="fr-FR"/>
          </w:rPr>
          <w:delText>единообразного BIM-моделирования среди всех участников процесса проектирования;</w:delText>
        </w:r>
      </w:del>
    </w:p>
    <w:p w14:paraId="6BCDB924" w14:textId="26F09288" w:rsidR="00B21E25" w:rsidRDefault="00C835C6">
      <w:pPr>
        <w:pStyle w:val="af1"/>
        <w:numPr>
          <w:ilvl w:val="1"/>
          <w:numId w:val="43"/>
        </w:numPr>
        <w:tabs>
          <w:tab w:val="left" w:pos="709"/>
        </w:tabs>
        <w:ind w:left="567" w:hanging="425"/>
        <w:contextualSpacing w:val="0"/>
        <w:rPr>
          <w:ins w:id="100" w:author="Дмитрий Камбаров" w:date="2026-04-15T14:29:00Z"/>
          <w:rFonts w:cstheme="minorHAnsi"/>
          <w:lang w:eastAsia="fr-FR"/>
        </w:rPr>
      </w:pPr>
      <w:del w:id="101" w:author="Дмитрий Камбаров" w:date="2026-04-15T14:28:00Z">
        <w:r w:rsidDel="00B21E25">
          <w:rPr>
            <w:rFonts w:eastAsiaTheme="minorEastAsia" w:cstheme="minorHAnsi"/>
            <w:lang w:eastAsia="fr-FR"/>
          </w:rPr>
          <w:delText>Обеспечение возможности реализации процессов заказчика за счёт выполнения всех нижеизложенных требований;</w:delText>
        </w:r>
      </w:del>
      <w:ins w:id="102" w:author="Дмитрий Камбаров" w:date="2026-04-15T14:28:00Z">
        <w:r w:rsidR="00B21E25">
          <w:rPr>
            <w:rFonts w:cstheme="minorHAnsi"/>
            <w:lang w:eastAsia="fr-FR"/>
          </w:rPr>
          <w:t>О</w:t>
        </w:r>
        <w:r w:rsidR="00B21E25" w:rsidRPr="00B21E25">
          <w:rPr>
            <w:rFonts w:cstheme="minorHAnsi"/>
            <w:lang w:eastAsia="fr-FR"/>
          </w:rPr>
          <w:t>беспечить пригодность BIM-моделей для процессов Заказчика</w:t>
        </w:r>
        <w:r w:rsidR="00B21E25">
          <w:rPr>
            <w:rFonts w:cstheme="minorHAnsi"/>
            <w:lang w:eastAsia="fr-FR"/>
          </w:rPr>
          <w:t xml:space="preserve"> (сценарии использования </w:t>
        </w:r>
        <w:r w:rsidR="00B21E25">
          <w:rPr>
            <w:rFonts w:cstheme="minorHAnsi"/>
            <w:lang w:val="en-US" w:eastAsia="fr-FR"/>
          </w:rPr>
          <w:t>BIM</w:t>
        </w:r>
        <w:r w:rsidR="00B21E25">
          <w:rPr>
            <w:rFonts w:cstheme="minorHAnsi"/>
            <w:lang w:eastAsia="fr-FR"/>
          </w:rPr>
          <w:t>-моделе</w:t>
        </w:r>
      </w:ins>
      <w:ins w:id="103" w:author="Дмитрий Камбаров" w:date="2026-04-15T14:52:00Z">
        <w:r w:rsidR="00B32FAD">
          <w:rPr>
            <w:rFonts w:cstheme="minorHAnsi"/>
            <w:lang w:eastAsia="fr-FR"/>
          </w:rPr>
          <w:t>й</w:t>
        </w:r>
      </w:ins>
      <w:ins w:id="104" w:author="Дмитрий Камбаров" w:date="2026-04-15T14:28:00Z">
        <w:r w:rsidR="00B21E25">
          <w:rPr>
            <w:rFonts w:cstheme="minorHAnsi"/>
            <w:lang w:eastAsia="fr-FR"/>
          </w:rPr>
          <w:t>)</w:t>
        </w:r>
        <w:r w:rsidR="00B21E25" w:rsidRPr="00B21E25">
          <w:rPr>
            <w:rFonts w:cstheme="minorHAnsi"/>
            <w:lang w:eastAsia="fr-FR"/>
          </w:rPr>
          <w:t>, предусмотренных настоящим документом;</w:t>
        </w:r>
      </w:ins>
    </w:p>
    <w:p w14:paraId="7A703715" w14:textId="6026A8FE" w:rsidR="00EB3623" w:rsidRDefault="00EB3623">
      <w:pPr>
        <w:pStyle w:val="af1"/>
        <w:numPr>
          <w:ilvl w:val="1"/>
          <w:numId w:val="43"/>
        </w:numPr>
        <w:tabs>
          <w:tab w:val="left" w:pos="709"/>
        </w:tabs>
        <w:ind w:left="567" w:hanging="425"/>
        <w:contextualSpacing w:val="0"/>
        <w:rPr>
          <w:rFonts w:cstheme="minorHAnsi"/>
          <w:lang w:eastAsia="fr-FR"/>
        </w:rPr>
      </w:pPr>
      <w:ins w:id="105" w:author="Дмитрий Камбаров" w:date="2026-04-15T14:29:00Z">
        <w:r>
          <w:rPr>
            <w:rFonts w:cstheme="minorHAnsi"/>
            <w:lang w:eastAsia="fr-FR"/>
          </w:rPr>
          <w:t>У</w:t>
        </w:r>
        <w:r w:rsidRPr="00EB3623">
          <w:rPr>
            <w:rFonts w:cstheme="minorHAnsi"/>
            <w:lang w:eastAsia="fr-FR"/>
          </w:rPr>
          <w:t>становить требования к BIM-модели как к результату работ, подлежащему передаче и приёмке Заказчиком;</w:t>
        </w:r>
      </w:ins>
    </w:p>
    <w:p w14:paraId="3DDF4FB1" w14:textId="553E02E2" w:rsidR="00EB3623" w:rsidRDefault="00C835C6">
      <w:pPr>
        <w:pStyle w:val="af1"/>
        <w:numPr>
          <w:ilvl w:val="1"/>
          <w:numId w:val="43"/>
        </w:numPr>
        <w:tabs>
          <w:tab w:val="left" w:pos="709"/>
        </w:tabs>
        <w:ind w:left="567" w:hanging="425"/>
        <w:contextualSpacing w:val="0"/>
        <w:rPr>
          <w:rFonts w:cstheme="minorHAnsi"/>
          <w:lang w:eastAsia="fr-FR"/>
        </w:rPr>
      </w:pPr>
      <w:del w:id="106" w:author="Дмитрий Камбаров" w:date="2026-04-15T14:30:00Z">
        <w:r w:rsidDel="00EB3623">
          <w:rPr>
            <w:rFonts w:eastAsiaTheme="minorEastAsia" w:cstheme="minorHAnsi"/>
            <w:lang w:eastAsia="fr-FR"/>
          </w:rPr>
          <w:delText>Обеспечение разработки моделей, пригодных для использования на всех стадиях жизненного цикла объекта (4</w:delText>
        </w:r>
        <w:r w:rsidDel="00EB3623">
          <w:rPr>
            <w:rFonts w:eastAsiaTheme="minorEastAsia" w:cstheme="minorHAnsi"/>
            <w:lang w:val="en-US" w:eastAsia="fr-FR"/>
          </w:rPr>
          <w:delText>D</w:delText>
        </w:r>
        <w:r w:rsidDel="00EB3623">
          <w:rPr>
            <w:rFonts w:eastAsiaTheme="minorEastAsia" w:cstheme="minorHAnsi"/>
            <w:lang w:eastAsia="fr-FR"/>
          </w:rPr>
          <w:delText xml:space="preserve"> / 5</w:delText>
        </w:r>
        <w:r w:rsidDel="00EB3623">
          <w:rPr>
            <w:rFonts w:eastAsiaTheme="minorEastAsia" w:cstheme="minorHAnsi"/>
            <w:lang w:val="en-US" w:eastAsia="fr-FR"/>
          </w:rPr>
          <w:delText>D</w:delText>
        </w:r>
        <w:r w:rsidDel="00EB3623">
          <w:rPr>
            <w:rFonts w:eastAsiaTheme="minorEastAsia" w:cstheme="minorHAnsi"/>
            <w:lang w:eastAsia="fr-FR"/>
          </w:rPr>
          <w:delText xml:space="preserve"> </w:delText>
        </w:r>
        <w:r w:rsidDel="00EB3623">
          <w:rPr>
            <w:rFonts w:eastAsiaTheme="minorEastAsia" w:cstheme="minorHAnsi"/>
            <w:lang w:val="en-US" w:eastAsia="fr-FR"/>
          </w:rPr>
          <w:delText>BIM</w:delText>
        </w:r>
        <w:r w:rsidDel="00EB3623">
          <w:rPr>
            <w:rFonts w:eastAsiaTheme="minorEastAsia" w:cstheme="minorHAnsi"/>
            <w:lang w:eastAsia="fr-FR"/>
          </w:rPr>
          <w:delText>) и в процессе эксплуатации.</w:delText>
        </w:r>
      </w:del>
      <w:ins w:id="107" w:author="Дмитрий Камбаров" w:date="2026-04-15T14:29:00Z">
        <w:r w:rsidR="00EB3623">
          <w:rPr>
            <w:rFonts w:eastAsiaTheme="minorEastAsia" w:cstheme="minorHAnsi"/>
            <w:lang w:eastAsia="fr-FR"/>
          </w:rPr>
          <w:t xml:space="preserve">Обеспечить возможность использования </w:t>
        </w:r>
        <w:r w:rsidR="00EB3623">
          <w:rPr>
            <w:rFonts w:eastAsiaTheme="minorEastAsia" w:cstheme="minorHAnsi"/>
            <w:lang w:val="en-US" w:eastAsia="fr-FR"/>
          </w:rPr>
          <w:t>BIM</w:t>
        </w:r>
        <w:r w:rsidR="00EB3623">
          <w:rPr>
            <w:rFonts w:eastAsiaTheme="minorEastAsia" w:cstheme="minorHAnsi"/>
            <w:lang w:eastAsia="fr-FR"/>
          </w:rPr>
          <w:t>-моделей на следующих ст</w:t>
        </w:r>
      </w:ins>
      <w:ins w:id="108" w:author="Дмитрий Камбаров" w:date="2026-04-15T14:30:00Z">
        <w:r w:rsidR="00EB3623">
          <w:rPr>
            <w:rFonts w:eastAsiaTheme="minorEastAsia" w:cstheme="minorHAnsi"/>
            <w:lang w:eastAsia="fr-FR"/>
          </w:rPr>
          <w:t>адиях жизненного цикла объекта.</w:t>
        </w:r>
      </w:ins>
    </w:p>
    <w:p w14:paraId="3DD57D74" w14:textId="4400CBA4" w:rsidR="00A66D76" w:rsidDel="000A3E8D" w:rsidRDefault="00C835C6" w:rsidP="002D0463">
      <w:pPr>
        <w:pStyle w:val="OMDV2"/>
        <w:rPr>
          <w:ins w:id="109" w:author="Дмитрий Камбаров" w:date="2026-04-15T14:30:00Z"/>
          <w:del w:id="110" w:author="D.Kambarov" w:date="2026-04-17T15:06:00Z" w16du:dateUtc="2026-04-17T12:06:00Z"/>
          <w:lang w:val="ru-RU"/>
        </w:rPr>
      </w:pPr>
      <w:commentRangeStart w:id="111"/>
      <w:del w:id="112" w:author="D.Kambarov" w:date="2026-04-17T15:06:00Z" w16du:dateUtc="2026-04-17T12:06:00Z">
        <w:r w:rsidRPr="002D0463" w:rsidDel="000A3E8D">
          <w:rPr>
            <w:lang w:val="ru-RU"/>
          </w:rPr>
          <w:delText xml:space="preserve">Проектировщик несёт ответственность за все параметры, заполненные в модели. Вся информация, содержащаяся в передаваемой модели, включая данные о производителях и марках оборудования, считается актуальной и пригодной для использования Заказчиком (согласно требованиям данного документа к параметрам моделей соответствующих разделов); </w:delText>
        </w:r>
      </w:del>
    </w:p>
    <w:p w14:paraId="2DB645D1" w14:textId="5E9144C6" w:rsidR="00EB3623" w:rsidRPr="002D61B8" w:rsidRDefault="00EB3623" w:rsidP="000A3E8D">
      <w:pPr>
        <w:pStyle w:val="OMDV2"/>
        <w:rPr>
          <w:lang w:val="ru-RU"/>
          <w:rPrChange w:id="113" w:author="D.Kambarov" w:date="2026-04-23T15:00:00Z" w16du:dateUtc="2026-04-23T12:00:00Z">
            <w:rPr/>
          </w:rPrChange>
        </w:rPr>
      </w:pPr>
      <w:ins w:id="114" w:author="Дмитрий Камбаров" w:date="2026-04-15T14:30:00Z">
        <w:r w:rsidRPr="002D61B8">
          <w:rPr>
            <w:lang w:val="ru-RU"/>
            <w:rPrChange w:id="115" w:author="D.Kambarov" w:date="2026-04-23T15:00:00Z" w16du:dateUtc="2026-04-23T12:00:00Z">
              <w:rPr/>
            </w:rPrChange>
          </w:rPr>
          <w:t>Проектировщик несет ответственность за корректность, полноту, актуальность и соответствие принятым на</w:t>
        </w:r>
      </w:ins>
      <w:ins w:id="116" w:author="Дмитрий Камбаров" w:date="2026-04-15T14:31:00Z">
        <w:r w:rsidRPr="002D61B8">
          <w:rPr>
            <w:lang w:val="ru-RU"/>
            <w:rPrChange w:id="117" w:author="D.Kambarov" w:date="2026-04-23T15:00:00Z" w16du:dateUtc="2026-04-23T12:00:00Z">
              <w:rPr/>
            </w:rPrChange>
          </w:rPr>
          <w:t xml:space="preserve"> проекте решениям, внесенных в </w:t>
        </w:r>
        <w:r>
          <w:t>BIM</w:t>
        </w:r>
        <w:r w:rsidRPr="002D61B8">
          <w:rPr>
            <w:lang w:val="ru-RU"/>
            <w:rPrChange w:id="118" w:author="D.Kambarov" w:date="2026-04-23T15:00:00Z" w16du:dateUtc="2026-04-23T12:00:00Z">
              <w:rPr/>
            </w:rPrChange>
          </w:rPr>
          <w:t>-модель, в объеме требований настоящего документа для соответствующего этапа</w:t>
        </w:r>
        <w:r w:rsidRPr="00EB3623">
          <w:rPr>
            <w:rFonts w:eastAsiaTheme="minorHAnsi"/>
            <w:lang w:val="ru-RU"/>
            <w:rPrChange w:id="119" w:author="Дмитрий Камбаров" w:date="2026-04-15T14:31:00Z">
              <w:rPr/>
            </w:rPrChange>
          </w:rPr>
          <w:t>/</w:t>
        </w:r>
        <w:r w:rsidRPr="002D61B8">
          <w:rPr>
            <w:lang w:val="ru-RU"/>
            <w:rPrChange w:id="120" w:author="D.Kambarov" w:date="2026-04-23T15:00:00Z" w16du:dateUtc="2026-04-23T12:00:00Z">
              <w:rPr/>
            </w:rPrChange>
          </w:rPr>
          <w:t xml:space="preserve">контрольного состояния модели. Информация, содержащаяся в передаваемых </w:t>
        </w:r>
        <w:r w:rsidRPr="00EB3623">
          <w:t>BIM</w:t>
        </w:r>
        <w:r w:rsidRPr="002D61B8">
          <w:rPr>
            <w:lang w:val="ru-RU"/>
            <w:rPrChange w:id="121" w:author="D.Kambarov" w:date="2026-04-23T15:00:00Z" w16du:dateUtc="2026-04-23T12:00:00Z">
              <w:rPr/>
            </w:rPrChange>
          </w:rPr>
          <w:t>-моделях, включая сведения о марках, типах, производителях оборудования и иные атрибутивные данные, считается актуальной на дату передачи модели в той части, в которой её наличие и заполнение предусмотрены настоящим документом.</w:t>
        </w:r>
      </w:ins>
      <w:commentRangeEnd w:id="111"/>
      <w:r w:rsidR="002561EE" w:rsidRPr="002D61B8">
        <w:rPr>
          <w:rStyle w:val="aff6"/>
          <w:sz w:val="22"/>
          <w:szCs w:val="22"/>
          <w:lang w:val="ru-RU"/>
          <w:rPrChange w:id="122" w:author="D.Kambarov" w:date="2026-04-23T15:00:00Z" w16du:dateUtc="2026-04-23T12:00:00Z">
            <w:rPr>
              <w:rStyle w:val="aff6"/>
              <w:sz w:val="22"/>
              <w:szCs w:val="22"/>
            </w:rPr>
          </w:rPrChange>
        </w:rPr>
        <w:commentReference w:id="111"/>
      </w:r>
    </w:p>
    <w:p w14:paraId="423AAAAD" w14:textId="77777777" w:rsidR="00A66D76" w:rsidRPr="002D0463" w:rsidRDefault="00C835C6" w:rsidP="002D0463">
      <w:pPr>
        <w:pStyle w:val="OMDV2"/>
        <w:rPr>
          <w:lang w:val="ru-RU"/>
        </w:rPr>
      </w:pPr>
      <w:r>
        <w:rPr>
          <w:b/>
          <w:i/>
        </w:rPr>
        <w:t>BEP</w:t>
      </w:r>
      <w:r w:rsidRPr="002D0463">
        <w:rPr>
          <w:lang w:val="ru-RU"/>
        </w:rPr>
        <w:t xml:space="preserve"> формируется по шаблону Заказчика (здесь и далее: </w:t>
      </w:r>
      <w:r>
        <w:rPr>
          <w:b/>
          <w:i/>
        </w:rPr>
        <w:t>BEP</w:t>
      </w:r>
      <w:r w:rsidRPr="002D0463">
        <w:rPr>
          <w:lang w:val="ru-RU"/>
        </w:rPr>
        <w:t xml:space="preserve"> – План Выполнения </w:t>
      </w:r>
      <w:r>
        <w:t>BIM</w:t>
      </w:r>
      <w:r w:rsidRPr="002D0463">
        <w:rPr>
          <w:lang w:val="ru-RU"/>
        </w:rPr>
        <w:t>-проекта)</w:t>
      </w:r>
    </w:p>
    <w:p w14:paraId="5FB27906" w14:textId="77777777" w:rsidR="00A66D76" w:rsidRPr="002D0463" w:rsidRDefault="00C835C6" w:rsidP="002D0463">
      <w:pPr>
        <w:pStyle w:val="OMDV2"/>
        <w:rPr>
          <w:lang w:val="ru-RU"/>
        </w:rPr>
      </w:pPr>
      <w:commentRangeStart w:id="123"/>
      <w:r w:rsidRPr="002D0463">
        <w:rPr>
          <w:lang w:val="ru-RU"/>
        </w:rPr>
        <w:t xml:space="preserve">Любые отступления от </w:t>
      </w:r>
      <w:r>
        <w:t>EIR</w:t>
      </w:r>
      <w:r w:rsidRPr="002D0463">
        <w:rPr>
          <w:lang w:val="ru-RU"/>
        </w:rPr>
        <w:t xml:space="preserve"> должны быть согласованы с Заказчиком и описаны на этапе подписания договора в </w:t>
      </w:r>
      <w:r w:rsidRPr="00EB3623">
        <w:rPr>
          <w:i/>
          <w:iCs/>
          <w:highlight w:val="yellow"/>
          <w:lang w:val="ru-RU"/>
          <w:rPrChange w:id="124" w:author="Дмитрий Камбаров" w:date="2026-04-15T14:37:00Z">
            <w:rPr>
              <w:i/>
              <w:iCs/>
              <w:lang w:val="ru-RU"/>
            </w:rPr>
          </w:rPrChange>
        </w:rPr>
        <w:t>Таблице 10.1</w:t>
      </w:r>
      <w:r w:rsidRPr="002D0463">
        <w:rPr>
          <w:lang w:val="ru-RU"/>
        </w:rPr>
        <w:t xml:space="preserve">, а также отображены в </w:t>
      </w:r>
      <w:r>
        <w:rPr>
          <w:b/>
          <w:i/>
        </w:rPr>
        <w:t>BEP</w:t>
      </w:r>
      <w:r w:rsidRPr="002D0463">
        <w:rPr>
          <w:lang w:val="ru-RU"/>
        </w:rPr>
        <w:t xml:space="preserve">; </w:t>
      </w:r>
      <w:commentRangeEnd w:id="123"/>
      <w:r w:rsidR="00EB3623" w:rsidRPr="002D0463">
        <w:rPr>
          <w:rStyle w:val="aff6"/>
          <w:sz w:val="22"/>
          <w:szCs w:val="22"/>
          <w:lang w:val="ru-RU"/>
        </w:rPr>
        <w:commentReference w:id="123"/>
      </w:r>
    </w:p>
    <w:p w14:paraId="5CD9D4A3" w14:textId="77777777" w:rsidR="00A66D76" w:rsidRPr="002D0463" w:rsidRDefault="00C835C6" w:rsidP="002D0463">
      <w:pPr>
        <w:pStyle w:val="OMDV2"/>
        <w:rPr>
          <w:lang w:val="ru-RU"/>
        </w:rPr>
      </w:pPr>
      <w:r w:rsidRPr="002D0463">
        <w:rPr>
          <w:lang w:val="ru-RU"/>
        </w:rPr>
        <w:t xml:space="preserve">Информационное моделирование осуществляется в ПО </w:t>
      </w:r>
      <w:r>
        <w:t>Autodesk</w:t>
      </w:r>
      <w:r w:rsidRPr="002D0463">
        <w:rPr>
          <w:lang w:val="ru-RU"/>
        </w:rPr>
        <w:t xml:space="preserve"> </w:t>
      </w:r>
      <w:r>
        <w:t>Revit</w:t>
      </w:r>
      <w:r w:rsidRPr="002D0463">
        <w:rPr>
          <w:lang w:val="ru-RU"/>
        </w:rPr>
        <w:t xml:space="preserve"> согласно п.8. Версия ПО согласовывается на этапе заключения договора и указывается в </w:t>
      </w:r>
      <w:r>
        <w:rPr>
          <w:b/>
        </w:rPr>
        <w:t>BEP</w:t>
      </w:r>
      <w:r w:rsidRPr="002D0463">
        <w:rPr>
          <w:lang w:val="ru-RU"/>
        </w:rPr>
        <w:t>;</w:t>
      </w:r>
    </w:p>
    <w:p w14:paraId="2BBF5BEA" w14:textId="77777777" w:rsidR="00A66D76" w:rsidRPr="002D0463" w:rsidRDefault="00C835C6" w:rsidP="002D0463">
      <w:pPr>
        <w:pStyle w:val="OMDV2"/>
        <w:rPr>
          <w:lang w:val="ru-RU"/>
        </w:rPr>
      </w:pPr>
      <w:r w:rsidRPr="002D0463">
        <w:rPr>
          <w:lang w:val="ru-RU"/>
        </w:rPr>
        <w:t>Все элементы модели разрабатываются в масштабе 1:1, с использованием метрических единиц измерения;</w:t>
      </w:r>
    </w:p>
    <w:p w14:paraId="6735ECA8" w14:textId="6A2F4445" w:rsidR="00A66D76" w:rsidRPr="002D0463" w:rsidRDefault="00C835C6" w:rsidP="002D0463">
      <w:pPr>
        <w:pStyle w:val="OMDV2"/>
        <w:rPr>
          <w:lang w:val="ru-RU"/>
        </w:rPr>
      </w:pPr>
      <w:r w:rsidRPr="002D0463">
        <w:rPr>
          <w:lang w:val="ru-RU"/>
        </w:rPr>
        <w:t>Для обеспечения достаточного уровня точности, во время моделирования применя</w:t>
      </w:r>
      <w:r w:rsidR="00DD0F8D">
        <w:rPr>
          <w:lang w:val="ru-RU"/>
        </w:rPr>
        <w:t>е</w:t>
      </w:r>
      <w:r w:rsidRPr="002D0463">
        <w:rPr>
          <w:lang w:val="ru-RU"/>
        </w:rPr>
        <w:t>тся миллиметр с одним десятичным знаком;</w:t>
      </w:r>
    </w:p>
    <w:p w14:paraId="1AC4E245" w14:textId="77777777" w:rsidR="00A66D76" w:rsidRPr="002D0463" w:rsidRDefault="00C835C6" w:rsidP="002D0463">
      <w:pPr>
        <w:pStyle w:val="OMDV2"/>
        <w:rPr>
          <w:lang w:val="ru-RU"/>
        </w:rPr>
      </w:pPr>
      <w:r w:rsidRPr="002D0463">
        <w:rPr>
          <w:lang w:val="ru-RU"/>
        </w:rPr>
        <w:t xml:space="preserve">Подгружаемые </w:t>
      </w:r>
      <w:r>
        <w:t>CAD</w:t>
      </w:r>
      <w:r w:rsidRPr="002D0463">
        <w:rPr>
          <w:lang w:val="ru-RU"/>
        </w:rPr>
        <w:t xml:space="preserve">-файлы масштабируются в соответствующих единицах перед загрузкой в </w:t>
      </w:r>
      <w:r>
        <w:t>BIM</w:t>
      </w:r>
      <w:r w:rsidRPr="002D0463">
        <w:rPr>
          <w:lang w:val="ru-RU"/>
        </w:rPr>
        <w:t>-модель;</w:t>
      </w:r>
    </w:p>
    <w:p w14:paraId="0E292080" w14:textId="77777777" w:rsidR="00A66D76" w:rsidRDefault="00C835C6" w:rsidP="002D0463">
      <w:pPr>
        <w:pStyle w:val="OMDV2"/>
        <w:rPr>
          <w:ins w:id="125" w:author="Дмитрий Камбаров" w:date="2026-04-15T14:39:00Z"/>
          <w:lang w:val="ru-RU"/>
        </w:rPr>
      </w:pPr>
      <w:r w:rsidRPr="002D0463">
        <w:rPr>
          <w:lang w:val="ru-RU"/>
        </w:rPr>
        <w:t>Уровень детализации и информатизации элементов на каждой стадии проектирования (</w:t>
      </w:r>
      <w:r>
        <w:t>LOD</w:t>
      </w:r>
      <w:r w:rsidRPr="002D0463">
        <w:rPr>
          <w:lang w:val="ru-RU"/>
        </w:rPr>
        <w:t>/</w:t>
      </w:r>
      <w:r>
        <w:t>LOI</w:t>
      </w:r>
      <w:r w:rsidRPr="002D0463">
        <w:rPr>
          <w:lang w:val="ru-RU"/>
        </w:rPr>
        <w:t xml:space="preserve">) см. </w:t>
      </w:r>
      <w:r w:rsidRPr="00EB3623">
        <w:rPr>
          <w:highlight w:val="yellow"/>
          <w:rPrChange w:id="126" w:author="Дмитрий Камбаров" w:date="2026-04-15T14:38:00Z">
            <w:rPr/>
          </w:rPrChange>
        </w:rPr>
        <w:t>Разделы 4-6;</w:t>
      </w:r>
    </w:p>
    <w:p w14:paraId="5BFFC654" w14:textId="1F2F71A5" w:rsidR="00EB3623" w:rsidRPr="007A049B" w:rsidRDefault="00EB3623" w:rsidP="00EB3623">
      <w:pPr>
        <w:pStyle w:val="OMDV2"/>
        <w:rPr>
          <w:lang w:val="ru-RU"/>
          <w:rPrChange w:id="127" w:author="Дмитрий Камбаров" w:date="2026-04-15T14:39:00Z">
            <w:rPr/>
          </w:rPrChange>
        </w:rPr>
      </w:pPr>
      <w:ins w:id="128" w:author="Дмитрий Камбаров" w:date="2026-04-15T14:39:00Z">
        <w:r>
          <w:rPr>
            <w:lang w:val="ru-RU"/>
          </w:rPr>
          <w:t xml:space="preserve">Все актуальные </w:t>
        </w:r>
        <w:r w:rsidR="007A049B">
          <w:rPr>
            <w:lang w:val="ru-RU"/>
          </w:rPr>
          <w:t>исходные данные</w:t>
        </w:r>
      </w:ins>
      <w:ins w:id="129" w:author="Дмитрий Камбаров" w:date="2026-04-15T14:41:00Z">
        <w:r w:rsidR="007A049B">
          <w:rPr>
            <w:lang w:val="ru-RU"/>
          </w:rPr>
          <w:t xml:space="preserve">, подлежащие использованию при разработке </w:t>
        </w:r>
      </w:ins>
      <w:ins w:id="130" w:author="Дмитрий Камбаров" w:date="2026-04-15T14:39:00Z">
        <w:r w:rsidR="007A049B">
          <w:t>BIM</w:t>
        </w:r>
        <w:r w:rsidR="007A049B">
          <w:rPr>
            <w:lang w:val="ru-RU"/>
          </w:rPr>
          <w:t>-моделям</w:t>
        </w:r>
      </w:ins>
      <w:ins w:id="131" w:author="Дмитрий Камбаров" w:date="2026-04-15T14:41:00Z">
        <w:r w:rsidR="007A049B">
          <w:rPr>
            <w:lang w:val="ru-RU"/>
          </w:rPr>
          <w:t>ей</w:t>
        </w:r>
      </w:ins>
      <w:ins w:id="132" w:author="Дмитрий Камбаров" w:date="2026-04-15T14:42:00Z">
        <w:r w:rsidR="007A049B">
          <w:rPr>
            <w:lang w:val="ru-RU"/>
          </w:rPr>
          <w:t>, размещаются и</w:t>
        </w:r>
      </w:ins>
      <w:ins w:id="133" w:author="Дмитрий Камбаров" w:date="2026-04-15T14:39:00Z">
        <w:r w:rsidR="007A049B">
          <w:rPr>
            <w:lang w:val="ru-RU"/>
          </w:rPr>
          <w:t xml:space="preserve"> хранятся в репозитории заказчика в соответствующей </w:t>
        </w:r>
      </w:ins>
      <w:ins w:id="134" w:author="Дмитрий Камбаров" w:date="2026-04-15T14:40:00Z">
        <w:r w:rsidR="007A049B">
          <w:rPr>
            <w:lang w:val="ru-RU"/>
          </w:rPr>
          <w:fldChar w:fldCharType="begin"/>
        </w:r>
        <w:r w:rsidR="007A049B">
          <w:rPr>
            <w:lang w:val="ru-RU"/>
          </w:rPr>
          <w:instrText>HYPERLINK "https://lk.sarex.io/documentations/533428"</w:instrText>
        </w:r>
        <w:r w:rsidR="007A049B">
          <w:rPr>
            <w:lang w:val="ru-RU"/>
          </w:rPr>
        </w:r>
        <w:r w:rsidR="007A049B">
          <w:rPr>
            <w:lang w:val="ru-RU"/>
          </w:rPr>
          <w:fldChar w:fldCharType="separate"/>
        </w:r>
        <w:r w:rsidR="007A049B" w:rsidRPr="007A049B">
          <w:rPr>
            <w:rStyle w:val="afc"/>
            <w:lang w:val="ru-RU"/>
          </w:rPr>
          <w:t>папке</w:t>
        </w:r>
        <w:r w:rsidR="007A049B">
          <w:rPr>
            <w:lang w:val="ru-RU"/>
          </w:rPr>
          <w:fldChar w:fldCharType="end"/>
        </w:r>
      </w:ins>
      <w:ins w:id="135" w:author="Дмитрий Камбаров" w:date="2026-04-15T14:42:00Z">
        <w:r w:rsidR="007A049B">
          <w:rPr>
            <w:lang w:val="ru-RU"/>
          </w:rPr>
          <w:t xml:space="preserve"> в СОД </w:t>
        </w:r>
        <w:r w:rsidR="007A049B">
          <w:t>Sarex</w:t>
        </w:r>
      </w:ins>
      <w:ins w:id="136" w:author="Дмитрий Камбаров" w:date="2026-04-15T14:39:00Z">
        <w:r w:rsidR="007A049B" w:rsidRPr="007A049B">
          <w:rPr>
            <w:lang w:val="ru-RU"/>
            <w:rPrChange w:id="137" w:author="Дмитрий Камбаров" w:date="2026-04-15T14:39:00Z">
              <w:rPr/>
            </w:rPrChange>
          </w:rPr>
          <w:t>:</w:t>
        </w:r>
      </w:ins>
      <w:ins w:id="138" w:author="Дмитрий Камбаров" w:date="2026-04-15T14:40:00Z">
        <w:r w:rsidR="007A049B" w:rsidRPr="007A049B">
          <w:rPr>
            <w:lang w:val="ru-RU"/>
            <w:rPrChange w:id="139" w:author="Дмитрий Камбаров" w:date="2026-04-15T14:40:00Z">
              <w:rPr/>
            </w:rPrChange>
          </w:rPr>
          <w:t xml:space="preserve"> </w:t>
        </w:r>
        <w:r w:rsidR="007A049B" w:rsidRPr="007A049B">
          <w:t>https</w:t>
        </w:r>
        <w:r w:rsidR="007A049B" w:rsidRPr="007A049B">
          <w:rPr>
            <w:lang w:val="ru-RU"/>
            <w:rPrChange w:id="140" w:author="Дмитрий Камбаров" w:date="2026-04-15T14:40:00Z">
              <w:rPr/>
            </w:rPrChange>
          </w:rPr>
          <w:t>://</w:t>
        </w:r>
        <w:r w:rsidR="007A049B" w:rsidRPr="007A049B">
          <w:t>lk</w:t>
        </w:r>
        <w:r w:rsidR="007A049B" w:rsidRPr="007A049B">
          <w:rPr>
            <w:lang w:val="ru-RU"/>
            <w:rPrChange w:id="141" w:author="Дмитрий Камбаров" w:date="2026-04-15T14:40:00Z">
              <w:rPr/>
            </w:rPrChange>
          </w:rPr>
          <w:t>.</w:t>
        </w:r>
        <w:r w:rsidR="007A049B" w:rsidRPr="007A049B">
          <w:t>sarex</w:t>
        </w:r>
        <w:r w:rsidR="007A049B" w:rsidRPr="007A049B">
          <w:rPr>
            <w:lang w:val="ru-RU"/>
            <w:rPrChange w:id="142" w:author="Дмитрий Камбаров" w:date="2026-04-15T14:40:00Z">
              <w:rPr/>
            </w:rPrChange>
          </w:rPr>
          <w:t>.</w:t>
        </w:r>
        <w:r w:rsidR="007A049B" w:rsidRPr="007A049B">
          <w:t>io</w:t>
        </w:r>
        <w:r w:rsidR="007A049B" w:rsidRPr="007A049B">
          <w:rPr>
            <w:lang w:val="ru-RU"/>
            <w:rPrChange w:id="143" w:author="Дмитрий Камбаров" w:date="2026-04-15T14:40:00Z">
              <w:rPr/>
            </w:rPrChange>
          </w:rPr>
          <w:t>/</w:t>
        </w:r>
        <w:r w:rsidR="007A049B" w:rsidRPr="007A049B">
          <w:t>documentations</w:t>
        </w:r>
        <w:r w:rsidR="007A049B" w:rsidRPr="007A049B">
          <w:rPr>
            <w:lang w:val="ru-RU"/>
            <w:rPrChange w:id="144" w:author="Дмитрий Камбаров" w:date="2026-04-15T14:40:00Z">
              <w:rPr/>
            </w:rPrChange>
          </w:rPr>
          <w:t>/533428</w:t>
        </w:r>
      </w:ins>
    </w:p>
    <w:p w14:paraId="5AD08126" w14:textId="1FC121B4" w:rsidR="00A66D76" w:rsidRPr="002D0463" w:rsidRDefault="00C835C6" w:rsidP="002D0463">
      <w:pPr>
        <w:pStyle w:val="OMDV2"/>
        <w:rPr>
          <w:lang w:val="ru-RU"/>
        </w:rPr>
      </w:pPr>
      <w:r w:rsidRPr="002D0463">
        <w:rPr>
          <w:lang w:val="ru-RU"/>
        </w:rPr>
        <w:lastRenderedPageBreak/>
        <w:t xml:space="preserve">На любой стадии проектирования допускается использование шаблонов проектировщика. При этом </w:t>
      </w:r>
      <w:r w:rsidRPr="002D0463">
        <w:rPr>
          <w:u w:val="single"/>
          <w:lang w:val="ru-RU"/>
        </w:rPr>
        <w:t>обязательно скопируйте</w:t>
      </w:r>
      <w:r w:rsidRPr="002D0463">
        <w:rPr>
          <w:lang w:val="ru-RU"/>
        </w:rPr>
        <w:t xml:space="preserve"> </w:t>
      </w:r>
      <w:r w:rsidRPr="002D0463">
        <w:rPr>
          <w:i/>
          <w:iCs/>
          <w:lang w:val="ru-RU"/>
        </w:rPr>
        <w:t>Параметры проекта</w:t>
      </w:r>
      <w:r w:rsidRPr="002D0463">
        <w:rPr>
          <w:lang w:val="ru-RU"/>
        </w:rPr>
        <w:t xml:space="preserve"> из шаблона, который</w:t>
      </w:r>
      <w:r w:rsidRPr="002D0463">
        <w:rPr>
          <w:b/>
          <w:bCs/>
          <w:lang w:val="ru-RU"/>
        </w:rPr>
        <w:t xml:space="preserve"> </w:t>
      </w:r>
      <w:r w:rsidRPr="002D0463">
        <w:rPr>
          <w:lang w:val="ru-RU"/>
        </w:rPr>
        <w:t xml:space="preserve">передаётся </w:t>
      </w:r>
      <w:r>
        <w:t>BIM</w:t>
      </w:r>
      <w:r w:rsidRPr="002D0463">
        <w:rPr>
          <w:lang w:val="ru-RU"/>
        </w:rPr>
        <w:t xml:space="preserve">-отделом ОМ Девелопмент по запросу со стороны Проектировщика, либо добавьте </w:t>
      </w:r>
      <w:r w:rsidRPr="002D0463">
        <w:rPr>
          <w:i/>
          <w:iCs/>
          <w:lang w:val="ru-RU"/>
        </w:rPr>
        <w:t xml:space="preserve">Параметры проекта </w:t>
      </w:r>
      <w:r w:rsidRPr="002D0463">
        <w:rPr>
          <w:lang w:val="ru-RU"/>
        </w:rPr>
        <w:t xml:space="preserve">из </w:t>
      </w:r>
      <w:r w:rsidRPr="002D0463">
        <w:rPr>
          <w:i/>
          <w:iCs/>
          <w:lang w:val="ru-RU"/>
        </w:rPr>
        <w:t xml:space="preserve">Файла Общих Параметров </w:t>
      </w:r>
      <w:r w:rsidRPr="002D0463">
        <w:rPr>
          <w:lang w:val="ru-RU"/>
        </w:rPr>
        <w:t>(далее</w:t>
      </w:r>
      <w:r w:rsidRPr="002D0463">
        <w:rPr>
          <w:i/>
          <w:iCs/>
          <w:lang w:val="ru-RU"/>
        </w:rPr>
        <w:t xml:space="preserve"> ФОП</w:t>
      </w:r>
      <w:r w:rsidRPr="002D0463">
        <w:rPr>
          <w:lang w:val="ru-RU"/>
        </w:rPr>
        <w:t xml:space="preserve">), который </w:t>
      </w:r>
      <w:del w:id="145" w:author="Дмитрий Камбаров" w:date="2026-04-15T14:38:00Z">
        <w:r w:rsidRPr="002D0463" w:rsidDel="00EB3623">
          <w:rPr>
            <w:lang w:val="ru-RU"/>
          </w:rPr>
          <w:delText xml:space="preserve">тоже </w:delText>
        </w:r>
      </w:del>
      <w:ins w:id="146" w:author="Дмитрий Камбаров" w:date="2026-04-15T14:38:00Z">
        <w:r w:rsidR="00EB3623">
          <w:rPr>
            <w:lang w:val="ru-RU"/>
          </w:rPr>
          <w:t>также</w:t>
        </w:r>
        <w:r w:rsidR="00EB3623" w:rsidRPr="002D0463">
          <w:rPr>
            <w:lang w:val="ru-RU"/>
          </w:rPr>
          <w:t xml:space="preserve"> </w:t>
        </w:r>
      </w:ins>
      <w:r w:rsidRPr="002D0463">
        <w:rPr>
          <w:lang w:val="ru-RU"/>
        </w:rPr>
        <w:t>передаётся;</w:t>
      </w:r>
    </w:p>
    <w:p w14:paraId="0BF786EB" w14:textId="77777777" w:rsidR="00A66D76" w:rsidRPr="00160201" w:rsidRDefault="00C835C6">
      <w:pPr>
        <w:pStyle w:val="OMDV3"/>
        <w:rPr>
          <w:lang w:val="ru-RU"/>
          <w:rPrChange w:id="147" w:author="D.Kambarov" w:date="2026-04-24T10:49:00Z" w16du:dateUtc="2026-04-24T07:49:00Z">
            <w:rPr>
              <w:rFonts w:eastAsiaTheme="minorEastAsia"/>
              <w:lang w:eastAsia="fr-FR"/>
            </w:rPr>
          </w:rPrChange>
        </w:rPr>
        <w:pPrChange w:id="148" w:author="Дмитрий Камбаров" w:date="2026-04-15T14:43:00Z">
          <w:pPr/>
        </w:pPrChange>
      </w:pPr>
      <w:r w:rsidRPr="007A049B">
        <w:rPr>
          <w:lang w:val="ru-RU"/>
          <w:rPrChange w:id="149" w:author="Дмитрий Камбаров" w:date="2026-04-15T14:43:00Z">
            <w:rPr/>
          </w:rPrChange>
        </w:rPr>
        <w:t xml:space="preserve">Для упрощения работы с </w:t>
      </w:r>
      <w:r w:rsidRPr="007A049B">
        <w:rPr>
          <w:i/>
          <w:lang w:val="ru-RU"/>
          <w:rPrChange w:id="150" w:author="Дмитрий Камбаров" w:date="2026-04-15T14:43:00Z">
            <w:rPr>
              <w:i/>
            </w:rPr>
          </w:rPrChange>
        </w:rPr>
        <w:t>Параметрами проекта</w:t>
      </w:r>
      <w:r w:rsidRPr="007A049B">
        <w:rPr>
          <w:lang w:val="ru-RU"/>
          <w:rPrChange w:id="151" w:author="Дмитрий Камбаров" w:date="2026-04-15T14:43:00Z">
            <w:rPr/>
          </w:rPrChange>
        </w:rPr>
        <w:t xml:space="preserve">, полученными из </w:t>
      </w:r>
      <w:r w:rsidRPr="007A049B">
        <w:rPr>
          <w:i/>
          <w:lang w:val="ru-RU"/>
          <w:rPrChange w:id="152" w:author="Дмитрий Камбаров" w:date="2026-04-15T14:43:00Z">
            <w:rPr>
              <w:i/>
            </w:rPr>
          </w:rPrChange>
        </w:rPr>
        <w:t>ФОП</w:t>
      </w:r>
      <w:r w:rsidRPr="007A049B">
        <w:rPr>
          <w:lang w:val="ru-RU"/>
          <w:rPrChange w:id="153" w:author="Дмитрий Камбаров" w:date="2026-04-15T14:43:00Z">
            <w:rPr/>
          </w:rPrChange>
        </w:rPr>
        <w:t xml:space="preserve">, предусмотрено автоматическое или полуавтоматическое сопоставление параметров, используемых Проектировщиком. </w:t>
      </w:r>
      <w:r w:rsidRPr="00C55179">
        <w:rPr>
          <w:lang w:val="ru-RU"/>
          <w:rPrChange w:id="154" w:author="D.Kambarov" w:date="2026-04-16T11:40:00Z" w16du:dateUtc="2026-04-16T08:40:00Z">
            <w:rPr/>
          </w:rPrChange>
        </w:rPr>
        <w:t xml:space="preserve">В </w:t>
      </w:r>
      <w:r w:rsidRPr="00C55179">
        <w:rPr>
          <w:i/>
          <w:lang w:val="ru-RU"/>
          <w:rPrChange w:id="155" w:author="D.Kambarov" w:date="2026-04-16T11:40:00Z" w16du:dateUtc="2026-04-16T08:40:00Z">
            <w:rPr>
              <w:i/>
            </w:rPr>
          </w:rPrChange>
        </w:rPr>
        <w:t xml:space="preserve">Приложении 1 </w:t>
      </w:r>
      <w:r w:rsidRPr="00C55179">
        <w:rPr>
          <w:lang w:val="ru-RU"/>
          <w:rPrChange w:id="156" w:author="D.Kambarov" w:date="2026-04-16T11:40:00Z" w16du:dateUtc="2026-04-16T08:40:00Z">
            <w:rPr/>
          </w:rPrChange>
        </w:rPr>
        <w:t xml:space="preserve">представлена таблица сопоставления параметров. </w:t>
      </w:r>
      <w:r w:rsidRPr="007A049B">
        <w:rPr>
          <w:lang w:val="ru-RU"/>
          <w:rPrChange w:id="157" w:author="Дмитрий Камбаров" w:date="2026-04-15T14:43:00Z">
            <w:rPr/>
          </w:rPrChange>
        </w:rPr>
        <w:t xml:space="preserve">В ней перечислены все </w:t>
      </w:r>
      <w:r w:rsidRPr="007A049B">
        <w:rPr>
          <w:i/>
          <w:lang w:val="ru-RU"/>
          <w:rPrChange w:id="158" w:author="Дмитрий Камбаров" w:date="2026-04-15T14:43:00Z">
            <w:rPr>
              <w:i/>
            </w:rPr>
          </w:rPrChange>
        </w:rPr>
        <w:t>Общие параметры</w:t>
      </w:r>
      <w:r w:rsidRPr="007A049B">
        <w:rPr>
          <w:lang w:val="ru-RU"/>
          <w:rPrChange w:id="159" w:author="Дмитрий Камбаров" w:date="2026-04-15T14:43:00Z">
            <w:rPr/>
          </w:rPrChange>
        </w:rPr>
        <w:t xml:space="preserve">, предоставляемые ОМ Девелопмент, и являющиеся обязательными для заполнения в </w:t>
      </w:r>
      <w:commentRangeStart w:id="160"/>
      <w:r w:rsidRPr="007A049B">
        <w:rPr>
          <w:lang w:val="ru-RU"/>
          <w:rPrChange w:id="161" w:author="Дмитрий Камбаров" w:date="2026-04-15T14:43:00Z">
            <w:rPr/>
          </w:rPrChange>
        </w:rPr>
        <w:t>соответствии</w:t>
      </w:r>
      <w:commentRangeEnd w:id="160"/>
      <w:r w:rsidR="007A049B" w:rsidRPr="007A049B">
        <w:rPr>
          <w:rStyle w:val="aff6"/>
          <w:sz w:val="22"/>
          <w:szCs w:val="22"/>
          <w:lang w:val="ru-RU"/>
          <w:rPrChange w:id="162" w:author="Дмитрий Камбаров" w:date="2026-04-15T14:43:00Z">
            <w:rPr>
              <w:rStyle w:val="aff6"/>
              <w:sz w:val="22"/>
              <w:szCs w:val="22"/>
            </w:rPr>
          </w:rPrChange>
        </w:rPr>
        <w:commentReference w:id="160"/>
      </w:r>
      <w:r w:rsidRPr="007A049B">
        <w:rPr>
          <w:lang w:val="ru-RU"/>
          <w:rPrChange w:id="163" w:author="Дмитрий Камбаров" w:date="2026-04-15T14:43:00Z">
            <w:rPr/>
          </w:rPrChange>
        </w:rPr>
        <w:t xml:space="preserve"> с данными требованиями. </w:t>
      </w:r>
      <w:r w:rsidRPr="00C55179">
        <w:rPr>
          <w:lang w:val="ru-RU"/>
          <w:rPrChange w:id="164" w:author="D.Kambarov" w:date="2026-04-16T11:40:00Z" w16du:dateUtc="2026-04-16T08:40:00Z">
            <w:rPr/>
          </w:rPrChange>
        </w:rPr>
        <w:t xml:space="preserve">Если Проектировщик, используя свои внутренние параметры, будет автоматически копировать данные в соответствующие параметры ОМ Девелопмент, то эти параметры следует записать в таблицу соответствия и представить её в </w:t>
      </w:r>
      <w:r>
        <w:rPr>
          <w:b/>
          <w:i/>
        </w:rPr>
        <w:t>BEP</w:t>
      </w:r>
      <w:r w:rsidRPr="00C55179">
        <w:rPr>
          <w:lang w:val="ru-RU"/>
          <w:rPrChange w:id="165" w:author="D.Kambarov" w:date="2026-04-16T11:40:00Z" w16du:dateUtc="2026-04-16T08:40:00Z">
            <w:rPr/>
          </w:rPrChange>
        </w:rPr>
        <w:t>;</w:t>
      </w:r>
    </w:p>
    <w:p w14:paraId="5809B1F3" w14:textId="1EBCBB93" w:rsidR="007A049B" w:rsidRPr="007A049B" w:rsidRDefault="00C835C6" w:rsidP="007A049B">
      <w:pPr>
        <w:pStyle w:val="OMDV2"/>
        <w:rPr>
          <w:lang w:val="ru-RU"/>
        </w:rPr>
      </w:pPr>
      <w:r w:rsidRPr="002D0463">
        <w:rPr>
          <w:lang w:val="ru-RU"/>
        </w:rPr>
        <w:t>Правила по названию семейств, видов, листов и пр</w:t>
      </w:r>
      <w:ins w:id="166" w:author="Дмитрий Камбаров" w:date="2026-04-15T14:44:00Z">
        <w:r w:rsidR="007A049B">
          <w:rPr>
            <w:lang w:val="ru-RU"/>
          </w:rPr>
          <w:t>очему</w:t>
        </w:r>
      </w:ins>
      <w:del w:id="167" w:author="Дмитрий Камбаров" w:date="2026-04-15T14:44:00Z">
        <w:r w:rsidRPr="002D0463" w:rsidDel="007A049B">
          <w:rPr>
            <w:lang w:val="ru-RU"/>
          </w:rPr>
          <w:delText>.</w:delText>
        </w:r>
      </w:del>
      <w:r w:rsidRPr="002D0463">
        <w:rPr>
          <w:lang w:val="ru-RU"/>
        </w:rPr>
        <w:t xml:space="preserve"> в </w:t>
      </w:r>
      <w:r>
        <w:t>Revit</w:t>
      </w:r>
      <w:r w:rsidRPr="002D0463">
        <w:rPr>
          <w:lang w:val="ru-RU"/>
        </w:rPr>
        <w:t xml:space="preserve"> будут определены в </w:t>
      </w:r>
      <w:r>
        <w:rPr>
          <w:b/>
          <w:i/>
        </w:rPr>
        <w:t>BEP</w:t>
      </w:r>
      <w:r w:rsidRPr="002D0463">
        <w:rPr>
          <w:lang w:val="ru-RU"/>
        </w:rPr>
        <w:t>. Допускается определение названий по собственным правилам проектных организаций (с расшифровкой при выдаче);</w:t>
      </w:r>
    </w:p>
    <w:p w14:paraId="3859E89B" w14:textId="77777777" w:rsidR="007A049B" w:rsidRPr="007A049B" w:rsidRDefault="007A049B" w:rsidP="002D0463">
      <w:pPr>
        <w:pStyle w:val="OMDV2"/>
        <w:rPr>
          <w:ins w:id="168" w:author="Дмитрий Камбаров" w:date="2026-04-15T14:48:00Z"/>
          <w:rFonts w:cstheme="minorHAnsi"/>
          <w:lang w:val="ru-RU"/>
        </w:rPr>
      </w:pPr>
      <w:ins w:id="169" w:author="Дмитрий Камбаров" w:date="2026-04-15T14:45:00Z">
        <w:r w:rsidRPr="007A049B">
          <w:rPr>
            <w:lang w:val="ru-RU"/>
          </w:rPr>
          <w:t>При противоречии между ТЗ на проектирование и EIR в части проектных решений приоритет имеет ТЗ на проектирование. При противоречии в части способа BIM-представления и информационной проработки, не изменяющей сущность проектных решений, применяются требования EIR.</w:t>
        </w:r>
        <w:r w:rsidRPr="007A049B">
          <w:rPr>
            <w:lang w:val="ru-RU"/>
          </w:rPr>
          <w:br/>
          <w:t>Все выявленные противоречия и согласованные отступления подлежат фиксации в BEP.</w:t>
        </w:r>
      </w:ins>
      <w:del w:id="170" w:author="Дмитрий Камбаров" w:date="2026-04-15T14:45:00Z">
        <w:r w:rsidR="00C835C6" w:rsidRPr="002D0463" w:rsidDel="007A049B">
          <w:rPr>
            <w:lang w:val="ru-RU"/>
          </w:rPr>
          <w:delText xml:space="preserve">Если какие-либо элементы из перечисленных в данных требованиях не входят в состав ТЗ на Проектирование, моделировать и заполнять параметры к ним не нужно. В случае расхождения требований ТЗ и </w:delText>
        </w:r>
        <w:r w:rsidR="00C835C6" w:rsidDel="007A049B">
          <w:delText>EIR</w:delText>
        </w:r>
        <w:r w:rsidR="00C835C6" w:rsidRPr="002D0463" w:rsidDel="007A049B">
          <w:rPr>
            <w:lang w:val="ru-RU"/>
          </w:rPr>
          <w:delText>, считать ТЗ на Проектирование основным документом.</w:delText>
        </w:r>
      </w:del>
    </w:p>
    <w:p w14:paraId="6CB17B51" w14:textId="77777777" w:rsidR="007A049B" w:rsidRDefault="007A049B" w:rsidP="00A149DD">
      <w:pPr>
        <w:pStyle w:val="OMDEV"/>
        <w:rPr>
          <w:ins w:id="171" w:author="Дмитрий Камбаров" w:date="2026-04-15T14:50:00Z"/>
        </w:rPr>
      </w:pPr>
      <w:bookmarkStart w:id="172" w:name="_Toc227161386"/>
      <w:ins w:id="173" w:author="Дмитрий Камбаров" w:date="2026-04-15T14:48:00Z">
        <w:r>
          <w:t>Сценарии использования BIM-моделей</w:t>
        </w:r>
      </w:ins>
      <w:bookmarkEnd w:id="172"/>
    </w:p>
    <w:p w14:paraId="63ACC323" w14:textId="77777777" w:rsidR="00B32FAD" w:rsidRDefault="00B32FAD" w:rsidP="007A049B">
      <w:pPr>
        <w:pStyle w:val="OMDV2"/>
        <w:rPr>
          <w:ins w:id="174" w:author="Дмитрий Камбаров" w:date="2026-04-15T14:55:00Z"/>
          <w:lang w:val="ru-RU"/>
        </w:rPr>
      </w:pPr>
      <w:ins w:id="175" w:author="Дмитрий Камбаров" w:date="2026-04-15T14:54:00Z">
        <w:r w:rsidRPr="00B32FAD">
          <w:rPr>
            <w:lang w:val="ru-RU"/>
          </w:rPr>
          <w:t>Требования настоящего документа к BIM-модел</w:t>
        </w:r>
        <w:r>
          <w:rPr>
            <w:lang w:val="ru-RU"/>
          </w:rPr>
          <w:t>ям</w:t>
        </w:r>
        <w:r w:rsidRPr="00B32FAD">
          <w:rPr>
            <w:lang w:val="ru-RU"/>
          </w:rPr>
          <w:t xml:space="preserve"> устанавливаются исходя из указанных сценариев использования</w:t>
        </w:r>
        <w:r>
          <w:rPr>
            <w:lang w:val="ru-RU"/>
          </w:rPr>
          <w:t>.</w:t>
        </w:r>
      </w:ins>
    </w:p>
    <w:p w14:paraId="1D9CE56C" w14:textId="77777777" w:rsidR="00B32FAD" w:rsidRDefault="00B32FAD" w:rsidP="007A049B">
      <w:pPr>
        <w:pStyle w:val="OMDV2"/>
        <w:rPr>
          <w:ins w:id="176" w:author="Дмитрий Камбаров" w:date="2026-04-15T14:56:00Z"/>
          <w:lang w:val="ru-RU"/>
        </w:rPr>
      </w:pPr>
      <w:ins w:id="177" w:author="Дмитрий Камбаров" w:date="2026-04-15T14:55:00Z">
        <w:r>
          <w:rPr>
            <w:lang w:val="ru-RU"/>
          </w:rPr>
          <w:t xml:space="preserve">Перечень сценариев использования </w:t>
        </w:r>
      </w:ins>
      <w:ins w:id="178" w:author="Дмитрий Камбаров" w:date="2026-04-15T14:56:00Z">
        <w:r>
          <w:t>BIM</w:t>
        </w:r>
        <w:r>
          <w:rPr>
            <w:lang w:val="ru-RU"/>
          </w:rPr>
          <w:t>-моделей</w:t>
        </w:r>
      </w:ins>
    </w:p>
    <w:tbl>
      <w:tblPr>
        <w:tblStyle w:val="af3"/>
        <w:tblW w:w="0" w:type="auto"/>
        <w:tblInd w:w="595" w:type="dxa"/>
        <w:tblLook w:val="04A0" w:firstRow="1" w:lastRow="0" w:firstColumn="1" w:lastColumn="0" w:noHBand="0" w:noVBand="1"/>
      </w:tblPr>
      <w:tblGrid>
        <w:gridCol w:w="809"/>
        <w:gridCol w:w="1840"/>
        <w:gridCol w:w="5539"/>
        <w:gridCol w:w="1673"/>
        <w:tblGridChange w:id="179">
          <w:tblGrid>
            <w:gridCol w:w="809"/>
            <w:gridCol w:w="9"/>
            <w:gridCol w:w="1831"/>
            <w:gridCol w:w="12"/>
            <w:gridCol w:w="3969"/>
            <w:gridCol w:w="1558"/>
            <w:gridCol w:w="1673"/>
          </w:tblGrid>
        </w:tblGridChange>
      </w:tblGrid>
      <w:tr w:rsidR="0061676B" w14:paraId="5E0D494A" w14:textId="77777777" w:rsidTr="0061676B">
        <w:trPr>
          <w:ins w:id="180" w:author="Дмитрий Камбаров" w:date="2026-04-15T14:56:00Z"/>
        </w:trPr>
        <w:tc>
          <w:tcPr>
            <w:tcW w:w="818" w:type="dxa"/>
          </w:tcPr>
          <w:p w14:paraId="404258A6" w14:textId="41161D88" w:rsidR="00B32FAD" w:rsidRPr="003D2902" w:rsidRDefault="003D2902">
            <w:pPr>
              <w:pStyle w:val="OMDV"/>
              <w:rPr>
                <w:ins w:id="181" w:author="Дмитрий Камбаров" w:date="2026-04-15T14:56:00Z"/>
                <w:b/>
                <w:bCs/>
                <w:rPrChange w:id="182" w:author="Дмитрий Камбаров" w:date="2026-04-15T14:59:00Z">
                  <w:rPr>
                    <w:ins w:id="183" w:author="Дмитрий Камбаров" w:date="2026-04-15T14:56:00Z"/>
                  </w:rPr>
                </w:rPrChange>
              </w:rPr>
              <w:pPrChange w:id="184" w:author="Дмитрий Камбаров" w:date="2026-04-15T14:58:00Z">
                <w:pPr>
                  <w:pStyle w:val="OMDV2"/>
                  <w:ind w:left="0" w:firstLine="0"/>
                </w:pPr>
              </w:pPrChange>
            </w:pPr>
            <w:ins w:id="185" w:author="Дмитрий Камбаров" w:date="2026-04-15T14:58:00Z">
              <w:r w:rsidRPr="003D2902">
                <w:rPr>
                  <w:b/>
                  <w:bCs/>
                  <w:rPrChange w:id="186" w:author="Дмитрий Камбаров" w:date="2026-04-15T14:59:00Z">
                    <w:rPr/>
                  </w:rPrChange>
                </w:rPr>
                <w:t>Код</w:t>
              </w:r>
            </w:ins>
          </w:p>
        </w:tc>
        <w:tc>
          <w:tcPr>
            <w:tcW w:w="1843" w:type="dxa"/>
          </w:tcPr>
          <w:p w14:paraId="4C4FBC1C" w14:textId="16884B77" w:rsidR="00B32FAD" w:rsidRPr="003D2902" w:rsidRDefault="003D2902">
            <w:pPr>
              <w:pStyle w:val="OMDV"/>
              <w:rPr>
                <w:ins w:id="187" w:author="Дмитрий Камбаров" w:date="2026-04-15T14:56:00Z"/>
                <w:b/>
                <w:bCs/>
                <w:rPrChange w:id="188" w:author="Дмитрий Камбаров" w:date="2026-04-15T14:59:00Z">
                  <w:rPr>
                    <w:ins w:id="189" w:author="Дмитрий Камбаров" w:date="2026-04-15T14:56:00Z"/>
                  </w:rPr>
                </w:rPrChange>
              </w:rPr>
              <w:pPrChange w:id="190" w:author="Дмитрий Камбаров" w:date="2026-04-15T14:58:00Z">
                <w:pPr>
                  <w:pStyle w:val="OMDV2"/>
                  <w:ind w:left="0" w:firstLine="0"/>
                </w:pPr>
              </w:pPrChange>
            </w:pPr>
            <w:ins w:id="191" w:author="Дмитрий Камбаров" w:date="2026-04-15T14:58:00Z">
              <w:r w:rsidRPr="003D2902">
                <w:rPr>
                  <w:b/>
                  <w:bCs/>
                  <w:rPrChange w:id="192" w:author="Дмитрий Камбаров" w:date="2026-04-15T14:59:00Z">
                    <w:rPr/>
                  </w:rPrChange>
                </w:rPr>
                <w:t>Название</w:t>
              </w:r>
            </w:ins>
          </w:p>
        </w:tc>
        <w:tc>
          <w:tcPr>
            <w:tcW w:w="5670" w:type="dxa"/>
          </w:tcPr>
          <w:p w14:paraId="29F055EA" w14:textId="08238340" w:rsidR="00B32FAD" w:rsidRPr="003D2902" w:rsidRDefault="003D2902">
            <w:pPr>
              <w:pStyle w:val="OMDV"/>
              <w:rPr>
                <w:ins w:id="193" w:author="Дмитрий Камбаров" w:date="2026-04-15T14:56:00Z"/>
                <w:b/>
                <w:bCs/>
                <w:rPrChange w:id="194" w:author="Дмитрий Камбаров" w:date="2026-04-15T14:59:00Z">
                  <w:rPr>
                    <w:ins w:id="195" w:author="Дмитрий Камбаров" w:date="2026-04-15T14:56:00Z"/>
                  </w:rPr>
                </w:rPrChange>
              </w:rPr>
              <w:pPrChange w:id="196" w:author="Дмитрий Камбаров" w:date="2026-04-15T14:58:00Z">
                <w:pPr>
                  <w:pStyle w:val="OMDV2"/>
                  <w:ind w:left="0" w:firstLine="0"/>
                </w:pPr>
              </w:pPrChange>
            </w:pPr>
            <w:ins w:id="197" w:author="Дмитрий Камбаров" w:date="2026-04-15T14:58:00Z">
              <w:r w:rsidRPr="003D2902">
                <w:rPr>
                  <w:b/>
                  <w:bCs/>
                  <w:rPrChange w:id="198" w:author="Дмитрий Камбаров" w:date="2026-04-15T14:59:00Z">
                    <w:rPr/>
                  </w:rPrChange>
                </w:rPr>
                <w:t>Назначение</w:t>
              </w:r>
            </w:ins>
          </w:p>
        </w:tc>
        <w:tc>
          <w:tcPr>
            <w:tcW w:w="1530" w:type="dxa"/>
          </w:tcPr>
          <w:p w14:paraId="041CC063" w14:textId="2E19AD25" w:rsidR="00B32FAD" w:rsidRPr="003D2902" w:rsidRDefault="003D2902">
            <w:pPr>
              <w:pStyle w:val="OMDV"/>
              <w:rPr>
                <w:ins w:id="199" w:author="Дмитрий Камбаров" w:date="2026-04-15T14:56:00Z"/>
                <w:b/>
                <w:bCs/>
                <w:rPrChange w:id="200" w:author="Дмитрий Камбаров" w:date="2026-04-15T14:59:00Z">
                  <w:rPr>
                    <w:ins w:id="201" w:author="Дмитрий Камбаров" w:date="2026-04-15T14:56:00Z"/>
                  </w:rPr>
                </w:rPrChange>
              </w:rPr>
              <w:pPrChange w:id="202" w:author="Дмитрий Камбаров" w:date="2026-04-15T14:58:00Z">
                <w:pPr>
                  <w:pStyle w:val="OMDV2"/>
                  <w:ind w:left="0" w:firstLine="0"/>
                </w:pPr>
              </w:pPrChange>
            </w:pPr>
            <w:commentRangeStart w:id="203"/>
            <w:ins w:id="204" w:author="Дмитрий Камбаров" w:date="2026-04-15T14:58:00Z">
              <w:r w:rsidRPr="003D2902">
                <w:rPr>
                  <w:b/>
                  <w:bCs/>
                  <w:rPrChange w:id="205" w:author="Дмитрий Камбаров" w:date="2026-04-15T14:59:00Z">
                    <w:rPr/>
                  </w:rPrChange>
                </w:rPr>
                <w:t>Результат</w:t>
              </w:r>
            </w:ins>
            <w:commentRangeEnd w:id="203"/>
            <w:ins w:id="206" w:author="Дмитрий Камбаров" w:date="2026-04-15T15:00:00Z">
              <w:r w:rsidR="0061676B" w:rsidRPr="003D2902">
                <w:rPr>
                  <w:rStyle w:val="aff6"/>
                  <w:b/>
                  <w:bCs/>
                  <w:sz w:val="22"/>
                  <w:szCs w:val="22"/>
                  <w:rPrChange w:id="207" w:author="Дмитрий Камбаров" w:date="2026-04-15T14:59:00Z">
                    <w:rPr>
                      <w:rStyle w:val="aff6"/>
                      <w:sz w:val="22"/>
                      <w:szCs w:val="22"/>
                    </w:rPr>
                  </w:rPrChange>
                </w:rPr>
                <w:commentReference w:id="203"/>
              </w:r>
            </w:ins>
          </w:p>
        </w:tc>
      </w:tr>
      <w:tr w:rsidR="0061676B" w14:paraId="3C9968CE" w14:textId="77777777" w:rsidTr="0061676B">
        <w:trPr>
          <w:ins w:id="208" w:author="Дмитрий Камбаров" w:date="2026-04-15T14:56:00Z"/>
        </w:trPr>
        <w:tc>
          <w:tcPr>
            <w:tcW w:w="818" w:type="dxa"/>
          </w:tcPr>
          <w:p w14:paraId="3EC185FB" w14:textId="68B2B415" w:rsidR="00B32FAD" w:rsidRPr="00C55179" w:rsidRDefault="003D2902">
            <w:pPr>
              <w:pStyle w:val="OMDV"/>
              <w:rPr>
                <w:ins w:id="209" w:author="Дмитрий Камбаров" w:date="2026-04-15T14:56:00Z"/>
              </w:rPr>
              <w:pPrChange w:id="210" w:author="Дмитрий Камбаров" w:date="2026-04-15T14:58:00Z">
                <w:pPr>
                  <w:pStyle w:val="OMDV2"/>
                  <w:ind w:left="0" w:firstLine="0"/>
                </w:pPr>
              </w:pPrChange>
            </w:pPr>
            <w:ins w:id="211" w:author="Дмитрий Камбаров" w:date="2026-04-15T14:58:00Z">
              <w:r>
                <w:rPr>
                  <w:lang w:val="en-US"/>
                </w:rPr>
                <w:t>U</w:t>
              </w:r>
            </w:ins>
            <w:ins w:id="212" w:author="Дмитрий Камбаров" w:date="2026-04-15T14:59:00Z">
              <w:r>
                <w:rPr>
                  <w:lang w:val="en-US"/>
                </w:rPr>
                <w:t>-</w:t>
              </w:r>
            </w:ins>
            <w:ins w:id="213" w:author="Дмитрий Камбаров" w:date="2026-04-15T14:58:00Z">
              <w:r>
                <w:rPr>
                  <w:lang w:val="en-US"/>
                </w:rPr>
                <w:t>01</w:t>
              </w:r>
            </w:ins>
          </w:p>
        </w:tc>
        <w:tc>
          <w:tcPr>
            <w:tcW w:w="1843" w:type="dxa"/>
          </w:tcPr>
          <w:p w14:paraId="213DCFD1" w14:textId="08E6F2B3" w:rsidR="00B32FAD" w:rsidRDefault="003D2902">
            <w:pPr>
              <w:pStyle w:val="OMDV"/>
              <w:rPr>
                <w:ins w:id="214" w:author="Дмитрий Камбаров" w:date="2026-04-15T14:56:00Z"/>
              </w:rPr>
              <w:pPrChange w:id="215" w:author="Дмитрий Камбаров" w:date="2026-04-15T14:58:00Z">
                <w:pPr>
                  <w:pStyle w:val="OMDV2"/>
                  <w:ind w:left="0" w:firstLine="0"/>
                </w:pPr>
              </w:pPrChange>
            </w:pPr>
            <w:ins w:id="216" w:author="Дмитрий Камбаров" w:date="2026-04-15T15:00:00Z">
              <w:r w:rsidRPr="003D2902">
                <w:t xml:space="preserve">Квартирография </w:t>
              </w:r>
            </w:ins>
          </w:p>
        </w:tc>
        <w:tc>
          <w:tcPr>
            <w:tcW w:w="5670" w:type="dxa"/>
          </w:tcPr>
          <w:p w14:paraId="5B5A5266" w14:textId="1F69F90F" w:rsidR="00B32FAD" w:rsidRDefault="0061676B">
            <w:pPr>
              <w:pStyle w:val="OMDV"/>
              <w:rPr>
                <w:ins w:id="217" w:author="Дмитрий Камбаров" w:date="2026-04-15T14:56:00Z"/>
              </w:rPr>
              <w:pPrChange w:id="218" w:author="Дмитрий Камбаров" w:date="2026-04-15T14:58:00Z">
                <w:pPr>
                  <w:pStyle w:val="OMDV2"/>
                  <w:ind w:left="0" w:firstLine="0"/>
                </w:pPr>
              </w:pPrChange>
            </w:pPr>
            <w:ins w:id="219" w:author="Дмитрий Камбаров" w:date="2026-04-15T15:03:00Z">
              <w:r>
                <w:t>Получать расчёт</w:t>
              </w:r>
            </w:ins>
            <w:ins w:id="220" w:author="Дмитрий Камбаров" w:date="2026-04-15T15:00:00Z">
              <w:r w:rsidR="003D2902" w:rsidRPr="003D2902">
                <w:t xml:space="preserve"> количества квартир и анализ различных площадных параметров</w:t>
              </w:r>
            </w:ins>
            <w:ins w:id="221" w:author="Дмитрий Камбаров" w:date="2026-04-15T15:03:00Z">
              <w:r>
                <w:t xml:space="preserve"> продаваемых объектов недвижимости</w:t>
              </w:r>
            </w:ins>
            <w:ins w:id="222" w:author="Дмитрий Камбаров" w:date="2026-04-15T15:05:00Z">
              <w:r>
                <w:t>.</w:t>
              </w:r>
            </w:ins>
          </w:p>
        </w:tc>
        <w:tc>
          <w:tcPr>
            <w:tcW w:w="1530" w:type="dxa"/>
          </w:tcPr>
          <w:p w14:paraId="33180C37" w14:textId="77777777" w:rsidR="00B32FAD" w:rsidRDefault="00B32FAD">
            <w:pPr>
              <w:pStyle w:val="OMDV"/>
              <w:rPr>
                <w:ins w:id="223" w:author="Дмитрий Камбаров" w:date="2026-04-15T14:56:00Z"/>
              </w:rPr>
              <w:pPrChange w:id="224" w:author="Дмитрий Камбаров" w:date="2026-04-15T14:58:00Z">
                <w:pPr>
                  <w:pStyle w:val="OMDV2"/>
                  <w:ind w:left="0" w:firstLine="0"/>
                </w:pPr>
              </w:pPrChange>
            </w:pPr>
          </w:p>
        </w:tc>
      </w:tr>
      <w:tr w:rsidR="0061676B" w14:paraId="3608D54B" w14:textId="77777777" w:rsidTr="0061676B">
        <w:tblPrEx>
          <w:tblW w:w="0" w:type="auto"/>
          <w:tblInd w:w="595" w:type="dxa"/>
          <w:tblPrExChange w:id="225" w:author="Дмитрий Камбаров" w:date="2026-04-15T15:02:00Z">
            <w:tblPrEx>
              <w:tblW w:w="0" w:type="auto"/>
              <w:tblInd w:w="595" w:type="dxa"/>
            </w:tblPrEx>
          </w:tblPrExChange>
        </w:tblPrEx>
        <w:trPr>
          <w:ins w:id="226" w:author="Дмитрий Камбаров" w:date="2026-04-15T15:01:00Z"/>
        </w:trPr>
        <w:tc>
          <w:tcPr>
            <w:tcW w:w="818" w:type="dxa"/>
            <w:tcPrChange w:id="227" w:author="Дмитрий Камбаров" w:date="2026-04-15T15:02:00Z">
              <w:tcPr>
                <w:tcW w:w="818" w:type="dxa"/>
                <w:gridSpan w:val="2"/>
              </w:tcPr>
            </w:tcPrChange>
          </w:tcPr>
          <w:p w14:paraId="4A37B042" w14:textId="30BE4866" w:rsidR="0061676B" w:rsidRPr="0061676B" w:rsidRDefault="0061676B" w:rsidP="003D2902">
            <w:pPr>
              <w:pStyle w:val="OMDV"/>
              <w:rPr>
                <w:ins w:id="228" w:author="Дмитрий Камбаров" w:date="2026-04-15T15:01:00Z"/>
                <w:rPrChange w:id="229" w:author="Дмитрий Камбаров" w:date="2026-04-15T15:01:00Z">
                  <w:rPr>
                    <w:ins w:id="230" w:author="Дмитрий Камбаров" w:date="2026-04-15T15:01:00Z"/>
                    <w:lang w:val="en-US"/>
                  </w:rPr>
                </w:rPrChange>
              </w:rPr>
            </w:pPr>
            <w:ins w:id="231" w:author="Дмитрий Камбаров" w:date="2026-04-15T15:01:00Z">
              <w:r>
                <w:rPr>
                  <w:lang w:val="en-US"/>
                </w:rPr>
                <w:t>U-02</w:t>
              </w:r>
            </w:ins>
          </w:p>
        </w:tc>
        <w:tc>
          <w:tcPr>
            <w:tcW w:w="1843" w:type="dxa"/>
            <w:tcPrChange w:id="232" w:author="Дмитрий Камбаров" w:date="2026-04-15T15:02:00Z">
              <w:tcPr>
                <w:tcW w:w="1843" w:type="dxa"/>
                <w:gridSpan w:val="2"/>
              </w:tcPr>
            </w:tcPrChange>
          </w:tcPr>
          <w:p w14:paraId="5571BE4C" w14:textId="704A7C10" w:rsidR="0061676B" w:rsidRPr="003D2902" w:rsidRDefault="0061676B" w:rsidP="003D2902">
            <w:pPr>
              <w:pStyle w:val="OMDV"/>
              <w:rPr>
                <w:ins w:id="233" w:author="Дмитрий Камбаров" w:date="2026-04-15T15:01:00Z"/>
              </w:rPr>
            </w:pPr>
            <w:ins w:id="234" w:author="Дмитрий Камбаров" w:date="2026-04-15T15:01:00Z">
              <w:r>
                <w:t>Поиск коллизий</w:t>
              </w:r>
            </w:ins>
          </w:p>
        </w:tc>
        <w:tc>
          <w:tcPr>
            <w:tcW w:w="5670" w:type="dxa"/>
            <w:tcPrChange w:id="235" w:author="Дмитрий Камбаров" w:date="2026-04-15T15:02:00Z">
              <w:tcPr>
                <w:tcW w:w="3969" w:type="dxa"/>
              </w:tcPr>
            </w:tcPrChange>
          </w:tcPr>
          <w:p w14:paraId="079E6026" w14:textId="63283EC6" w:rsidR="0061676B" w:rsidRPr="0061676B" w:rsidRDefault="0061676B" w:rsidP="0061676B">
            <w:pPr>
              <w:pStyle w:val="OMDV"/>
              <w:rPr>
                <w:ins w:id="236" w:author="Дмитрий Камбаров" w:date="2026-04-15T15:01:00Z"/>
              </w:rPr>
            </w:pPr>
            <w:ins w:id="237" w:author="Дмитрий Камбаров" w:date="2026-04-15T15:03:00Z">
              <w:r>
                <w:t>Обеспечить в</w:t>
              </w:r>
            </w:ins>
            <w:ins w:id="238" w:author="Дмитрий Камбаров" w:date="2026-04-15T15:01:00Z">
              <w:r w:rsidRPr="0061676B">
                <w:t xml:space="preserve">озможность выявлять пространственные конфликты в </w:t>
              </w:r>
            </w:ins>
            <w:ins w:id="239" w:author="Дмитрий Камбаров" w:date="2026-04-15T15:02:00Z">
              <w:r w:rsidRPr="0061676B">
                <w:t>рамках раздела и между разделами</w:t>
              </w:r>
            </w:ins>
            <w:ins w:id="240" w:author="Дмитрий Камбаров" w:date="2026-04-15T15:05:00Z">
              <w:r>
                <w:t>.</w:t>
              </w:r>
            </w:ins>
          </w:p>
        </w:tc>
        <w:tc>
          <w:tcPr>
            <w:tcW w:w="1530" w:type="dxa"/>
            <w:tcPrChange w:id="241" w:author="Дмитрий Камбаров" w:date="2026-04-15T15:02:00Z">
              <w:tcPr>
                <w:tcW w:w="3231" w:type="dxa"/>
                <w:gridSpan w:val="2"/>
              </w:tcPr>
            </w:tcPrChange>
          </w:tcPr>
          <w:p w14:paraId="61DB52EA" w14:textId="77777777" w:rsidR="0061676B" w:rsidRDefault="0061676B" w:rsidP="003D2902">
            <w:pPr>
              <w:pStyle w:val="OMDV"/>
              <w:rPr>
                <w:ins w:id="242" w:author="Дмитрий Камбаров" w:date="2026-04-15T15:01:00Z"/>
              </w:rPr>
            </w:pPr>
          </w:p>
        </w:tc>
      </w:tr>
      <w:tr w:rsidR="0061676B" w14:paraId="6FB50671" w14:textId="77777777" w:rsidTr="0061676B">
        <w:tblPrEx>
          <w:tblW w:w="0" w:type="auto"/>
          <w:tblInd w:w="595" w:type="dxa"/>
          <w:tblPrExChange w:id="243" w:author="Дмитрий Камбаров" w:date="2026-04-15T15:02:00Z">
            <w:tblPrEx>
              <w:tblW w:w="0" w:type="auto"/>
              <w:tblInd w:w="595" w:type="dxa"/>
            </w:tblPrEx>
          </w:tblPrExChange>
        </w:tblPrEx>
        <w:trPr>
          <w:ins w:id="244" w:author="Дмитрий Камбаров" w:date="2026-04-15T15:01:00Z"/>
        </w:trPr>
        <w:tc>
          <w:tcPr>
            <w:tcW w:w="818" w:type="dxa"/>
            <w:tcPrChange w:id="245" w:author="Дмитрий Камбаров" w:date="2026-04-15T15:02:00Z">
              <w:tcPr>
                <w:tcW w:w="818" w:type="dxa"/>
                <w:gridSpan w:val="2"/>
              </w:tcPr>
            </w:tcPrChange>
          </w:tcPr>
          <w:p w14:paraId="6CC7D810" w14:textId="2F27DD45" w:rsidR="0061676B" w:rsidRPr="0061676B" w:rsidRDefault="0061676B" w:rsidP="003D2902">
            <w:pPr>
              <w:pStyle w:val="OMDV"/>
              <w:rPr>
                <w:ins w:id="246" w:author="Дмитрий Камбаров" w:date="2026-04-15T15:01:00Z"/>
                <w:rPrChange w:id="247" w:author="Дмитрий Камбаров" w:date="2026-04-15T15:02:00Z">
                  <w:rPr>
                    <w:ins w:id="248" w:author="Дмитрий Камбаров" w:date="2026-04-15T15:01:00Z"/>
                    <w:lang w:val="en-US"/>
                  </w:rPr>
                </w:rPrChange>
              </w:rPr>
            </w:pPr>
            <w:ins w:id="249" w:author="Дмитрий Камбаров" w:date="2026-04-15T15:02:00Z">
              <w:r>
                <w:t>U</w:t>
              </w:r>
              <w:r>
                <w:rPr>
                  <w:lang w:val="en-US"/>
                </w:rPr>
                <w:t>-03</w:t>
              </w:r>
            </w:ins>
          </w:p>
        </w:tc>
        <w:tc>
          <w:tcPr>
            <w:tcW w:w="1843" w:type="dxa"/>
            <w:tcPrChange w:id="250" w:author="Дмитрий Камбаров" w:date="2026-04-15T15:02:00Z">
              <w:tcPr>
                <w:tcW w:w="1843" w:type="dxa"/>
                <w:gridSpan w:val="2"/>
              </w:tcPr>
            </w:tcPrChange>
          </w:tcPr>
          <w:p w14:paraId="49B8CA62" w14:textId="73EE80A0" w:rsidR="0061676B" w:rsidRPr="003D2902" w:rsidRDefault="0061676B" w:rsidP="003D2902">
            <w:pPr>
              <w:pStyle w:val="OMDV"/>
              <w:rPr>
                <w:ins w:id="251" w:author="Дмитрий Камбаров" w:date="2026-04-15T15:01:00Z"/>
              </w:rPr>
            </w:pPr>
            <w:ins w:id="252" w:author="Дмитрий Камбаров" w:date="2026-04-15T15:02:00Z">
              <w:r w:rsidRPr="0061676B">
                <w:t>Генерация 2D-документации из модели</w:t>
              </w:r>
            </w:ins>
          </w:p>
        </w:tc>
        <w:tc>
          <w:tcPr>
            <w:tcW w:w="5670" w:type="dxa"/>
            <w:tcPrChange w:id="253" w:author="Дмитрий Камбаров" w:date="2026-04-15T15:02:00Z">
              <w:tcPr>
                <w:tcW w:w="3969" w:type="dxa"/>
              </w:tcPr>
            </w:tcPrChange>
          </w:tcPr>
          <w:p w14:paraId="5138F315" w14:textId="07E5ED58" w:rsidR="0061676B" w:rsidRDefault="0061676B" w:rsidP="003D2902">
            <w:pPr>
              <w:pStyle w:val="OMDV"/>
              <w:rPr>
                <w:ins w:id="254" w:author="Дмитрий Камбаров" w:date="2026-04-15T15:01:00Z"/>
              </w:rPr>
            </w:pPr>
            <w:ins w:id="255" w:author="Дмитрий Камбаров" w:date="2026-04-15T15:02:00Z">
              <w:r>
                <w:t xml:space="preserve">Обеспечить согласованность модели и </w:t>
              </w:r>
            </w:ins>
            <w:ins w:id="256" w:author="Дмитрий Камбаров" w:date="2026-04-15T15:03:00Z">
              <w:r>
                <w:t xml:space="preserve">альбомов. </w:t>
              </w:r>
            </w:ins>
          </w:p>
        </w:tc>
        <w:tc>
          <w:tcPr>
            <w:tcW w:w="1530" w:type="dxa"/>
            <w:tcPrChange w:id="257" w:author="Дмитрий Камбаров" w:date="2026-04-15T15:02:00Z">
              <w:tcPr>
                <w:tcW w:w="3231" w:type="dxa"/>
                <w:gridSpan w:val="2"/>
              </w:tcPr>
            </w:tcPrChange>
          </w:tcPr>
          <w:p w14:paraId="10D25289" w14:textId="77777777" w:rsidR="0061676B" w:rsidRDefault="0061676B" w:rsidP="003D2902">
            <w:pPr>
              <w:pStyle w:val="OMDV"/>
              <w:rPr>
                <w:ins w:id="258" w:author="Дмитрий Камбаров" w:date="2026-04-15T15:01:00Z"/>
              </w:rPr>
            </w:pPr>
          </w:p>
        </w:tc>
      </w:tr>
      <w:tr w:rsidR="0061676B" w14:paraId="2F3095CA" w14:textId="77777777" w:rsidTr="0061676B">
        <w:tblPrEx>
          <w:tblW w:w="0" w:type="auto"/>
          <w:tblInd w:w="595" w:type="dxa"/>
          <w:tblPrExChange w:id="259" w:author="Дмитрий Камбаров" w:date="2026-04-15T15:02:00Z">
            <w:tblPrEx>
              <w:tblW w:w="0" w:type="auto"/>
              <w:tblInd w:w="595" w:type="dxa"/>
            </w:tblPrEx>
          </w:tblPrExChange>
        </w:tblPrEx>
        <w:trPr>
          <w:ins w:id="260" w:author="Дмитрий Камбаров" w:date="2026-04-15T15:01:00Z"/>
        </w:trPr>
        <w:tc>
          <w:tcPr>
            <w:tcW w:w="818" w:type="dxa"/>
            <w:tcPrChange w:id="261" w:author="Дмитрий Камбаров" w:date="2026-04-15T15:02:00Z">
              <w:tcPr>
                <w:tcW w:w="818" w:type="dxa"/>
                <w:gridSpan w:val="2"/>
              </w:tcPr>
            </w:tcPrChange>
          </w:tcPr>
          <w:p w14:paraId="59ED9E7A" w14:textId="701D67FA" w:rsidR="0061676B" w:rsidRPr="0061676B" w:rsidRDefault="0061676B" w:rsidP="003D2902">
            <w:pPr>
              <w:pStyle w:val="OMDV"/>
              <w:rPr>
                <w:ins w:id="262" w:author="Дмитрий Камбаров" w:date="2026-04-15T15:01:00Z"/>
                <w:rPrChange w:id="263" w:author="Дмитрий Камбаров" w:date="2026-04-15T15:04:00Z">
                  <w:rPr>
                    <w:ins w:id="264" w:author="Дмитрий Камбаров" w:date="2026-04-15T15:01:00Z"/>
                    <w:lang w:val="en-US"/>
                  </w:rPr>
                </w:rPrChange>
              </w:rPr>
            </w:pPr>
            <w:ins w:id="265" w:author="Дмитрий Камбаров" w:date="2026-04-15T15:04:00Z">
              <w:r>
                <w:rPr>
                  <w:lang w:val="en-US"/>
                </w:rPr>
                <w:t>U-04</w:t>
              </w:r>
            </w:ins>
          </w:p>
        </w:tc>
        <w:tc>
          <w:tcPr>
            <w:tcW w:w="1843" w:type="dxa"/>
            <w:tcPrChange w:id="266" w:author="Дмитрий Камбаров" w:date="2026-04-15T15:02:00Z">
              <w:tcPr>
                <w:tcW w:w="1843" w:type="dxa"/>
                <w:gridSpan w:val="2"/>
              </w:tcPr>
            </w:tcPrChange>
          </w:tcPr>
          <w:p w14:paraId="0BE59D5E" w14:textId="4FC29544" w:rsidR="0061676B" w:rsidRPr="003D2902" w:rsidRDefault="0061676B" w:rsidP="003D2902">
            <w:pPr>
              <w:pStyle w:val="OMDV"/>
              <w:rPr>
                <w:ins w:id="267" w:author="Дмитрий Камбаров" w:date="2026-04-15T15:01:00Z"/>
              </w:rPr>
            </w:pPr>
            <w:ins w:id="268" w:author="Дмитрий Камбаров" w:date="2026-04-15T15:04:00Z">
              <w:r>
                <w:t>Расчёт ТЭП</w:t>
              </w:r>
            </w:ins>
          </w:p>
        </w:tc>
        <w:tc>
          <w:tcPr>
            <w:tcW w:w="5670" w:type="dxa"/>
            <w:tcPrChange w:id="269" w:author="Дмитрий Камбаров" w:date="2026-04-15T15:02:00Z">
              <w:tcPr>
                <w:tcW w:w="3969" w:type="dxa"/>
              </w:tcPr>
            </w:tcPrChange>
          </w:tcPr>
          <w:p w14:paraId="02D2D9F9" w14:textId="3B4ACEE7" w:rsidR="0061676B" w:rsidRPr="0061676B" w:rsidRDefault="0061676B" w:rsidP="003D2902">
            <w:pPr>
              <w:pStyle w:val="OMDV"/>
              <w:rPr>
                <w:ins w:id="270" w:author="Дмитрий Камбаров" w:date="2026-04-15T15:01:00Z"/>
              </w:rPr>
            </w:pPr>
            <w:ins w:id="271" w:author="Дмитрий Камбаров" w:date="2026-04-15T15:04:00Z">
              <w:r>
                <w:t>Получать достоверные ТЭП из B</w:t>
              </w:r>
              <w:r>
                <w:rPr>
                  <w:lang w:val="en-US"/>
                </w:rPr>
                <w:t>IM</w:t>
              </w:r>
              <w:r>
                <w:t>-модели</w:t>
              </w:r>
            </w:ins>
            <w:ins w:id="272" w:author="Дмитрий Камбаров" w:date="2026-04-15T15:05:00Z">
              <w:r>
                <w:t>.</w:t>
              </w:r>
            </w:ins>
          </w:p>
        </w:tc>
        <w:tc>
          <w:tcPr>
            <w:tcW w:w="1530" w:type="dxa"/>
            <w:tcPrChange w:id="273" w:author="Дмитрий Камбаров" w:date="2026-04-15T15:02:00Z">
              <w:tcPr>
                <w:tcW w:w="3231" w:type="dxa"/>
                <w:gridSpan w:val="2"/>
              </w:tcPr>
            </w:tcPrChange>
          </w:tcPr>
          <w:p w14:paraId="6E00C91F" w14:textId="77777777" w:rsidR="0061676B" w:rsidRDefault="0061676B" w:rsidP="003D2902">
            <w:pPr>
              <w:pStyle w:val="OMDV"/>
              <w:rPr>
                <w:ins w:id="274" w:author="Дмитрий Камбаров" w:date="2026-04-15T15:01:00Z"/>
              </w:rPr>
            </w:pPr>
          </w:p>
        </w:tc>
      </w:tr>
      <w:tr w:rsidR="0061676B" w14:paraId="6A26F962" w14:textId="77777777" w:rsidTr="0061676B">
        <w:tblPrEx>
          <w:tblW w:w="0" w:type="auto"/>
          <w:tblInd w:w="595" w:type="dxa"/>
          <w:tblPrExChange w:id="275" w:author="Дмитрий Камбаров" w:date="2026-04-15T15:02:00Z">
            <w:tblPrEx>
              <w:tblW w:w="0" w:type="auto"/>
              <w:tblInd w:w="595" w:type="dxa"/>
            </w:tblPrEx>
          </w:tblPrExChange>
        </w:tblPrEx>
        <w:trPr>
          <w:ins w:id="276" w:author="Дмитрий Камбаров" w:date="2026-04-15T15:01:00Z"/>
        </w:trPr>
        <w:tc>
          <w:tcPr>
            <w:tcW w:w="818" w:type="dxa"/>
            <w:tcPrChange w:id="277" w:author="Дмитрий Камбаров" w:date="2026-04-15T15:02:00Z">
              <w:tcPr>
                <w:tcW w:w="818" w:type="dxa"/>
                <w:gridSpan w:val="2"/>
              </w:tcPr>
            </w:tcPrChange>
          </w:tcPr>
          <w:p w14:paraId="13F5F21F" w14:textId="3776ADC8" w:rsidR="0061676B" w:rsidRPr="0061676B" w:rsidRDefault="0061676B" w:rsidP="003D2902">
            <w:pPr>
              <w:pStyle w:val="OMDV"/>
              <w:rPr>
                <w:ins w:id="278" w:author="Дмитрий Камбаров" w:date="2026-04-15T15:01:00Z"/>
                <w:rPrChange w:id="279" w:author="Дмитрий Камбаров" w:date="2026-04-15T15:04:00Z">
                  <w:rPr>
                    <w:ins w:id="280" w:author="Дмитрий Камбаров" w:date="2026-04-15T15:01:00Z"/>
                    <w:lang w:val="en-US"/>
                  </w:rPr>
                </w:rPrChange>
              </w:rPr>
            </w:pPr>
            <w:ins w:id="281" w:author="Дмитрий Камбаров" w:date="2026-04-15T15:04:00Z">
              <w:r>
                <w:t>U</w:t>
              </w:r>
              <w:r>
                <w:rPr>
                  <w:lang w:val="en-US"/>
                </w:rPr>
                <w:t>-05</w:t>
              </w:r>
            </w:ins>
          </w:p>
        </w:tc>
        <w:tc>
          <w:tcPr>
            <w:tcW w:w="1843" w:type="dxa"/>
            <w:tcPrChange w:id="282" w:author="Дмитрий Камбаров" w:date="2026-04-15T15:02:00Z">
              <w:tcPr>
                <w:tcW w:w="1843" w:type="dxa"/>
                <w:gridSpan w:val="2"/>
              </w:tcPr>
            </w:tcPrChange>
          </w:tcPr>
          <w:p w14:paraId="5D563FD0" w14:textId="0603FBAE" w:rsidR="0061676B" w:rsidRPr="003D2902" w:rsidRDefault="0061676B" w:rsidP="003D2902">
            <w:pPr>
              <w:pStyle w:val="OMDV"/>
              <w:rPr>
                <w:ins w:id="283" w:author="Дмитрий Камбаров" w:date="2026-04-15T15:01:00Z"/>
              </w:rPr>
            </w:pPr>
            <w:ins w:id="284" w:author="Дмитрий Камбаров" w:date="2026-04-15T15:04:00Z">
              <w:r>
                <w:t>Сбор объёмов</w:t>
              </w:r>
            </w:ins>
          </w:p>
        </w:tc>
        <w:tc>
          <w:tcPr>
            <w:tcW w:w="5670" w:type="dxa"/>
            <w:tcPrChange w:id="285" w:author="Дмитрий Камбаров" w:date="2026-04-15T15:02:00Z">
              <w:tcPr>
                <w:tcW w:w="3969" w:type="dxa"/>
              </w:tcPr>
            </w:tcPrChange>
          </w:tcPr>
          <w:p w14:paraId="50DB0360" w14:textId="69CA1BD0" w:rsidR="0061676B" w:rsidRDefault="0061676B" w:rsidP="003D2902">
            <w:pPr>
              <w:pStyle w:val="OMDV"/>
              <w:rPr>
                <w:ins w:id="286" w:author="Дмитрий Камбаров" w:date="2026-04-15T15:01:00Z"/>
              </w:rPr>
            </w:pPr>
            <w:ins w:id="287" w:author="Дмитрий Камбаров" w:date="2026-04-15T15:04:00Z">
              <w:r>
                <w:t>Получить ведомости объёмов работ для подсчёта ВОР на различных</w:t>
              </w:r>
            </w:ins>
            <w:ins w:id="288" w:author="Дмитрий Камбаров" w:date="2026-04-15T15:05:00Z">
              <w:r>
                <w:t xml:space="preserve"> этапах проекта.</w:t>
              </w:r>
            </w:ins>
          </w:p>
        </w:tc>
        <w:tc>
          <w:tcPr>
            <w:tcW w:w="1530" w:type="dxa"/>
            <w:tcPrChange w:id="289" w:author="Дмитрий Камбаров" w:date="2026-04-15T15:02:00Z">
              <w:tcPr>
                <w:tcW w:w="3231" w:type="dxa"/>
                <w:gridSpan w:val="2"/>
              </w:tcPr>
            </w:tcPrChange>
          </w:tcPr>
          <w:p w14:paraId="7D1D5A87" w14:textId="77777777" w:rsidR="0061676B" w:rsidRDefault="0061676B" w:rsidP="003D2902">
            <w:pPr>
              <w:pStyle w:val="OMDV"/>
              <w:rPr>
                <w:ins w:id="290" w:author="Дмитрий Камбаров" w:date="2026-04-15T15:01:00Z"/>
              </w:rPr>
            </w:pPr>
          </w:p>
        </w:tc>
      </w:tr>
      <w:tr w:rsidR="0061676B" w14:paraId="7E4A0482" w14:textId="77777777" w:rsidTr="0061676B">
        <w:tblPrEx>
          <w:tblW w:w="0" w:type="auto"/>
          <w:tblInd w:w="595" w:type="dxa"/>
          <w:tblPrExChange w:id="291" w:author="Дмитрий Камбаров" w:date="2026-04-15T15:02:00Z">
            <w:tblPrEx>
              <w:tblW w:w="0" w:type="auto"/>
              <w:tblInd w:w="595" w:type="dxa"/>
            </w:tblPrEx>
          </w:tblPrExChange>
        </w:tblPrEx>
        <w:trPr>
          <w:ins w:id="292" w:author="Дмитрий Камбаров" w:date="2026-04-15T15:01:00Z"/>
        </w:trPr>
        <w:tc>
          <w:tcPr>
            <w:tcW w:w="818" w:type="dxa"/>
            <w:tcPrChange w:id="293" w:author="Дмитрий Камбаров" w:date="2026-04-15T15:02:00Z">
              <w:tcPr>
                <w:tcW w:w="818" w:type="dxa"/>
                <w:gridSpan w:val="2"/>
              </w:tcPr>
            </w:tcPrChange>
          </w:tcPr>
          <w:p w14:paraId="74D23C50" w14:textId="2535FD45" w:rsidR="0061676B" w:rsidRPr="0061676B" w:rsidRDefault="0061676B" w:rsidP="003D2902">
            <w:pPr>
              <w:pStyle w:val="OMDV"/>
              <w:rPr>
                <w:ins w:id="294" w:author="Дмитрий Камбаров" w:date="2026-04-15T15:01:00Z"/>
                <w:rPrChange w:id="295" w:author="Дмитрий Камбаров" w:date="2026-04-15T15:05:00Z">
                  <w:rPr>
                    <w:ins w:id="296" w:author="Дмитрий Камбаров" w:date="2026-04-15T15:01:00Z"/>
                    <w:lang w:val="en-US"/>
                  </w:rPr>
                </w:rPrChange>
              </w:rPr>
            </w:pPr>
            <w:ins w:id="297" w:author="Дмитрий Камбаров" w:date="2026-04-15T15:05:00Z">
              <w:r>
                <w:t>U</w:t>
              </w:r>
              <w:r>
                <w:rPr>
                  <w:lang w:val="en-US"/>
                </w:rPr>
                <w:t>-06</w:t>
              </w:r>
            </w:ins>
          </w:p>
        </w:tc>
        <w:tc>
          <w:tcPr>
            <w:tcW w:w="1843" w:type="dxa"/>
            <w:tcPrChange w:id="298" w:author="Дмитрий Камбаров" w:date="2026-04-15T15:02:00Z">
              <w:tcPr>
                <w:tcW w:w="1843" w:type="dxa"/>
                <w:gridSpan w:val="2"/>
              </w:tcPr>
            </w:tcPrChange>
          </w:tcPr>
          <w:p w14:paraId="4060AE37" w14:textId="5B81D2D8" w:rsidR="0061676B" w:rsidRPr="0061676B" w:rsidRDefault="0061676B" w:rsidP="003D2902">
            <w:pPr>
              <w:pStyle w:val="OMDV"/>
              <w:rPr>
                <w:ins w:id="299" w:author="Дмитрий Камбаров" w:date="2026-04-15T15:01:00Z"/>
              </w:rPr>
            </w:pPr>
            <w:ins w:id="300" w:author="Дмитрий Камбаров" w:date="2026-04-15T15:06:00Z">
              <w:r>
                <w:t>Получение I</w:t>
              </w:r>
              <w:r>
                <w:rPr>
                  <w:lang w:val="en-US"/>
                </w:rPr>
                <w:t>FC</w:t>
              </w:r>
              <w:r>
                <w:t>-модели</w:t>
              </w:r>
            </w:ins>
          </w:p>
        </w:tc>
        <w:tc>
          <w:tcPr>
            <w:tcW w:w="5670" w:type="dxa"/>
            <w:tcPrChange w:id="301" w:author="Дмитрий Камбаров" w:date="2026-04-15T15:02:00Z">
              <w:tcPr>
                <w:tcW w:w="3969" w:type="dxa"/>
              </w:tcPr>
            </w:tcPrChange>
          </w:tcPr>
          <w:p w14:paraId="58085636" w14:textId="0698BE8F" w:rsidR="0061676B" w:rsidRPr="0061676B" w:rsidRDefault="0061676B" w:rsidP="003D2902">
            <w:pPr>
              <w:pStyle w:val="OMDV"/>
              <w:rPr>
                <w:ins w:id="302" w:author="Дмитрий Камбаров" w:date="2026-04-15T15:01:00Z"/>
              </w:rPr>
            </w:pPr>
            <w:ins w:id="303" w:author="Дмитрий Камбаров" w:date="2026-04-15T15:07:00Z">
              <w:r>
                <w:t>Использование B</w:t>
              </w:r>
              <w:r>
                <w:rPr>
                  <w:lang w:val="en-US"/>
                </w:rPr>
                <w:t>IM</w:t>
              </w:r>
              <w:r>
                <w:t>-модели для формирования I</w:t>
              </w:r>
              <w:r>
                <w:rPr>
                  <w:lang w:val="en-US"/>
                </w:rPr>
                <w:t>FC</w:t>
              </w:r>
              <w:r>
                <w:t>-модели с целью прохождения АГР</w:t>
              </w:r>
            </w:ins>
          </w:p>
        </w:tc>
        <w:tc>
          <w:tcPr>
            <w:tcW w:w="1530" w:type="dxa"/>
            <w:tcPrChange w:id="304" w:author="Дмитрий Камбаров" w:date="2026-04-15T15:02:00Z">
              <w:tcPr>
                <w:tcW w:w="3231" w:type="dxa"/>
                <w:gridSpan w:val="2"/>
              </w:tcPr>
            </w:tcPrChange>
          </w:tcPr>
          <w:p w14:paraId="52E0347A" w14:textId="77777777" w:rsidR="0061676B" w:rsidRDefault="0061676B" w:rsidP="003D2902">
            <w:pPr>
              <w:pStyle w:val="OMDV"/>
              <w:rPr>
                <w:ins w:id="305" w:author="Дмитрий Камбаров" w:date="2026-04-15T15:01:00Z"/>
              </w:rPr>
            </w:pPr>
          </w:p>
        </w:tc>
      </w:tr>
      <w:tr w:rsidR="0061676B" w14:paraId="4581E5C8" w14:textId="77777777" w:rsidTr="0061676B">
        <w:trPr>
          <w:ins w:id="306" w:author="Дмитрий Камбаров" w:date="2026-04-15T15:08:00Z"/>
        </w:trPr>
        <w:tc>
          <w:tcPr>
            <w:tcW w:w="818" w:type="dxa"/>
          </w:tcPr>
          <w:p w14:paraId="620C74E7" w14:textId="442E049F" w:rsidR="0061676B" w:rsidRPr="0061676B" w:rsidRDefault="0061676B" w:rsidP="003D2902">
            <w:pPr>
              <w:pStyle w:val="OMDV"/>
              <w:rPr>
                <w:ins w:id="307" w:author="Дмитрий Камбаров" w:date="2026-04-15T15:08:00Z"/>
              </w:rPr>
            </w:pPr>
            <w:ins w:id="308" w:author="Дмитрий Камбаров" w:date="2026-04-15T15:08:00Z">
              <w:r>
                <w:rPr>
                  <w:lang w:val="en-US"/>
                </w:rPr>
                <w:t>U-07</w:t>
              </w:r>
            </w:ins>
          </w:p>
        </w:tc>
        <w:tc>
          <w:tcPr>
            <w:tcW w:w="1843" w:type="dxa"/>
          </w:tcPr>
          <w:p w14:paraId="12ED9B89" w14:textId="50A39D34" w:rsidR="0061676B" w:rsidRDefault="0061676B" w:rsidP="003D2902">
            <w:pPr>
              <w:pStyle w:val="OMDV"/>
              <w:rPr>
                <w:ins w:id="309" w:author="Дмитрий Камбаров" w:date="2026-04-15T15:08:00Z"/>
              </w:rPr>
            </w:pPr>
            <w:ins w:id="310" w:author="Дмитрий Камбаров" w:date="2026-04-15T15:08:00Z">
              <w:r>
                <w:t>Автоматизация проверок</w:t>
              </w:r>
            </w:ins>
          </w:p>
        </w:tc>
        <w:tc>
          <w:tcPr>
            <w:tcW w:w="5670" w:type="dxa"/>
          </w:tcPr>
          <w:p w14:paraId="40749389" w14:textId="15DC6061" w:rsidR="0061676B" w:rsidRDefault="0061676B" w:rsidP="003D2902">
            <w:pPr>
              <w:pStyle w:val="OMDV"/>
              <w:rPr>
                <w:ins w:id="311" w:author="Дмитрий Камбаров" w:date="2026-04-15T15:08:00Z"/>
              </w:rPr>
            </w:pPr>
            <w:ins w:id="312" w:author="Дмитрий Камбаров" w:date="2026-04-15T15:09:00Z">
              <w:r>
                <w:t>Организовать автоматизированную</w:t>
              </w:r>
            </w:ins>
            <w:ins w:id="313" w:author="Дмитрий Камбаров" w:date="2026-04-15T15:08:00Z">
              <w:r w:rsidRPr="0061676B">
                <w:t xml:space="preserve"> проверк</w:t>
              </w:r>
            </w:ins>
            <w:ins w:id="314" w:author="Дмитрий Камбаров" w:date="2026-04-15T15:09:00Z">
              <w:r>
                <w:t>у</w:t>
              </w:r>
            </w:ins>
            <w:ins w:id="315" w:author="Дмитрий Камбаров" w:date="2026-04-15T15:08:00Z">
              <w:r w:rsidRPr="0061676B">
                <w:t xml:space="preserve"> соответствия модели стандартам</w:t>
              </w:r>
            </w:ins>
          </w:p>
        </w:tc>
        <w:tc>
          <w:tcPr>
            <w:tcW w:w="1530" w:type="dxa"/>
          </w:tcPr>
          <w:p w14:paraId="534CD485" w14:textId="77777777" w:rsidR="0061676B" w:rsidRDefault="0061676B" w:rsidP="003D2902">
            <w:pPr>
              <w:pStyle w:val="OMDV"/>
              <w:rPr>
                <w:ins w:id="316" w:author="Дмитрий Камбаров" w:date="2026-04-15T15:08:00Z"/>
              </w:rPr>
            </w:pPr>
          </w:p>
        </w:tc>
      </w:tr>
      <w:tr w:rsidR="0061676B" w14:paraId="4C79E24C" w14:textId="77777777" w:rsidTr="0061676B">
        <w:trPr>
          <w:ins w:id="317" w:author="Дмитрий Камбаров" w:date="2026-04-15T15:08:00Z"/>
        </w:trPr>
        <w:tc>
          <w:tcPr>
            <w:tcW w:w="818" w:type="dxa"/>
          </w:tcPr>
          <w:p w14:paraId="534C87D3" w14:textId="02BEB91A" w:rsidR="0061676B" w:rsidRDefault="0061676B" w:rsidP="003D2902">
            <w:pPr>
              <w:pStyle w:val="OMDV"/>
              <w:rPr>
                <w:ins w:id="318" w:author="Дмитрий Камбаров" w:date="2026-04-15T15:08:00Z"/>
                <w:lang w:val="en-US"/>
              </w:rPr>
            </w:pPr>
            <w:ins w:id="319" w:author="Дмитрий Камбаров" w:date="2026-04-15T15:08:00Z">
              <w:r>
                <w:rPr>
                  <w:lang w:val="en-US"/>
                </w:rPr>
                <w:t>U-</w:t>
              </w:r>
            </w:ins>
            <w:ins w:id="320" w:author="Дмитрий Камбаров" w:date="2026-04-15T15:09:00Z">
              <w:r>
                <w:rPr>
                  <w:lang w:val="en-US"/>
                </w:rPr>
                <w:t>08</w:t>
              </w:r>
            </w:ins>
          </w:p>
        </w:tc>
        <w:tc>
          <w:tcPr>
            <w:tcW w:w="1843" w:type="dxa"/>
          </w:tcPr>
          <w:p w14:paraId="3A03799A" w14:textId="5F366630" w:rsidR="0061676B" w:rsidRDefault="0061676B" w:rsidP="003D2902">
            <w:pPr>
              <w:pStyle w:val="OMDV"/>
              <w:rPr>
                <w:ins w:id="321" w:author="Дмитрий Камбаров" w:date="2026-04-15T15:08:00Z"/>
              </w:rPr>
            </w:pPr>
            <w:ins w:id="322" w:author="Дмитрий Камбаров" w:date="2026-04-15T15:09:00Z">
              <w:r>
                <w:t>Поиск отклонений</w:t>
              </w:r>
            </w:ins>
          </w:p>
        </w:tc>
        <w:tc>
          <w:tcPr>
            <w:tcW w:w="5670" w:type="dxa"/>
          </w:tcPr>
          <w:p w14:paraId="325CDB84" w14:textId="14816D14" w:rsidR="0061676B" w:rsidRPr="0061676B" w:rsidRDefault="0061676B" w:rsidP="003D2902">
            <w:pPr>
              <w:pStyle w:val="OMDV"/>
              <w:rPr>
                <w:ins w:id="323" w:author="Дмитрий Камбаров" w:date="2026-04-15T15:08:00Z"/>
              </w:rPr>
            </w:pPr>
            <w:ins w:id="324" w:author="Дмитрий Камбаров" w:date="2026-04-15T15:09:00Z">
              <w:r>
                <w:t>Получать сравнительный</w:t>
              </w:r>
              <w:r w:rsidRPr="0061676B">
                <w:t xml:space="preserve"> анализ моделей с облаками точек</w:t>
              </w:r>
            </w:ins>
          </w:p>
        </w:tc>
        <w:tc>
          <w:tcPr>
            <w:tcW w:w="1530" w:type="dxa"/>
          </w:tcPr>
          <w:p w14:paraId="2F5E373D" w14:textId="77777777" w:rsidR="0061676B" w:rsidRDefault="0061676B" w:rsidP="003D2902">
            <w:pPr>
              <w:pStyle w:val="OMDV"/>
              <w:rPr>
                <w:ins w:id="325" w:author="Дмитрий Камбаров" w:date="2026-04-15T15:08:00Z"/>
              </w:rPr>
            </w:pPr>
          </w:p>
        </w:tc>
      </w:tr>
      <w:tr w:rsidR="0061676B" w14:paraId="3FE90281" w14:textId="77777777" w:rsidTr="0061676B">
        <w:trPr>
          <w:ins w:id="326" w:author="Дмитрий Камбаров" w:date="2026-04-15T15:08:00Z"/>
        </w:trPr>
        <w:tc>
          <w:tcPr>
            <w:tcW w:w="818" w:type="dxa"/>
          </w:tcPr>
          <w:p w14:paraId="3A3D6D4D" w14:textId="77777777" w:rsidR="0061676B" w:rsidRPr="0061676B" w:rsidRDefault="0061676B" w:rsidP="003D2902">
            <w:pPr>
              <w:pStyle w:val="OMDV"/>
              <w:rPr>
                <w:ins w:id="327" w:author="Дмитрий Камбаров" w:date="2026-04-15T15:08:00Z"/>
                <w:rPrChange w:id="328" w:author="Дмитрий Камбаров" w:date="2026-04-15T15:10:00Z">
                  <w:rPr>
                    <w:ins w:id="329" w:author="Дмитрий Камбаров" w:date="2026-04-15T15:08:00Z"/>
                    <w:lang w:val="en-US"/>
                  </w:rPr>
                </w:rPrChange>
              </w:rPr>
            </w:pPr>
          </w:p>
        </w:tc>
        <w:tc>
          <w:tcPr>
            <w:tcW w:w="1843" w:type="dxa"/>
          </w:tcPr>
          <w:p w14:paraId="6196FF48" w14:textId="77777777" w:rsidR="0061676B" w:rsidRDefault="0061676B" w:rsidP="003D2902">
            <w:pPr>
              <w:pStyle w:val="OMDV"/>
              <w:rPr>
                <w:ins w:id="330" w:author="Дмитрий Камбаров" w:date="2026-04-15T15:08:00Z"/>
              </w:rPr>
            </w:pPr>
          </w:p>
        </w:tc>
        <w:tc>
          <w:tcPr>
            <w:tcW w:w="5670" w:type="dxa"/>
          </w:tcPr>
          <w:p w14:paraId="78CC64F7" w14:textId="77777777" w:rsidR="0061676B" w:rsidRPr="0061676B" w:rsidRDefault="0061676B" w:rsidP="003D2902">
            <w:pPr>
              <w:pStyle w:val="OMDV"/>
              <w:rPr>
                <w:ins w:id="331" w:author="Дмитрий Камбаров" w:date="2026-04-15T15:08:00Z"/>
              </w:rPr>
            </w:pPr>
          </w:p>
        </w:tc>
        <w:tc>
          <w:tcPr>
            <w:tcW w:w="1530" w:type="dxa"/>
          </w:tcPr>
          <w:p w14:paraId="544A4294" w14:textId="77777777" w:rsidR="0061676B" w:rsidRDefault="0061676B" w:rsidP="003D2902">
            <w:pPr>
              <w:pStyle w:val="OMDV"/>
              <w:rPr>
                <w:ins w:id="332" w:author="Дмитрий Камбаров" w:date="2026-04-15T15:08:00Z"/>
              </w:rPr>
            </w:pPr>
          </w:p>
        </w:tc>
      </w:tr>
    </w:tbl>
    <w:p w14:paraId="455F017B" w14:textId="2AD08C23" w:rsidR="00A66D76" w:rsidRPr="00B32FAD" w:rsidRDefault="00C835C6" w:rsidP="007A049B">
      <w:pPr>
        <w:pStyle w:val="OMDV2"/>
        <w:rPr>
          <w:lang w:val="ru-RU"/>
          <w:rPrChange w:id="333" w:author="Дмитрий Камбаров" w:date="2026-04-15T14:54:00Z">
            <w:rPr/>
          </w:rPrChange>
        </w:rPr>
      </w:pPr>
      <w:r w:rsidRPr="00B32FAD">
        <w:rPr>
          <w:lang w:val="ru-RU"/>
          <w:rPrChange w:id="334" w:author="Дмитрий Камбаров" w:date="2026-04-15T14:54:00Z">
            <w:rPr/>
          </w:rPrChange>
        </w:rPr>
        <w:br w:type="page" w:clear="all"/>
      </w:r>
    </w:p>
    <w:p w14:paraId="102FAD82" w14:textId="1885BBB4" w:rsidR="00A66D76" w:rsidRDefault="00A66D76" w:rsidP="002D0463">
      <w:pPr>
        <w:ind w:left="0"/>
        <w:jc w:val="left"/>
        <w:sectPr w:rsidR="00A66D76" w:rsidSect="002D0463">
          <w:headerReference w:type="first" r:id="rId21"/>
          <w:pgSz w:w="11906" w:h="16838" w:code="9"/>
          <w:pgMar w:top="720" w:right="720" w:bottom="720" w:left="720" w:header="703" w:footer="708" w:gutter="0"/>
          <w:cols w:space="708"/>
          <w:titlePg/>
          <w:docGrid w:linePitch="360"/>
        </w:sectPr>
      </w:pPr>
      <w:bookmarkStart w:id="335" w:name="_Toc192779631"/>
      <w:bookmarkStart w:id="336" w:name="_Toc192779632"/>
      <w:bookmarkEnd w:id="335"/>
      <w:bookmarkEnd w:id="336"/>
    </w:p>
    <w:p w14:paraId="43E88AD4" w14:textId="18C45BF3" w:rsidR="00A66D76" w:rsidRDefault="002B572E" w:rsidP="002B572E">
      <w:pPr>
        <w:pStyle w:val="OMDEV"/>
        <w:rPr>
          <w:ins w:id="337" w:author="Дмитрий Камбаров" w:date="2026-04-15T15:11:00Z"/>
          <w:rStyle w:val="afc"/>
          <w:rFonts w:eastAsiaTheme="minorEastAsia"/>
          <w:color w:val="000000" w:themeColor="text1"/>
          <w:u w:val="none"/>
          <w:lang w:eastAsia="fr-FR"/>
        </w:rPr>
      </w:pPr>
      <w:bookmarkStart w:id="338" w:name="_Toc227161387"/>
      <w:ins w:id="339" w:author="Дмитрий Камбаров" w:date="2026-04-15T15:11:00Z">
        <w:r>
          <w:rPr>
            <w:rStyle w:val="afc"/>
            <w:rFonts w:eastAsiaTheme="minorEastAsia"/>
            <w:color w:val="000000" w:themeColor="text1"/>
            <w:u w:val="none"/>
            <w:lang w:eastAsia="fr-FR"/>
          </w:rPr>
          <w:lastRenderedPageBreak/>
          <w:t>Контрольные состояния модели</w:t>
        </w:r>
        <w:bookmarkEnd w:id="338"/>
      </w:ins>
    </w:p>
    <w:p w14:paraId="674DD1F3" w14:textId="5EBA128B" w:rsidR="002B572E" w:rsidRDefault="002B572E" w:rsidP="002B572E">
      <w:pPr>
        <w:pStyle w:val="OMDV2"/>
        <w:rPr>
          <w:ins w:id="340" w:author="Дмитрий Камбаров" w:date="2026-04-15T15:19:00Z"/>
          <w:lang w:val="ru-RU"/>
        </w:rPr>
      </w:pPr>
      <w:ins w:id="341" w:author="Дмитрий Камбаров" w:date="2026-04-15T15:11:00Z">
        <w:r w:rsidRPr="002B572E">
          <w:rPr>
            <w:lang w:val="ru-RU"/>
          </w:rPr>
          <w:t>Наименование и соответствие контрольных состояний договорным этапам конкретного проекта устанавливается в BEP.</w:t>
        </w:r>
      </w:ins>
    </w:p>
    <w:p w14:paraId="48E95D77" w14:textId="31FA868E" w:rsidR="002B572E" w:rsidRPr="002B572E" w:rsidRDefault="002B572E" w:rsidP="002B572E">
      <w:pPr>
        <w:pStyle w:val="OMDV2"/>
        <w:rPr>
          <w:ins w:id="342" w:author="Дмитрий Камбаров" w:date="2026-04-15T15:12:00Z"/>
          <w:lang w:val="ru-RU"/>
        </w:rPr>
      </w:pPr>
      <w:ins w:id="343" w:author="Дмитрий Камбаров" w:date="2026-04-15T15:19:00Z">
        <w:r>
          <w:rPr>
            <w:lang w:val="ru-RU"/>
          </w:rPr>
          <w:t xml:space="preserve">Каждое следующее контрольное состояние учитывает задачи предыдущего. </w:t>
        </w:r>
      </w:ins>
    </w:p>
    <w:p w14:paraId="5DC0FD74" w14:textId="1EF830C7" w:rsidR="002B572E" w:rsidRDefault="002B572E" w:rsidP="002B572E">
      <w:pPr>
        <w:pStyle w:val="OMDV2"/>
        <w:rPr>
          <w:ins w:id="344" w:author="Дмитрий Камбаров" w:date="2026-04-15T15:13:00Z"/>
          <w:lang w:val="ru-RU"/>
        </w:rPr>
      </w:pPr>
      <w:ins w:id="345" w:author="Дмитрий Камбаров" w:date="2026-04-15T15:12:00Z">
        <w:r w:rsidRPr="002B572E">
          <w:rPr>
            <w:lang w:val="ru-RU"/>
            <w:rPrChange w:id="346" w:author="Дмитрий Камбаров" w:date="2026-04-15T15:12:00Z">
              <w:rPr/>
            </w:rPrChange>
          </w:rPr>
          <w:t xml:space="preserve">В </w:t>
        </w:r>
        <w:r>
          <w:rPr>
            <w:lang w:val="ru-RU"/>
          </w:rPr>
          <w:t>обобщенном виде выделяются следующие контрольные состояния</w:t>
        </w:r>
      </w:ins>
      <w:ins w:id="347" w:author="Дмитрий Камбаров" w:date="2026-04-15T15:13:00Z">
        <w:r w:rsidRPr="002B572E">
          <w:rPr>
            <w:lang w:val="ru-RU"/>
            <w:rPrChange w:id="348" w:author="Дмитрий Камбаров" w:date="2026-04-15T15:13:00Z">
              <w:rPr/>
            </w:rPrChange>
          </w:rPr>
          <w:t>:</w:t>
        </w:r>
      </w:ins>
    </w:p>
    <w:p w14:paraId="33DE6F72" w14:textId="4A3AB627" w:rsidR="002B572E" w:rsidRDefault="002B572E" w:rsidP="002B572E">
      <w:pPr>
        <w:pStyle w:val="OM"/>
        <w:rPr>
          <w:ins w:id="349" w:author="Дмитрий Камбаров" w:date="2026-04-15T15:13:00Z"/>
          <w:lang w:eastAsia="fr-FR"/>
        </w:rPr>
      </w:pPr>
      <w:commentRangeStart w:id="350"/>
      <w:ins w:id="351" w:author="Дмитрий Камбаров" w:date="2026-04-15T15:13:00Z">
        <w:r>
          <w:rPr>
            <w:lang w:eastAsia="fr-FR"/>
          </w:rPr>
          <w:t>КС-1. Концептуальная аналитическая модель.</w:t>
        </w:r>
      </w:ins>
    </w:p>
    <w:p w14:paraId="23ECCEDF" w14:textId="65DD7161" w:rsidR="002B572E" w:rsidRDefault="002B572E" w:rsidP="002B572E">
      <w:pPr>
        <w:pStyle w:val="OM"/>
        <w:rPr>
          <w:ins w:id="352" w:author="Дмитрий Камбаров" w:date="2026-04-15T15:17:00Z"/>
          <w:lang w:eastAsia="fr-FR"/>
        </w:rPr>
      </w:pPr>
      <w:ins w:id="353" w:author="Дмитрий Камбаров" w:date="2026-04-15T15:13:00Z">
        <w:r>
          <w:rPr>
            <w:lang w:eastAsia="fr-FR"/>
          </w:rPr>
          <w:t xml:space="preserve">КС-2. Координационная </w:t>
        </w:r>
      </w:ins>
      <w:ins w:id="354" w:author="Дмитрий Камбаров" w:date="2026-04-15T15:14:00Z">
        <w:r>
          <w:rPr>
            <w:lang w:eastAsia="fr-FR"/>
          </w:rPr>
          <w:t>пред</w:t>
        </w:r>
      </w:ins>
      <w:ins w:id="355" w:author="Дмитрий Камбаров" w:date="2026-04-15T15:13:00Z">
        <w:r>
          <w:rPr>
            <w:lang w:eastAsia="fr-FR"/>
          </w:rPr>
          <w:t>проектная модель.</w:t>
        </w:r>
      </w:ins>
    </w:p>
    <w:p w14:paraId="4172819A" w14:textId="3730F5E4" w:rsidR="002B572E" w:rsidRDefault="002B572E">
      <w:pPr>
        <w:pStyle w:val="OM"/>
        <w:numPr>
          <w:ilvl w:val="0"/>
          <w:numId w:val="0"/>
        </w:numPr>
        <w:ind w:left="1492"/>
        <w:rPr>
          <w:ins w:id="356" w:author="Дмитрий Камбаров" w:date="2026-04-15T15:13:00Z"/>
          <w:lang w:eastAsia="fr-FR"/>
        </w:rPr>
        <w:pPrChange w:id="357" w:author="Дмитрий Камбаров" w:date="2026-04-15T15:17:00Z">
          <w:pPr>
            <w:pStyle w:val="OM"/>
          </w:pPr>
        </w:pPrChange>
      </w:pPr>
      <w:ins w:id="358" w:author="Дмитрий Камбаров" w:date="2026-04-15T15:18:00Z">
        <w:r>
          <w:rPr>
            <w:lang w:eastAsia="fr-FR"/>
          </w:rPr>
          <w:t>Отражает процесс согласования основных проектных решений, осуществление междисциплинарной координации и сбора объёмов.</w:t>
        </w:r>
      </w:ins>
    </w:p>
    <w:p w14:paraId="12C11E6C" w14:textId="613FEF9F" w:rsidR="002B572E" w:rsidRDefault="002B572E" w:rsidP="002B572E">
      <w:pPr>
        <w:pStyle w:val="OM"/>
        <w:rPr>
          <w:ins w:id="359" w:author="Дмитрий Камбаров" w:date="2026-04-15T15:15:00Z"/>
          <w:lang w:eastAsia="fr-FR"/>
        </w:rPr>
      </w:pPr>
      <w:ins w:id="360" w:author="Дмитрий Камбаров" w:date="2026-04-15T15:13:00Z">
        <w:r>
          <w:rPr>
            <w:lang w:eastAsia="fr-FR"/>
          </w:rPr>
          <w:t>КС-3</w:t>
        </w:r>
      </w:ins>
      <w:ins w:id="361" w:author="Дмитрий Камбаров" w:date="2026-04-15T15:14:00Z">
        <w:r>
          <w:rPr>
            <w:lang w:eastAsia="fr-FR"/>
          </w:rPr>
          <w:t>. Модель</w:t>
        </w:r>
      </w:ins>
      <w:ins w:id="362" w:author="Дмитрий Камбаров" w:date="2026-04-15T15:15:00Z">
        <w:r>
          <w:rPr>
            <w:lang w:eastAsia="fr-FR"/>
          </w:rPr>
          <w:t xml:space="preserve"> для выпуска</w:t>
        </w:r>
      </w:ins>
      <w:ins w:id="363" w:author="Дмитрий Камбаров" w:date="2026-04-15T15:14:00Z">
        <w:r>
          <w:rPr>
            <w:lang w:eastAsia="fr-FR"/>
          </w:rPr>
          <w:t xml:space="preserve"> </w:t>
        </w:r>
      </w:ins>
      <w:ins w:id="364" w:author="Дмитрий Камбаров" w:date="2026-04-15T15:15:00Z">
        <w:r>
          <w:rPr>
            <w:lang w:eastAsia="fr-FR"/>
          </w:rPr>
          <w:t>проектной документации.</w:t>
        </w:r>
      </w:ins>
    </w:p>
    <w:p w14:paraId="2867745A" w14:textId="0A20E4F1" w:rsidR="002B572E" w:rsidRDefault="002B572E" w:rsidP="002B572E">
      <w:pPr>
        <w:pStyle w:val="OM"/>
        <w:rPr>
          <w:ins w:id="365" w:author="Дмитрий Камбаров" w:date="2026-04-15T16:05:00Z"/>
          <w:lang w:eastAsia="fr-FR"/>
        </w:rPr>
      </w:pPr>
      <w:ins w:id="366" w:author="Дмитрий Камбаров" w:date="2026-04-15T15:15:00Z">
        <w:r>
          <w:rPr>
            <w:lang w:eastAsia="fr-FR"/>
          </w:rPr>
          <w:t>КС-4. Модель для выпуска рабочей документации.</w:t>
        </w:r>
      </w:ins>
      <w:commentRangeEnd w:id="350"/>
      <w:ins w:id="367" w:author="Дмитрий Камбаров" w:date="2026-04-15T15:17:00Z">
        <w:r>
          <w:rPr>
            <w:rStyle w:val="aff6"/>
            <w:sz w:val="22"/>
            <w:szCs w:val="22"/>
            <w:lang w:eastAsia="fr-FR"/>
          </w:rPr>
          <w:commentReference w:id="350"/>
        </w:r>
      </w:ins>
    </w:p>
    <w:p w14:paraId="2595C7F5" w14:textId="24A4758B" w:rsidR="00A149DD" w:rsidRDefault="00A149DD" w:rsidP="00A149DD">
      <w:pPr>
        <w:pStyle w:val="OMDEV"/>
        <w:rPr>
          <w:ins w:id="368" w:author="Дмитрий Камбаров" w:date="2026-04-15T16:05:00Z"/>
          <w:rFonts w:eastAsiaTheme="minorEastAsia"/>
          <w:lang w:eastAsia="fr-FR"/>
        </w:rPr>
      </w:pPr>
      <w:ins w:id="369" w:author="Дмитрий Камбаров" w:date="2026-04-15T16:05:00Z">
        <w:r>
          <w:rPr>
            <w:rFonts w:eastAsiaTheme="minorEastAsia"/>
            <w:lang w:eastAsia="fr-FR"/>
          </w:rPr>
          <w:t>Общие требования</w:t>
        </w:r>
      </w:ins>
    </w:p>
    <w:p w14:paraId="2237ADCE" w14:textId="7F0C2999" w:rsidR="00B21173" w:rsidRDefault="00A149DD" w:rsidP="00A149DD">
      <w:pPr>
        <w:pStyle w:val="OMDV2"/>
        <w:numPr>
          <w:ilvl w:val="1"/>
          <w:numId w:val="56"/>
        </w:numPr>
        <w:rPr>
          <w:ins w:id="370" w:author="Дмитрий Камбаров" w:date="2026-04-15T16:21:00Z"/>
          <w:lang w:val="ru-RU"/>
        </w:rPr>
      </w:pPr>
      <w:ins w:id="371" w:author="Дмитрий Камбаров" w:date="2026-04-15T16:06:00Z">
        <w:r w:rsidRPr="005A6C76">
          <w:rPr>
            <w:lang w:val="ru-RU"/>
          </w:rPr>
          <w:t xml:space="preserve">Перед началом проектирования требуется согласовать с </w:t>
        </w:r>
        <w:r>
          <w:t>BIM</w:t>
        </w:r>
        <w:r w:rsidRPr="005A6C76">
          <w:rPr>
            <w:lang w:val="ru-RU"/>
          </w:rPr>
          <w:t xml:space="preserve">-отделом ОМ Девелопмент структуру разбиения моделей, а также </w:t>
        </w:r>
        <w:r w:rsidRPr="005A6C76">
          <w:rPr>
            <w:b/>
            <w:lang w:val="ru-RU"/>
          </w:rPr>
          <w:t>шифр проекта.</w:t>
        </w:r>
      </w:ins>
      <w:ins w:id="372" w:author="Дмитрий Камбаров" w:date="2026-04-15T16:21:00Z">
        <w:r w:rsidR="00B21173">
          <w:rPr>
            <w:b/>
            <w:lang w:val="ru-RU"/>
          </w:rPr>
          <w:t xml:space="preserve"> </w:t>
        </w:r>
        <w:r w:rsidR="00B21173" w:rsidRPr="00B21173">
          <w:rPr>
            <w:bCs/>
            <w:lang w:val="ru-RU"/>
            <w:rPrChange w:id="373" w:author="Дмитрий Камбаров" w:date="2026-04-15T16:21:00Z">
              <w:rPr>
                <w:b/>
                <w:lang w:val="ru-RU"/>
              </w:rPr>
            </w:rPrChange>
          </w:rPr>
          <w:t>Согласованная структура разбиения моделей фиксируется в BEP.</w:t>
        </w:r>
      </w:ins>
    </w:p>
    <w:p w14:paraId="3ED47C74" w14:textId="72E6FAFD" w:rsidR="00A149DD" w:rsidRPr="005A6C76" w:rsidRDefault="00A149DD" w:rsidP="00A149DD">
      <w:pPr>
        <w:pStyle w:val="OMDV2"/>
        <w:numPr>
          <w:ilvl w:val="1"/>
          <w:numId w:val="56"/>
        </w:numPr>
        <w:rPr>
          <w:ins w:id="374" w:author="Дмитрий Камбаров" w:date="2026-04-15T16:06:00Z"/>
          <w:lang w:val="ru-RU"/>
        </w:rPr>
      </w:pPr>
      <w:ins w:id="375" w:author="Дмитрий Камбаров" w:date="2026-04-15T16:06:00Z">
        <w:r w:rsidRPr="005A6C76">
          <w:rPr>
            <w:lang w:val="ru-RU"/>
          </w:rPr>
          <w:t>Именовать файлы моделей необходимо латинскими буквами без пробелов по образцу:</w:t>
        </w:r>
      </w:ins>
    </w:p>
    <w:p w14:paraId="78B74787" w14:textId="77777777" w:rsidR="00A149DD" w:rsidRDefault="00A149DD" w:rsidP="00A149DD">
      <w:pPr>
        <w:pStyle w:val="OM"/>
        <w:numPr>
          <w:ilvl w:val="0"/>
          <w:numId w:val="0"/>
        </w:numPr>
        <w:ind w:left="567"/>
        <w:jc w:val="center"/>
        <w:rPr>
          <w:ins w:id="376" w:author="Дмитрий Камбаров" w:date="2026-04-15T16:06:00Z"/>
          <w:b/>
          <w:lang w:eastAsia="fr-FR"/>
        </w:rPr>
      </w:pPr>
      <w:ins w:id="377" w:author="Дмитрий Камбаров" w:date="2026-04-15T16:06:00Z">
        <w:r>
          <w:rPr>
            <w:rFonts w:eastAsiaTheme="minorEastAsia" w:cstheme="minorHAnsi"/>
            <w:b/>
            <w:i/>
            <w:lang w:eastAsia="fr-FR"/>
          </w:rPr>
          <w:t>&lt;</w:t>
        </w:r>
        <w:r>
          <w:rPr>
            <w:rFonts w:ascii="Calibri" w:eastAsiaTheme="minorEastAsia" w:hAnsi="Calibri" w:cstheme="minorHAnsi"/>
            <w:b/>
            <w:i/>
            <w:color w:val="000000" w:themeColor="text1"/>
          </w:rPr>
          <w:t>шифр проекта&gt;_</w:t>
        </w:r>
        <w:r>
          <w:rPr>
            <w:rFonts w:eastAsiaTheme="minorEastAsia" w:cstheme="minorHAnsi"/>
            <w:b/>
            <w:i/>
            <w:lang w:eastAsia="fr-FR"/>
          </w:rPr>
          <w:t>&lt;</w:t>
        </w:r>
        <w:r>
          <w:rPr>
            <w:rFonts w:ascii="Calibri" w:eastAsiaTheme="minorEastAsia" w:hAnsi="Calibri" w:cstheme="minorHAnsi"/>
            <w:b/>
            <w:i/>
            <w:color w:val="000000" w:themeColor="text1"/>
          </w:rPr>
          <w:t>корпус&gt;_</w:t>
        </w:r>
        <w:r>
          <w:rPr>
            <w:rFonts w:eastAsiaTheme="minorEastAsia" w:cstheme="minorHAnsi"/>
            <w:b/>
            <w:i/>
            <w:lang w:eastAsia="fr-FR"/>
          </w:rPr>
          <w:t>&lt;</w:t>
        </w:r>
        <w:r>
          <w:rPr>
            <w:rFonts w:ascii="Calibri" w:eastAsiaTheme="minorEastAsia" w:hAnsi="Calibri" w:cstheme="minorHAnsi"/>
            <w:b/>
            <w:i/>
            <w:color w:val="000000" w:themeColor="text1"/>
          </w:rPr>
          <w:t>марка стадии&gt;_</w:t>
        </w:r>
        <w:r>
          <w:rPr>
            <w:rFonts w:eastAsiaTheme="minorEastAsia" w:cstheme="minorHAnsi"/>
            <w:b/>
            <w:i/>
            <w:lang w:eastAsia="fr-FR"/>
          </w:rPr>
          <w:t>&lt;</w:t>
        </w:r>
        <w:r>
          <w:rPr>
            <w:rFonts w:ascii="Calibri" w:eastAsiaTheme="minorEastAsia" w:hAnsi="Calibri" w:cstheme="minorHAnsi"/>
            <w:b/>
            <w:i/>
            <w:color w:val="000000" w:themeColor="text1"/>
          </w:rPr>
          <w:t>марка раздела&gt;_&lt;версия ПО&gt;</w:t>
        </w:r>
        <w:r>
          <w:rPr>
            <w:rFonts w:eastAsiaTheme="minorEastAsia" w:cstheme="minorHAnsi"/>
            <w:b/>
            <w:i/>
            <w:lang w:eastAsia="fr-FR"/>
          </w:rPr>
          <w:t>.</w:t>
        </w:r>
      </w:ins>
    </w:p>
    <w:p w14:paraId="2A3FFAA2" w14:textId="77777777" w:rsidR="00A149DD" w:rsidRDefault="00A149DD" w:rsidP="00A149DD">
      <w:pPr>
        <w:contextualSpacing/>
        <w:jc w:val="center"/>
        <w:rPr>
          <w:ins w:id="378" w:author="Дмитрий Камбаров" w:date="2026-04-15T16:06:00Z"/>
          <w:rFonts w:ascii="Calibri" w:eastAsiaTheme="minorEastAsia" w:hAnsi="Calibri" w:cstheme="minorHAnsi"/>
          <w:color w:val="000000"/>
        </w:rPr>
      </w:pPr>
      <w:ins w:id="379" w:author="Дмитрий Камбаров" w:date="2026-04-15T16:06:00Z">
        <w:r>
          <w:rPr>
            <w:rFonts w:eastAsiaTheme="minorEastAsia" w:cstheme="minorHAnsi"/>
            <w:b/>
            <w:bCs/>
            <w:noProof/>
            <w:lang w:eastAsia="ru-RU"/>
          </w:rPr>
          <w:drawing>
            <wp:inline distT="0" distB="0" distL="0" distR="0" wp14:anchorId="0E207C10" wp14:editId="0F441D93">
              <wp:extent cx="2317750" cy="908050"/>
              <wp:effectExtent l="0" t="0" r="6350" b="6350"/>
              <wp:docPr id="10" name="Рисунок 1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22"/>
                      <a:stretch/>
                    </pic:blipFill>
                    <pic:spPr bwMode="auto">
                      <a:xfrm>
                        <a:off x="0" y="0"/>
                        <a:ext cx="2317750" cy="908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737EE49A" w14:textId="77777777" w:rsidR="00A149DD" w:rsidRDefault="00A149DD">
      <w:pPr>
        <w:pStyle w:val="OMDV6"/>
        <w:rPr>
          <w:ins w:id="380" w:author="Дмитрий Камбаров" w:date="2026-04-15T16:06:00Z"/>
        </w:rPr>
        <w:pPrChange w:id="381" w:author="Дмитрий Камбаров" w:date="2026-04-15T16:14:00Z">
          <w:pPr/>
        </w:pPrChange>
      </w:pPr>
      <w:ins w:id="382" w:author="Дмитрий Камбаров" w:date="2026-04-15T16:06:00Z">
        <w:r>
          <w:t>Где:</w:t>
        </w:r>
      </w:ins>
    </w:p>
    <w:p w14:paraId="6614DA49" w14:textId="77777777" w:rsidR="00A149DD" w:rsidRDefault="00A149DD">
      <w:pPr>
        <w:pStyle w:val="OMDV6"/>
        <w:rPr>
          <w:ins w:id="383" w:author="Дмитрий Камбаров" w:date="2026-04-15T16:06:00Z"/>
          <w:rFonts w:cs="Calibri"/>
        </w:rPr>
        <w:pPrChange w:id="384" w:author="Дмитрий Камбаров" w:date="2026-04-15T16:14:00Z">
          <w:pPr/>
        </w:pPrChange>
      </w:pPr>
      <w:ins w:id="385" w:author="Дмитрий Камбаров" w:date="2026-04-15T16:06:00Z">
        <w:r>
          <w:rPr>
            <w:b/>
          </w:rPr>
          <w:t>Шифр проекта</w:t>
        </w:r>
        <w:r>
          <w:t xml:space="preserve"> – кодовое название проекта (от 2 до 4 символов) для более легкой инициации файла (согласовывается на первом проектном совещании).</w:t>
        </w:r>
      </w:ins>
    </w:p>
    <w:p w14:paraId="4907038D" w14:textId="77777777" w:rsidR="00A149DD" w:rsidRDefault="00A149DD">
      <w:pPr>
        <w:pStyle w:val="OMDV6"/>
        <w:rPr>
          <w:ins w:id="386" w:author="Дмитрий Камбаров" w:date="2026-04-15T16:06:00Z"/>
          <w:rFonts w:cs="Calibri"/>
        </w:rPr>
        <w:pPrChange w:id="387" w:author="Дмитрий Камбаров" w:date="2026-04-15T16:14:00Z">
          <w:pPr/>
        </w:pPrChange>
      </w:pPr>
      <w:ins w:id="388" w:author="Дмитрий Камбаров" w:date="2026-04-15T16:06:00Z">
        <w:r>
          <w:rPr>
            <w:b/>
          </w:rPr>
          <w:t>Корпус</w:t>
        </w:r>
        <w:r>
          <w:t xml:space="preserve"> – номер корпуса/обозначение здания. Примеры: Корпус 1 – </w:t>
        </w:r>
        <w:r>
          <w:rPr>
            <w:bCs/>
          </w:rPr>
          <w:t>K1</w:t>
        </w:r>
        <w:r>
          <w:t xml:space="preserve">, Корпус 12 – </w:t>
        </w:r>
        <w:r>
          <w:rPr>
            <w:bCs/>
          </w:rPr>
          <w:t>К12</w:t>
        </w:r>
        <w:r>
          <w:t xml:space="preserve">, Детский сад – </w:t>
        </w:r>
        <w:r>
          <w:rPr>
            <w:bCs/>
          </w:rPr>
          <w:t>DSAD</w:t>
        </w:r>
        <w:r>
          <w:t xml:space="preserve">, Паркинг – </w:t>
        </w:r>
        <w:r>
          <w:rPr>
            <w:bCs/>
          </w:rPr>
          <w:t>PARK</w:t>
        </w:r>
        <w:r>
          <w:t xml:space="preserve">, Школа – </w:t>
        </w:r>
        <w:r>
          <w:rPr>
            <w:bCs/>
          </w:rPr>
          <w:t>SHKL</w:t>
        </w:r>
        <w:r>
          <w:t xml:space="preserve"> и т.д. Обозначения зданий согласовать на этапе разработке </w:t>
        </w:r>
        <w:r>
          <w:rPr>
            <w:b/>
          </w:rPr>
          <w:t>BEP</w:t>
        </w:r>
        <w:r>
          <w:t>.</w:t>
        </w:r>
      </w:ins>
    </w:p>
    <w:p w14:paraId="2D201AAE" w14:textId="77777777" w:rsidR="00A149DD" w:rsidRDefault="00A149DD">
      <w:pPr>
        <w:pStyle w:val="OMDV6"/>
        <w:rPr>
          <w:ins w:id="389" w:author="Дмитрий Камбаров" w:date="2026-04-15T16:06:00Z"/>
          <w:rFonts w:cs="Calibri"/>
        </w:rPr>
        <w:pPrChange w:id="390" w:author="Дмитрий Камбаров" w:date="2026-04-15T16:14:00Z">
          <w:pPr/>
        </w:pPrChange>
      </w:pPr>
      <w:ins w:id="391" w:author="Дмитрий Камбаров" w:date="2026-04-15T16:06:00Z">
        <w:r w:rsidRPr="005A6C76">
          <w:rPr>
            <w:b/>
            <w:bCs/>
          </w:rPr>
          <w:t>Марка стадии</w:t>
        </w:r>
        <w:r>
          <w:t xml:space="preserve"> – указывает стадию проектирования</w:t>
        </w:r>
        <w:r>
          <w:rPr>
            <w:rFonts w:cs="Calibri"/>
          </w:rPr>
          <w:t>:</w:t>
        </w:r>
      </w:ins>
    </w:p>
    <w:p w14:paraId="43AC529D" w14:textId="77777777" w:rsidR="00A149DD" w:rsidRPr="00F773DB" w:rsidRDefault="00A149DD">
      <w:pPr>
        <w:pStyle w:val="OM"/>
        <w:rPr>
          <w:ins w:id="392" w:author="Дмитрий Камбаров" w:date="2026-04-15T16:06:00Z"/>
        </w:rPr>
        <w:pPrChange w:id="393" w:author="Дмитрий Камбаров" w:date="2026-04-15T16:12:00Z">
          <w:pPr>
            <w:pStyle w:val="OM"/>
            <w:numPr>
              <w:numId w:val="57"/>
            </w:numPr>
            <w:ind w:left="1415" w:hanging="283"/>
          </w:pPr>
        </w:pPrChange>
      </w:pPr>
      <w:ins w:id="394" w:author="Дмитрий Камбаров" w:date="2026-04-15T16:06:00Z">
        <w:r w:rsidRPr="00F773DB">
          <w:t>KON – концепция</w:t>
        </w:r>
      </w:ins>
    </w:p>
    <w:p w14:paraId="44EA1CDD" w14:textId="77777777" w:rsidR="00A149DD" w:rsidRPr="00F773DB" w:rsidRDefault="00A149DD">
      <w:pPr>
        <w:pStyle w:val="OM"/>
        <w:rPr>
          <w:ins w:id="395" w:author="Дмитрий Камбаров" w:date="2026-04-15T16:06:00Z"/>
        </w:rPr>
        <w:pPrChange w:id="396" w:author="Дмитрий Камбаров" w:date="2026-04-15T16:12:00Z">
          <w:pPr>
            <w:pStyle w:val="OM"/>
            <w:numPr>
              <w:numId w:val="57"/>
            </w:numPr>
            <w:ind w:left="1415" w:hanging="283"/>
          </w:pPr>
        </w:pPrChange>
      </w:pPr>
      <w:ins w:id="397" w:author="Дмитрий Камбаров" w:date="2026-04-15T16:06:00Z">
        <w:r w:rsidRPr="00F773DB">
          <w:t>TEN – тендер</w:t>
        </w:r>
      </w:ins>
    </w:p>
    <w:p w14:paraId="64621D3B" w14:textId="77777777" w:rsidR="00A149DD" w:rsidRPr="00F773DB" w:rsidRDefault="00A149DD">
      <w:pPr>
        <w:pStyle w:val="OM"/>
        <w:rPr>
          <w:ins w:id="398" w:author="Дмитрий Камбаров" w:date="2026-04-15T16:06:00Z"/>
          <w:rPrChange w:id="399" w:author="Дмитрий Камбаров" w:date="2026-04-15T16:12:00Z">
            <w:rPr>
              <w:ins w:id="400" w:author="Дмитрий Камбаров" w:date="2026-04-15T16:06:00Z"/>
              <w:rFonts w:cs="Calibri"/>
              <w:lang w:val="en-US"/>
            </w:rPr>
          </w:rPrChange>
        </w:rPr>
        <w:pPrChange w:id="401" w:author="Дмитрий Камбаров" w:date="2026-04-15T16:12:00Z">
          <w:pPr>
            <w:pStyle w:val="OM"/>
            <w:numPr>
              <w:numId w:val="57"/>
            </w:numPr>
            <w:ind w:left="1415" w:hanging="283"/>
          </w:pPr>
        </w:pPrChange>
      </w:pPr>
      <w:ins w:id="402" w:author="Дмитрий Камбаров" w:date="2026-04-15T16:06:00Z">
        <w:r w:rsidRPr="00F773DB">
          <w:t>PD – проектная документация</w:t>
        </w:r>
      </w:ins>
    </w:p>
    <w:p w14:paraId="79BA75D9" w14:textId="0399DE0E" w:rsidR="00A149DD" w:rsidRPr="00F773DB" w:rsidRDefault="00A149DD">
      <w:pPr>
        <w:pStyle w:val="OM"/>
        <w:rPr>
          <w:ins w:id="403" w:author="Дмитрий Камбаров" w:date="2026-04-15T16:07:00Z"/>
          <w:rPrChange w:id="404" w:author="Дмитрий Камбаров" w:date="2026-04-15T16:12:00Z">
            <w:rPr>
              <w:ins w:id="405" w:author="Дмитрий Камбаров" w:date="2026-04-15T16:07:00Z"/>
              <w:color w:val="000000" w:themeColor="text1"/>
            </w:rPr>
          </w:rPrChange>
        </w:rPr>
        <w:pPrChange w:id="406" w:author="Дмитрий Камбаров" w:date="2026-04-15T16:12:00Z">
          <w:pPr>
            <w:pStyle w:val="OM"/>
            <w:numPr>
              <w:numId w:val="57"/>
            </w:numPr>
            <w:ind w:left="1415" w:hanging="283"/>
          </w:pPr>
        </w:pPrChange>
      </w:pPr>
      <w:ins w:id="407" w:author="Дмитрий Камбаров" w:date="2026-04-15T16:06:00Z">
        <w:r w:rsidRPr="00F773DB">
          <w:rPr>
            <w:rPrChange w:id="408" w:author="Дмитрий Камбаров" w:date="2026-04-15T16:12:00Z">
              <w:rPr>
                <w:bCs/>
                <w:color w:val="000000" w:themeColor="text1"/>
              </w:rPr>
            </w:rPrChange>
          </w:rPr>
          <w:t>RD</w:t>
        </w:r>
        <w:r w:rsidRPr="00F773DB">
          <w:rPr>
            <w:rPrChange w:id="409" w:author="Дмитрий Камбаров" w:date="2026-04-15T16:12:00Z">
              <w:rPr>
                <w:color w:val="000000" w:themeColor="text1"/>
              </w:rPr>
            </w:rPrChange>
          </w:rPr>
          <w:t xml:space="preserve"> – рабочая документация</w:t>
        </w:r>
      </w:ins>
    </w:p>
    <w:p w14:paraId="79561363" w14:textId="77777777" w:rsidR="00A149DD" w:rsidRPr="00A149DD" w:rsidRDefault="00A149DD">
      <w:pPr>
        <w:pStyle w:val="OMDV6"/>
        <w:rPr>
          <w:ins w:id="410" w:author="Дмитрий Камбаров" w:date="2026-04-15T16:07:00Z"/>
          <w:rFonts w:cs="Calibri"/>
        </w:rPr>
        <w:pPrChange w:id="411" w:author="Дмитрий Камбаров" w:date="2026-04-15T16:13:00Z">
          <w:pPr>
            <w:pStyle w:val="af1"/>
            <w:numPr>
              <w:numId w:val="57"/>
            </w:numPr>
          </w:pPr>
        </w:pPrChange>
      </w:pPr>
      <w:ins w:id="412" w:author="Дмитрий Камбаров" w:date="2026-04-15T16:07:00Z">
        <w:r w:rsidRPr="00F773DB">
          <w:rPr>
            <w:b/>
          </w:rPr>
          <w:t>Марка раздела</w:t>
        </w:r>
        <w:r w:rsidRPr="00F773DB">
          <w:t xml:space="preserve"> – указывается раздел проекта, по которому создана модель. Именование согласно таблице ниже:</w:t>
        </w:r>
      </w:ins>
    </w:p>
    <w:tbl>
      <w:tblPr>
        <w:tblStyle w:val="af3"/>
        <w:tblW w:w="9923" w:type="dxa"/>
        <w:tblInd w:w="562" w:type="dxa"/>
        <w:tblLook w:val="04A0" w:firstRow="1" w:lastRow="0" w:firstColumn="1" w:lastColumn="0" w:noHBand="0" w:noVBand="1"/>
      </w:tblPr>
      <w:tblGrid>
        <w:gridCol w:w="4962"/>
        <w:gridCol w:w="4961"/>
      </w:tblGrid>
      <w:tr w:rsidR="00A149DD" w14:paraId="40C18A50" w14:textId="77777777" w:rsidTr="005A6C76">
        <w:trPr>
          <w:trHeight w:val="273"/>
          <w:ins w:id="413" w:author="Дмитрий Камбаров" w:date="2026-04-15T16:07:00Z"/>
        </w:trPr>
        <w:tc>
          <w:tcPr>
            <w:tcW w:w="4962" w:type="dxa"/>
            <w:vAlign w:val="center"/>
          </w:tcPr>
          <w:p w14:paraId="7632BBE4" w14:textId="77777777" w:rsidR="00A149DD" w:rsidRDefault="00A149DD" w:rsidP="005A6C76">
            <w:pPr>
              <w:jc w:val="center"/>
              <w:rPr>
                <w:ins w:id="414" w:author="Дмитрий Камбаров" w:date="2026-04-15T16:07:00Z"/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ins w:id="415" w:author="Дмитрий Камбаров" w:date="2026-04-15T16:07:00Z">
              <w:r>
                <w:rPr>
                  <w:rFonts w:ascii="Calibri" w:eastAsia="Times New Roman" w:hAnsi="Calibri" w:cs="Calibri"/>
                  <w:b/>
                  <w:bCs/>
                  <w:color w:val="000000"/>
                  <w:lang w:eastAsia="ru-RU"/>
                </w:rPr>
                <w:t>Раздел проекта</w:t>
              </w:r>
            </w:ins>
          </w:p>
        </w:tc>
        <w:tc>
          <w:tcPr>
            <w:tcW w:w="4961" w:type="dxa"/>
            <w:vAlign w:val="center"/>
          </w:tcPr>
          <w:p w14:paraId="135F0EA5" w14:textId="77777777" w:rsidR="00A149DD" w:rsidRDefault="00A149DD" w:rsidP="005A6C76">
            <w:pPr>
              <w:jc w:val="center"/>
              <w:rPr>
                <w:ins w:id="416" w:author="Дмитрий Камбаров" w:date="2026-04-15T16:07:00Z"/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ins w:id="417" w:author="Дмитрий Камбаров" w:date="2026-04-15T16:07:00Z">
              <w:r>
                <w:rPr>
                  <w:rFonts w:ascii="Calibri" w:eastAsia="Times New Roman" w:hAnsi="Calibri" w:cs="Calibri"/>
                  <w:b/>
                  <w:bCs/>
                  <w:color w:val="000000"/>
                  <w:lang w:eastAsia="ru-RU"/>
                </w:rPr>
                <w:t>Шифр</w:t>
              </w:r>
            </w:ins>
          </w:p>
        </w:tc>
      </w:tr>
      <w:tr w:rsidR="00A149DD" w14:paraId="4D3E3758" w14:textId="77777777" w:rsidTr="005A6C76">
        <w:trPr>
          <w:trHeight w:val="273"/>
          <w:ins w:id="418" w:author="Дмитрий Камбаров" w:date="2026-04-15T16:07:00Z"/>
        </w:trPr>
        <w:tc>
          <w:tcPr>
            <w:tcW w:w="4962" w:type="dxa"/>
            <w:vAlign w:val="center"/>
          </w:tcPr>
          <w:p w14:paraId="5BE3E5A5" w14:textId="7E97D8DC" w:rsidR="00A149DD" w:rsidRDefault="00A149DD" w:rsidP="005A6C76">
            <w:pPr>
              <w:pStyle w:val="afff0"/>
              <w:rPr>
                <w:ins w:id="419" w:author="Дмитрий Камбаров" w:date="2026-04-15T16:07:00Z"/>
                <w:lang w:eastAsia="ru-RU"/>
              </w:rPr>
            </w:pPr>
            <w:ins w:id="420" w:author="Дмитрий Камбаров" w:date="2026-04-15T16:07:00Z">
              <w:r>
                <w:rPr>
                  <w:lang w:eastAsia="ru-RU"/>
                </w:rPr>
                <w:t>Архитектура</w:t>
              </w:r>
            </w:ins>
          </w:p>
        </w:tc>
        <w:tc>
          <w:tcPr>
            <w:tcW w:w="4961" w:type="dxa"/>
            <w:vAlign w:val="center"/>
          </w:tcPr>
          <w:p w14:paraId="50EDC8D3" w14:textId="77777777" w:rsidR="00A149DD" w:rsidRDefault="00A149DD" w:rsidP="005A6C76">
            <w:pPr>
              <w:rPr>
                <w:ins w:id="421" w:author="Дмитрий Камбаров" w:date="2026-04-15T16:07:00Z"/>
                <w:rFonts w:ascii="Calibri" w:eastAsia="Times New Roman" w:hAnsi="Calibri" w:cs="Calibri"/>
                <w:color w:val="000000"/>
                <w:lang w:eastAsia="ru-RU"/>
              </w:rPr>
            </w:pPr>
            <w:ins w:id="422" w:author="Дмитрий Камбаров" w:date="2026-04-15T16:07:00Z">
              <w:r>
                <w:rPr>
                  <w:rFonts w:ascii="Calibri" w:eastAsia="Times New Roman" w:hAnsi="Calibri" w:cs="Calibri"/>
                  <w:color w:val="000000"/>
                  <w:lang w:eastAsia="ru-RU"/>
                </w:rPr>
                <w:t>AR, ARF</w:t>
              </w:r>
            </w:ins>
          </w:p>
        </w:tc>
      </w:tr>
      <w:tr w:rsidR="00A149DD" w14:paraId="7F8BDBE7" w14:textId="77777777" w:rsidTr="005A6C76">
        <w:trPr>
          <w:trHeight w:val="264"/>
          <w:ins w:id="423" w:author="Дмитрий Камбаров" w:date="2026-04-15T16:07:00Z"/>
        </w:trPr>
        <w:tc>
          <w:tcPr>
            <w:tcW w:w="4962" w:type="dxa"/>
            <w:vAlign w:val="center"/>
          </w:tcPr>
          <w:p w14:paraId="66DE0C00" w14:textId="77777777" w:rsidR="00A149DD" w:rsidRDefault="00A149DD" w:rsidP="005A6C76">
            <w:pPr>
              <w:rPr>
                <w:ins w:id="424" w:author="Дмитрий Камбаров" w:date="2026-04-15T16:07:00Z"/>
                <w:rFonts w:ascii="Calibri" w:eastAsia="Times New Roman" w:hAnsi="Calibri" w:cs="Calibri"/>
                <w:color w:val="000000"/>
                <w:lang w:eastAsia="ru-RU"/>
              </w:rPr>
            </w:pPr>
            <w:ins w:id="425" w:author="Дмитрий Камбаров" w:date="2026-04-15T16:07:00Z">
              <w:r>
                <w:rPr>
                  <w:rFonts w:ascii="Calibri" w:eastAsia="Times New Roman" w:hAnsi="Calibri" w:cs="Calibri"/>
                  <w:color w:val="000000"/>
                  <w:lang w:eastAsia="ru-RU"/>
                </w:rPr>
                <w:t>Конструкции</w:t>
              </w:r>
            </w:ins>
          </w:p>
        </w:tc>
        <w:tc>
          <w:tcPr>
            <w:tcW w:w="4961" w:type="dxa"/>
            <w:vAlign w:val="center"/>
          </w:tcPr>
          <w:p w14:paraId="6F7F3E74" w14:textId="77777777" w:rsidR="00A149DD" w:rsidRDefault="00A149DD" w:rsidP="005A6C76">
            <w:pPr>
              <w:rPr>
                <w:ins w:id="426" w:author="Дмитрий Камбаров" w:date="2026-04-15T16:07:00Z"/>
                <w:rFonts w:ascii="Calibri" w:eastAsia="Times New Roman" w:hAnsi="Calibri" w:cs="Calibri"/>
                <w:color w:val="000000"/>
                <w:lang w:val="en-US" w:eastAsia="ru-RU"/>
              </w:rPr>
            </w:pPr>
            <w:ins w:id="427" w:author="Дмитрий Камбаров" w:date="2026-04-15T16:07:00Z">
              <w:r>
                <w:rPr>
                  <w:rFonts w:ascii="Calibri" w:eastAsia="Times New Roman" w:hAnsi="Calibri" w:cs="Calibri"/>
                  <w:color w:val="000000"/>
                  <w:lang w:eastAsia="ru-RU"/>
                </w:rPr>
                <w:t>KR</w:t>
              </w:r>
            </w:ins>
          </w:p>
        </w:tc>
      </w:tr>
      <w:tr w:rsidR="00A149DD" w14:paraId="0CC2CD6D" w14:textId="77777777" w:rsidTr="005A6C76">
        <w:trPr>
          <w:trHeight w:val="273"/>
          <w:ins w:id="428" w:author="Дмитрий Камбаров" w:date="2026-04-15T16:07:00Z"/>
        </w:trPr>
        <w:tc>
          <w:tcPr>
            <w:tcW w:w="4962" w:type="dxa"/>
            <w:vAlign w:val="center"/>
          </w:tcPr>
          <w:p w14:paraId="33801F2F" w14:textId="77777777" w:rsidR="00A149DD" w:rsidRDefault="00A149DD" w:rsidP="005A6C76">
            <w:pPr>
              <w:rPr>
                <w:ins w:id="429" w:author="Дмитрий Камбаров" w:date="2026-04-15T16:07:00Z"/>
                <w:rFonts w:ascii="Calibri" w:eastAsia="Times New Roman" w:hAnsi="Calibri" w:cs="Calibri"/>
                <w:color w:val="000000"/>
                <w:lang w:eastAsia="ru-RU"/>
              </w:rPr>
            </w:pPr>
            <w:ins w:id="430" w:author="Дмитрий Камбаров" w:date="2026-04-15T16:07:00Z">
              <w:r>
                <w:rPr>
                  <w:rFonts w:ascii="Calibri" w:eastAsia="Times New Roman" w:hAnsi="Calibri" w:cs="Calibri"/>
                  <w:color w:val="000000"/>
                  <w:lang w:eastAsia="ru-RU"/>
                </w:rPr>
                <w:t>Отопление</w:t>
              </w:r>
            </w:ins>
          </w:p>
        </w:tc>
        <w:tc>
          <w:tcPr>
            <w:tcW w:w="4961" w:type="dxa"/>
            <w:vAlign w:val="center"/>
          </w:tcPr>
          <w:p w14:paraId="55392810" w14:textId="77777777" w:rsidR="00A149DD" w:rsidRDefault="00A149DD" w:rsidP="005A6C76">
            <w:pPr>
              <w:rPr>
                <w:ins w:id="431" w:author="Дмитрий Камбаров" w:date="2026-04-15T16:07:00Z"/>
                <w:rFonts w:ascii="Calibri" w:eastAsia="Times New Roman" w:hAnsi="Calibri" w:cs="Calibri"/>
                <w:color w:val="000000"/>
                <w:lang w:eastAsia="ru-RU"/>
              </w:rPr>
            </w:pPr>
            <w:ins w:id="432" w:author="Дмитрий Камбаров" w:date="2026-04-15T16:07:00Z">
              <w:r>
                <w:rPr>
                  <w:rFonts w:ascii="Calibri" w:eastAsia="Times New Roman" w:hAnsi="Calibri" w:cs="Calibri"/>
                  <w:color w:val="000000"/>
                  <w:lang w:eastAsia="ru-RU"/>
                </w:rPr>
                <w:t>OVO</w:t>
              </w:r>
            </w:ins>
          </w:p>
        </w:tc>
      </w:tr>
      <w:tr w:rsidR="00A149DD" w14:paraId="228EB97A" w14:textId="77777777" w:rsidTr="005A6C76">
        <w:trPr>
          <w:trHeight w:val="273"/>
          <w:ins w:id="433" w:author="Дмитрий Камбаров" w:date="2026-04-15T16:07:00Z"/>
        </w:trPr>
        <w:tc>
          <w:tcPr>
            <w:tcW w:w="4962" w:type="dxa"/>
            <w:vAlign w:val="center"/>
          </w:tcPr>
          <w:p w14:paraId="284F7962" w14:textId="77777777" w:rsidR="00A149DD" w:rsidRDefault="00A149DD" w:rsidP="005A6C76">
            <w:pPr>
              <w:rPr>
                <w:ins w:id="434" w:author="Дмитрий Камбаров" w:date="2026-04-15T16:07:00Z"/>
                <w:rFonts w:ascii="Calibri" w:eastAsia="Times New Roman" w:hAnsi="Calibri" w:cs="Calibri"/>
                <w:color w:val="000000"/>
                <w:lang w:eastAsia="ru-RU"/>
              </w:rPr>
            </w:pPr>
            <w:ins w:id="435" w:author="Дмитрий Камбаров" w:date="2026-04-15T16:07:00Z">
              <w:r>
                <w:rPr>
                  <w:rFonts w:ascii="Calibri" w:eastAsia="Times New Roman" w:hAnsi="Calibri" w:cs="Calibri"/>
                  <w:color w:val="000000"/>
                  <w:lang w:eastAsia="ru-RU"/>
                </w:rPr>
                <w:t xml:space="preserve">Вентиляция </w:t>
              </w:r>
            </w:ins>
          </w:p>
        </w:tc>
        <w:tc>
          <w:tcPr>
            <w:tcW w:w="4961" w:type="dxa"/>
            <w:vAlign w:val="center"/>
          </w:tcPr>
          <w:p w14:paraId="0BF07394" w14:textId="77777777" w:rsidR="00A149DD" w:rsidRDefault="00A149DD" w:rsidP="005A6C76">
            <w:pPr>
              <w:rPr>
                <w:ins w:id="436" w:author="Дмитрий Камбаров" w:date="2026-04-15T16:07:00Z"/>
                <w:rFonts w:ascii="Calibri" w:eastAsia="Times New Roman" w:hAnsi="Calibri" w:cs="Calibri"/>
                <w:color w:val="000000"/>
                <w:lang w:eastAsia="ru-RU"/>
              </w:rPr>
            </w:pPr>
            <w:ins w:id="437" w:author="Дмитрий Камбаров" w:date="2026-04-15T16:07:00Z">
              <w:r>
                <w:rPr>
                  <w:rFonts w:ascii="Calibri" w:eastAsia="Times New Roman" w:hAnsi="Calibri" w:cs="Calibri"/>
                  <w:color w:val="000000"/>
                  <w:lang w:eastAsia="ru-RU"/>
                </w:rPr>
                <w:t>OVV</w:t>
              </w:r>
            </w:ins>
          </w:p>
        </w:tc>
      </w:tr>
      <w:tr w:rsidR="00A149DD" w14:paraId="00110374" w14:textId="77777777" w:rsidTr="005A6C76">
        <w:trPr>
          <w:trHeight w:val="273"/>
          <w:ins w:id="438" w:author="Дмитрий Камбаров" w:date="2026-04-15T16:07:00Z"/>
        </w:trPr>
        <w:tc>
          <w:tcPr>
            <w:tcW w:w="4962" w:type="dxa"/>
            <w:vAlign w:val="center"/>
          </w:tcPr>
          <w:p w14:paraId="586E4673" w14:textId="77777777" w:rsidR="00A149DD" w:rsidRDefault="00A149DD" w:rsidP="005A6C76">
            <w:pPr>
              <w:rPr>
                <w:ins w:id="439" w:author="Дмитрий Камбаров" w:date="2026-04-15T16:07:00Z"/>
                <w:rFonts w:ascii="Calibri" w:eastAsia="Times New Roman" w:hAnsi="Calibri" w:cs="Calibri"/>
                <w:color w:val="000000"/>
                <w:lang w:eastAsia="ru-RU"/>
              </w:rPr>
            </w:pPr>
            <w:ins w:id="440" w:author="Дмитрий Камбаров" w:date="2026-04-15T16:07:00Z">
              <w:r>
                <w:rPr>
                  <w:rFonts w:ascii="Calibri" w:eastAsia="Times New Roman" w:hAnsi="Calibri" w:cs="Calibri"/>
                  <w:color w:val="000000"/>
                  <w:lang w:eastAsia="ru-RU"/>
                </w:rPr>
                <w:t>Кондиционирование</w:t>
              </w:r>
            </w:ins>
          </w:p>
        </w:tc>
        <w:tc>
          <w:tcPr>
            <w:tcW w:w="4961" w:type="dxa"/>
            <w:vAlign w:val="center"/>
          </w:tcPr>
          <w:p w14:paraId="19918E69" w14:textId="77777777" w:rsidR="00A149DD" w:rsidRDefault="00A149DD" w:rsidP="005A6C76">
            <w:pPr>
              <w:rPr>
                <w:ins w:id="441" w:author="Дмитрий Камбаров" w:date="2026-04-15T16:07:00Z"/>
                <w:rFonts w:ascii="Calibri" w:eastAsia="Times New Roman" w:hAnsi="Calibri" w:cs="Calibri"/>
                <w:color w:val="000000"/>
                <w:lang w:val="en-US" w:eastAsia="ru-RU"/>
              </w:rPr>
            </w:pPr>
            <w:ins w:id="442" w:author="Дмитрий Камбаров" w:date="2026-04-15T16:07:00Z">
              <w:r>
                <w:rPr>
                  <w:rFonts w:ascii="Calibri" w:eastAsia="Times New Roman" w:hAnsi="Calibri" w:cs="Calibri"/>
                  <w:color w:val="000000"/>
                  <w:lang w:eastAsia="ru-RU"/>
                </w:rPr>
                <w:t>OVC</w:t>
              </w:r>
            </w:ins>
          </w:p>
        </w:tc>
      </w:tr>
      <w:tr w:rsidR="00A149DD" w14:paraId="40F1FE41" w14:textId="77777777" w:rsidTr="005A6C76">
        <w:trPr>
          <w:trHeight w:val="1170"/>
          <w:ins w:id="443" w:author="Дмитрий Камбаров" w:date="2026-04-15T16:07:00Z"/>
        </w:trPr>
        <w:tc>
          <w:tcPr>
            <w:tcW w:w="4962" w:type="dxa"/>
            <w:vAlign w:val="center"/>
          </w:tcPr>
          <w:p w14:paraId="27BE1A30" w14:textId="77777777" w:rsidR="00A149DD" w:rsidRDefault="00A149DD" w:rsidP="005A6C76">
            <w:pPr>
              <w:rPr>
                <w:ins w:id="444" w:author="Дмитрий Камбаров" w:date="2026-04-15T16:07:00Z"/>
                <w:rFonts w:ascii="Calibri" w:eastAsia="Times New Roman" w:hAnsi="Calibri" w:cs="Calibri"/>
                <w:color w:val="000000"/>
                <w:lang w:eastAsia="ru-RU"/>
              </w:rPr>
            </w:pPr>
            <w:ins w:id="445" w:author="Дмитрий Камбаров" w:date="2026-04-15T16:07:00Z">
              <w:r>
                <w:rPr>
                  <w:rFonts w:ascii="Calibri" w:eastAsia="Times New Roman" w:hAnsi="Calibri" w:cs="Calibri"/>
                  <w:color w:val="000000"/>
                  <w:lang w:eastAsia="ru-RU"/>
                </w:rPr>
                <w:lastRenderedPageBreak/>
                <w:t>Водоснабжение и водоотведение</w:t>
              </w:r>
            </w:ins>
          </w:p>
          <w:p w14:paraId="42FF5AE3" w14:textId="77777777" w:rsidR="00A149DD" w:rsidRDefault="00A149DD" w:rsidP="005A6C76">
            <w:pPr>
              <w:rPr>
                <w:ins w:id="446" w:author="Дмитрий Камбаров" w:date="2026-04-15T16:07:00Z"/>
                <w:rFonts w:ascii="Calibri" w:eastAsia="Times New Roman" w:hAnsi="Calibri" w:cs="Calibri"/>
                <w:color w:val="000000"/>
                <w:lang w:eastAsia="ru-RU"/>
              </w:rPr>
            </w:pPr>
            <w:ins w:id="447" w:author="Дмитрий Камбаров" w:date="2026-04-15T16:07:00Z">
              <w:r>
                <w:rPr>
                  <w:rFonts w:ascii="Calibri" w:eastAsia="Times New Roman" w:hAnsi="Calibri" w:cs="Calibri"/>
                  <w:color w:val="000000"/>
                  <w:lang w:eastAsia="ru-RU"/>
                </w:rPr>
                <w:t>Cистемы пожаротушения</w:t>
              </w:r>
            </w:ins>
          </w:p>
        </w:tc>
        <w:tc>
          <w:tcPr>
            <w:tcW w:w="4961" w:type="dxa"/>
          </w:tcPr>
          <w:p w14:paraId="594E8776" w14:textId="77777777" w:rsidR="00A149DD" w:rsidRDefault="00A149DD" w:rsidP="005A6C76">
            <w:pPr>
              <w:rPr>
                <w:ins w:id="448" w:author="Дмитрий Камбаров" w:date="2026-04-15T16:07:00Z"/>
                <w:rFonts w:ascii="Arial" w:hAnsi="Arial" w:cs="Arial"/>
                <w:lang w:val="en-US"/>
              </w:rPr>
            </w:pPr>
            <w:ins w:id="449" w:author="Дмитрий Камбаров" w:date="2026-04-15T16:07:00Z">
              <w:r>
                <w:rPr>
                  <w:rFonts w:ascii="Arial" w:hAnsi="Arial" w:cs="Arial"/>
                  <w:lang w:val="en-US"/>
                </w:rPr>
                <w:t>VK</w:t>
              </w:r>
            </w:ins>
          </w:p>
          <w:p w14:paraId="34AFA145" w14:textId="51F8A030" w:rsidR="00A149DD" w:rsidRPr="00F21164" w:rsidDel="00F21164" w:rsidRDefault="00A149DD">
            <w:pPr>
              <w:ind w:left="0"/>
              <w:rPr>
                <w:ins w:id="450" w:author="Дмитрий Камбаров" w:date="2026-04-15T16:07:00Z"/>
                <w:del w:id="451" w:author="D.Kambarov" w:date="2026-04-16T14:31:00Z" w16du:dateUtc="2026-04-16T11:31:00Z"/>
                <w:rFonts w:ascii="Arial" w:hAnsi="Arial" w:cs="Arial"/>
                <w:rPrChange w:id="452" w:author="D.Kambarov" w:date="2026-04-16T14:31:00Z" w16du:dateUtc="2026-04-16T11:31:00Z">
                  <w:rPr>
                    <w:ins w:id="453" w:author="Дмитрий Камбаров" w:date="2026-04-15T16:07:00Z"/>
                    <w:del w:id="454" w:author="D.Kambarov" w:date="2026-04-16T14:31:00Z" w16du:dateUtc="2026-04-16T11:31:00Z"/>
                    <w:rFonts w:ascii="Arial" w:hAnsi="Arial" w:cs="Arial"/>
                    <w:lang w:val="en-US"/>
                  </w:rPr>
                </w:rPrChange>
              </w:rPr>
              <w:pPrChange w:id="455" w:author="D.Kambarov" w:date="2026-04-16T14:31:00Z" w16du:dateUtc="2026-04-16T11:31:00Z">
                <w:pPr/>
              </w:pPrChange>
            </w:pPr>
          </w:p>
          <w:p w14:paraId="50CAA104" w14:textId="77777777" w:rsidR="00A149DD" w:rsidRDefault="00A149DD" w:rsidP="005A6C76">
            <w:pPr>
              <w:rPr>
                <w:ins w:id="456" w:author="Дмитрий Камбаров" w:date="2026-04-15T16:07:00Z"/>
                <w:rFonts w:ascii="Arial" w:hAnsi="Arial" w:cs="Arial"/>
                <w:lang w:val="en-US"/>
              </w:rPr>
            </w:pPr>
            <w:ins w:id="457" w:author="Дмитрий Камбаров" w:date="2026-04-15T16:07:00Z">
              <w:r>
                <w:rPr>
                  <w:rFonts w:ascii="Arial" w:hAnsi="Arial" w:cs="Arial"/>
                  <w:lang w:val="en-US"/>
                </w:rPr>
                <w:t>VKV</w:t>
              </w:r>
            </w:ins>
          </w:p>
          <w:p w14:paraId="08900533" w14:textId="77777777" w:rsidR="00A149DD" w:rsidRDefault="00A149DD" w:rsidP="005A6C76">
            <w:pPr>
              <w:rPr>
                <w:ins w:id="458" w:author="Дмитрий Камбаров" w:date="2026-04-15T16:07:00Z"/>
                <w:rFonts w:ascii="Arial" w:hAnsi="Arial" w:cs="Arial"/>
                <w:lang w:val="en-US"/>
              </w:rPr>
            </w:pPr>
            <w:ins w:id="459" w:author="Дмитрий Камбаров" w:date="2026-04-15T16:07:00Z">
              <w:r>
                <w:rPr>
                  <w:rFonts w:ascii="Arial" w:hAnsi="Arial" w:cs="Arial"/>
                  <w:lang w:val="en-US"/>
                </w:rPr>
                <w:t>VKK</w:t>
              </w:r>
            </w:ins>
          </w:p>
          <w:p w14:paraId="18243AD7" w14:textId="77777777" w:rsidR="00A149DD" w:rsidRDefault="00A149DD" w:rsidP="005A6C76">
            <w:pPr>
              <w:rPr>
                <w:ins w:id="460" w:author="Дмитрий Камбаров" w:date="2026-04-15T16:07:00Z"/>
                <w:rFonts w:ascii="Arial" w:hAnsi="Arial" w:cs="Arial"/>
              </w:rPr>
            </w:pPr>
            <w:ins w:id="461" w:author="Дмитрий Камбаров" w:date="2026-04-15T16:07:00Z">
              <w:r>
                <w:rPr>
                  <w:rFonts w:ascii="Arial" w:hAnsi="Arial" w:cs="Arial"/>
                </w:rPr>
                <w:t>AUPT</w:t>
              </w:r>
            </w:ins>
          </w:p>
        </w:tc>
      </w:tr>
      <w:tr w:rsidR="00A149DD" w14:paraId="44816956" w14:textId="77777777" w:rsidTr="005A6C76">
        <w:trPr>
          <w:trHeight w:val="241"/>
          <w:ins w:id="462" w:author="Дмитрий Камбаров" w:date="2026-04-15T16:07:00Z"/>
        </w:trPr>
        <w:tc>
          <w:tcPr>
            <w:tcW w:w="4962" w:type="dxa"/>
            <w:vAlign w:val="center"/>
          </w:tcPr>
          <w:p w14:paraId="1EB3EDA4" w14:textId="77777777" w:rsidR="00A149DD" w:rsidRDefault="00A149DD" w:rsidP="005A6C76">
            <w:pPr>
              <w:rPr>
                <w:ins w:id="463" w:author="Дмитрий Камбаров" w:date="2026-04-15T16:07:00Z"/>
                <w:rFonts w:ascii="Calibri" w:eastAsia="Times New Roman" w:hAnsi="Calibri" w:cs="Calibri"/>
                <w:color w:val="000000"/>
                <w:lang w:eastAsia="ru-RU"/>
              </w:rPr>
            </w:pPr>
            <w:ins w:id="464" w:author="Дмитрий Камбаров" w:date="2026-04-15T16:07:00Z">
              <w:r>
                <w:rPr>
                  <w:rFonts w:ascii="Calibri" w:eastAsia="Times New Roman" w:hAnsi="Calibri" w:cs="Calibri"/>
                  <w:color w:val="000000"/>
                  <w:lang w:eastAsia="ru-RU"/>
                </w:rPr>
                <w:t>Модель ИТП</w:t>
              </w:r>
            </w:ins>
          </w:p>
        </w:tc>
        <w:tc>
          <w:tcPr>
            <w:tcW w:w="4961" w:type="dxa"/>
            <w:vAlign w:val="center"/>
          </w:tcPr>
          <w:p w14:paraId="77B060E0" w14:textId="77777777" w:rsidR="00A149DD" w:rsidRDefault="00A149DD" w:rsidP="005A6C76">
            <w:pPr>
              <w:spacing w:line="276" w:lineRule="auto"/>
              <w:rPr>
                <w:ins w:id="465" w:author="Дмитрий Камбаров" w:date="2026-04-15T16:07:00Z"/>
                <w:rFonts w:ascii="Calibri" w:eastAsia="Times New Roman" w:hAnsi="Calibri" w:cs="Calibri"/>
                <w:color w:val="000000"/>
                <w:lang w:eastAsia="ru-RU"/>
              </w:rPr>
            </w:pPr>
            <w:ins w:id="466" w:author="Дмитрий Камбаров" w:date="2026-04-15T16:07:00Z">
              <w:r>
                <w:rPr>
                  <w:rFonts w:ascii="Calibri" w:eastAsia="Times New Roman" w:hAnsi="Calibri" w:cs="Calibri"/>
                  <w:color w:val="000000"/>
                  <w:lang w:eastAsia="ru-RU"/>
                </w:rPr>
                <w:t>ITP</w:t>
              </w:r>
            </w:ins>
          </w:p>
        </w:tc>
      </w:tr>
      <w:tr w:rsidR="00A149DD" w14:paraId="29645A37" w14:textId="77777777" w:rsidTr="005A6C76">
        <w:trPr>
          <w:trHeight w:val="264"/>
          <w:ins w:id="467" w:author="Дмитрий Камбаров" w:date="2026-04-15T16:07:00Z"/>
        </w:trPr>
        <w:tc>
          <w:tcPr>
            <w:tcW w:w="4962" w:type="dxa"/>
            <w:vAlign w:val="center"/>
          </w:tcPr>
          <w:p w14:paraId="33B2DABD" w14:textId="77777777" w:rsidR="00A149DD" w:rsidRDefault="00A149DD" w:rsidP="005A6C76">
            <w:pPr>
              <w:rPr>
                <w:ins w:id="468" w:author="Дмитрий Камбаров" w:date="2026-04-15T16:07:00Z"/>
                <w:rFonts w:ascii="Calibri" w:eastAsia="Times New Roman" w:hAnsi="Calibri" w:cs="Calibri"/>
                <w:color w:val="000000"/>
                <w:lang w:eastAsia="ru-RU"/>
              </w:rPr>
            </w:pPr>
            <w:ins w:id="469" w:author="Дмитрий Камбаров" w:date="2026-04-15T16:07:00Z">
              <w:r>
                <w:rPr>
                  <w:rFonts w:ascii="Calibri" w:eastAsia="Times New Roman" w:hAnsi="Calibri" w:cs="Calibri"/>
                  <w:color w:val="000000"/>
                  <w:lang w:eastAsia="ru-RU"/>
                </w:rPr>
                <w:t xml:space="preserve">Cистемы силового электрооборудования и </w:t>
              </w:r>
            </w:ins>
          </w:p>
          <w:p w14:paraId="6F7E5DF9" w14:textId="77777777" w:rsidR="00A149DD" w:rsidRDefault="00A149DD" w:rsidP="005A6C76">
            <w:pPr>
              <w:rPr>
                <w:ins w:id="470" w:author="Дмитрий Камбаров" w:date="2026-04-15T16:07:00Z"/>
                <w:rFonts w:ascii="Calibri" w:eastAsia="Times New Roman" w:hAnsi="Calibri" w:cs="Calibri"/>
                <w:color w:val="000000"/>
                <w:lang w:eastAsia="ru-RU"/>
              </w:rPr>
            </w:pPr>
            <w:ins w:id="471" w:author="Дмитрий Камбаров" w:date="2026-04-15T16:07:00Z">
              <w:r>
                <w:rPr>
                  <w:rFonts w:ascii="Calibri" w:eastAsia="Times New Roman" w:hAnsi="Calibri" w:cs="Calibri"/>
                  <w:color w:val="000000"/>
                  <w:lang w:eastAsia="ru-RU"/>
                </w:rPr>
                <w:t>Освещения</w:t>
              </w:r>
            </w:ins>
          </w:p>
        </w:tc>
        <w:tc>
          <w:tcPr>
            <w:tcW w:w="4961" w:type="dxa"/>
            <w:vAlign w:val="center"/>
          </w:tcPr>
          <w:p w14:paraId="5DE80713" w14:textId="77777777" w:rsidR="00A149DD" w:rsidRDefault="00A149DD" w:rsidP="005A6C76">
            <w:pPr>
              <w:rPr>
                <w:ins w:id="472" w:author="Дмитрий Камбаров" w:date="2026-04-15T16:07:00Z"/>
                <w:rFonts w:ascii="Calibri" w:eastAsia="Times New Roman" w:hAnsi="Calibri" w:cs="Calibri"/>
                <w:color w:val="000000"/>
                <w:lang w:eastAsia="ru-RU"/>
              </w:rPr>
            </w:pPr>
            <w:ins w:id="473" w:author="Дмитрий Камбаров" w:date="2026-04-15T16:07:00Z">
              <w:r>
                <w:rPr>
                  <w:rFonts w:ascii="Calibri" w:eastAsia="Times New Roman" w:hAnsi="Calibri" w:cs="Calibri"/>
                  <w:color w:val="000000"/>
                  <w:lang w:eastAsia="ru-RU"/>
                </w:rPr>
                <w:t>EOM</w:t>
              </w:r>
            </w:ins>
          </w:p>
        </w:tc>
      </w:tr>
      <w:tr w:rsidR="00A149DD" w14:paraId="263FED5D" w14:textId="77777777" w:rsidTr="005A6C76">
        <w:trPr>
          <w:trHeight w:val="264"/>
          <w:ins w:id="474" w:author="Дмитрий Камбаров" w:date="2026-04-15T16:07:00Z"/>
        </w:trPr>
        <w:tc>
          <w:tcPr>
            <w:tcW w:w="4962" w:type="dxa"/>
            <w:vAlign w:val="center"/>
          </w:tcPr>
          <w:p w14:paraId="09E5C28E" w14:textId="77777777" w:rsidR="00A149DD" w:rsidRDefault="00A149DD" w:rsidP="005A6C76">
            <w:pPr>
              <w:rPr>
                <w:ins w:id="475" w:author="Дмитрий Камбаров" w:date="2026-04-15T16:07:00Z"/>
                <w:rFonts w:ascii="Calibri" w:eastAsia="Times New Roman" w:hAnsi="Calibri" w:cs="Calibri"/>
                <w:color w:val="000000"/>
                <w:lang w:eastAsia="ru-RU"/>
              </w:rPr>
            </w:pPr>
            <w:ins w:id="476" w:author="Дмитрий Камбаров" w:date="2026-04-15T16:07:00Z">
              <w:r>
                <w:rPr>
                  <w:rFonts w:ascii="Calibri" w:eastAsia="Times New Roman" w:hAnsi="Calibri" w:cs="Calibri"/>
                  <w:color w:val="000000"/>
                  <w:lang w:eastAsia="ru-RU"/>
                </w:rPr>
                <w:t>Cистемы слабых токов</w:t>
              </w:r>
            </w:ins>
          </w:p>
        </w:tc>
        <w:tc>
          <w:tcPr>
            <w:tcW w:w="4961" w:type="dxa"/>
            <w:vAlign w:val="center"/>
          </w:tcPr>
          <w:p w14:paraId="4E657B81" w14:textId="77777777" w:rsidR="00A149DD" w:rsidRDefault="00A149DD" w:rsidP="005A6C76">
            <w:pPr>
              <w:rPr>
                <w:ins w:id="477" w:author="Дмитрий Камбаров" w:date="2026-04-15T16:07:00Z"/>
                <w:rFonts w:ascii="Calibri" w:eastAsia="Times New Roman" w:hAnsi="Calibri" w:cs="Calibri"/>
                <w:color w:val="000000"/>
                <w:lang w:eastAsia="ru-RU"/>
              </w:rPr>
            </w:pPr>
            <w:ins w:id="478" w:author="Дмитрий Камбаров" w:date="2026-04-15T16:07:00Z">
              <w:r>
                <w:rPr>
                  <w:rFonts w:ascii="Calibri" w:eastAsia="Times New Roman" w:hAnsi="Calibri" w:cs="Calibri"/>
                  <w:color w:val="000000"/>
                  <w:lang w:eastAsia="ru-RU"/>
                </w:rPr>
                <w:t>SS</w:t>
              </w:r>
            </w:ins>
          </w:p>
        </w:tc>
      </w:tr>
    </w:tbl>
    <w:p w14:paraId="796FF659" w14:textId="513AE246" w:rsidR="00A149DD" w:rsidRPr="00A149DD" w:rsidRDefault="00A149DD">
      <w:pPr>
        <w:pStyle w:val="OMDV6"/>
        <w:rPr>
          <w:ins w:id="479" w:author="Дмитрий Камбаров" w:date="2026-04-15T16:07:00Z"/>
        </w:rPr>
        <w:pPrChange w:id="480" w:author="Дмитрий Камбаров" w:date="2026-04-15T16:13:00Z">
          <w:pPr>
            <w:pStyle w:val="af1"/>
            <w:numPr>
              <w:numId w:val="57"/>
            </w:numPr>
          </w:pPr>
        </w:pPrChange>
      </w:pPr>
      <w:ins w:id="481" w:author="Дмитрий Камбаров" w:date="2026-04-15T16:07:00Z">
        <w:r w:rsidRPr="00A149DD">
          <w:rPr>
            <w:b/>
          </w:rPr>
          <w:t>Версия ПО</w:t>
        </w:r>
        <w:r w:rsidRPr="00A149DD">
          <w:t xml:space="preserve"> – версия ПО, в котором ведётся разработка данной модели.</w:t>
        </w:r>
      </w:ins>
    </w:p>
    <w:p w14:paraId="574AAAA5" w14:textId="77777777" w:rsidR="00A149DD" w:rsidRDefault="00A149DD" w:rsidP="00F773DB">
      <w:pPr>
        <w:pStyle w:val="OMDV6"/>
        <w:rPr>
          <w:ins w:id="482" w:author="Дмитрий Камбаров" w:date="2026-04-15T16:40:00Z"/>
          <w:rFonts w:eastAsiaTheme="minorEastAsia" w:cstheme="minorHAnsi"/>
          <w:bCs/>
          <w:lang w:eastAsia="fr-FR"/>
        </w:rPr>
      </w:pPr>
      <w:ins w:id="483" w:author="Дмитрий Камбаров" w:date="2026-04-15T16:07:00Z">
        <w:r w:rsidRPr="00F773DB">
          <w:rPr>
            <w:rFonts w:eastAsiaTheme="minorEastAsia" w:cstheme="minorHAnsi"/>
            <w:u w:val="single"/>
            <w:lang w:eastAsia="fr-FR"/>
            <w:rPrChange w:id="484" w:author="Дмитрий Камбаров" w:date="2026-04-15T16:12:00Z">
              <w:rPr>
                <w:u w:val="single"/>
                <w:lang w:eastAsia="fr-FR"/>
              </w:rPr>
            </w:rPrChange>
          </w:rPr>
          <w:t>Примеры:</w:t>
        </w:r>
        <w:r w:rsidRPr="00F773DB">
          <w:rPr>
            <w:rFonts w:eastAsiaTheme="minorEastAsia" w:cstheme="minorHAnsi"/>
            <w:lang w:eastAsia="fr-FR"/>
            <w:rPrChange w:id="485" w:author="Дмитрий Камбаров" w:date="2026-04-15T16:12:00Z">
              <w:rPr>
                <w:lang w:eastAsia="fr-FR"/>
              </w:rPr>
            </w:rPrChange>
          </w:rPr>
          <w:t xml:space="preserve"> </w:t>
        </w:r>
        <w:r w:rsidRPr="00F773DB">
          <w:rPr>
            <w:rFonts w:eastAsiaTheme="minorEastAsia" w:cstheme="minorHAnsi"/>
            <w:bCs/>
            <w:lang w:val="en-US" w:eastAsia="fr-FR"/>
          </w:rPr>
          <w:t>ODN</w:t>
        </w:r>
        <w:r w:rsidRPr="00F773DB">
          <w:rPr>
            <w:rFonts w:eastAsiaTheme="minorEastAsia" w:cstheme="minorHAnsi"/>
            <w:bCs/>
            <w:lang w:val="de-DE" w:eastAsia="fr-FR"/>
          </w:rPr>
          <w:t>_K14</w:t>
        </w:r>
        <w:r w:rsidRPr="00F773DB">
          <w:rPr>
            <w:rFonts w:eastAsiaTheme="minorEastAsia" w:cstheme="minorHAnsi"/>
            <w:bCs/>
            <w:lang w:eastAsia="fr-FR"/>
          </w:rPr>
          <w:t>_</w:t>
        </w:r>
        <w:r w:rsidRPr="00F773DB">
          <w:rPr>
            <w:rFonts w:eastAsiaTheme="minorEastAsia" w:cstheme="minorHAnsi"/>
            <w:bCs/>
            <w:lang w:val="en-US" w:eastAsia="fr-FR"/>
          </w:rPr>
          <w:t>KON</w:t>
        </w:r>
        <w:r w:rsidRPr="00F773DB">
          <w:rPr>
            <w:rFonts w:eastAsiaTheme="minorEastAsia" w:cstheme="minorHAnsi"/>
            <w:bCs/>
            <w:lang w:eastAsia="fr-FR"/>
          </w:rPr>
          <w:t>_</w:t>
        </w:r>
        <w:r w:rsidRPr="00F773DB">
          <w:rPr>
            <w:rFonts w:eastAsiaTheme="minorEastAsia" w:cstheme="minorHAnsi"/>
            <w:bCs/>
            <w:lang w:val="de-DE" w:eastAsia="fr-FR"/>
          </w:rPr>
          <w:t>AR_R22</w:t>
        </w:r>
        <w:r w:rsidRPr="00F773DB">
          <w:rPr>
            <w:rFonts w:eastAsiaTheme="minorEastAsia" w:cstheme="minorHAnsi"/>
            <w:bCs/>
            <w:lang w:eastAsia="fr-FR"/>
          </w:rPr>
          <w:t xml:space="preserve">, </w:t>
        </w:r>
        <w:r w:rsidRPr="00F773DB">
          <w:rPr>
            <w:rFonts w:eastAsiaTheme="minorEastAsia" w:cstheme="minorHAnsi"/>
            <w:bCs/>
            <w:lang w:val="en-US" w:eastAsia="fr-FR"/>
          </w:rPr>
          <w:t>POZD</w:t>
        </w:r>
        <w:r w:rsidRPr="00F773DB">
          <w:rPr>
            <w:rFonts w:eastAsiaTheme="minorEastAsia" w:cstheme="minorHAnsi"/>
            <w:bCs/>
            <w:lang w:eastAsia="fr-FR"/>
          </w:rPr>
          <w:t>_</w:t>
        </w:r>
        <w:r w:rsidRPr="00F773DB">
          <w:rPr>
            <w:rFonts w:eastAsiaTheme="minorEastAsia" w:cstheme="minorHAnsi"/>
            <w:bCs/>
            <w:lang w:val="en-US" w:eastAsia="fr-FR"/>
          </w:rPr>
          <w:t>DTSD</w:t>
        </w:r>
        <w:r w:rsidRPr="00F773DB">
          <w:rPr>
            <w:rFonts w:eastAsiaTheme="minorEastAsia" w:cstheme="minorHAnsi"/>
            <w:bCs/>
            <w:lang w:eastAsia="fr-FR"/>
          </w:rPr>
          <w:t>_</w:t>
        </w:r>
        <w:r w:rsidRPr="00F773DB">
          <w:rPr>
            <w:rFonts w:eastAsiaTheme="minorEastAsia" w:cstheme="minorHAnsi"/>
            <w:bCs/>
            <w:lang w:val="en-US" w:eastAsia="fr-FR"/>
          </w:rPr>
          <w:t>PD</w:t>
        </w:r>
        <w:r w:rsidRPr="00F773DB">
          <w:rPr>
            <w:rFonts w:eastAsiaTheme="minorEastAsia" w:cstheme="minorHAnsi"/>
            <w:bCs/>
            <w:lang w:eastAsia="fr-FR"/>
          </w:rPr>
          <w:t>_</w:t>
        </w:r>
        <w:r w:rsidRPr="00F773DB">
          <w:rPr>
            <w:rFonts w:eastAsiaTheme="minorEastAsia" w:cstheme="minorHAnsi"/>
            <w:bCs/>
            <w:lang w:val="en-US" w:eastAsia="fr-FR"/>
          </w:rPr>
          <w:t>VK</w:t>
        </w:r>
        <w:r w:rsidRPr="00F773DB">
          <w:rPr>
            <w:rFonts w:eastAsiaTheme="minorEastAsia" w:cstheme="minorHAnsi"/>
            <w:bCs/>
            <w:lang w:eastAsia="fr-FR"/>
          </w:rPr>
          <w:t>_</w:t>
        </w:r>
        <w:r w:rsidRPr="00F773DB">
          <w:rPr>
            <w:rFonts w:eastAsiaTheme="minorEastAsia" w:cstheme="minorHAnsi"/>
            <w:bCs/>
            <w:lang w:val="en-US" w:eastAsia="fr-FR"/>
          </w:rPr>
          <w:t>R</w:t>
        </w:r>
        <w:r w:rsidRPr="00F773DB">
          <w:rPr>
            <w:rFonts w:eastAsiaTheme="minorEastAsia" w:cstheme="minorHAnsi"/>
            <w:bCs/>
            <w:lang w:eastAsia="fr-FR"/>
          </w:rPr>
          <w:t xml:space="preserve">22, </w:t>
        </w:r>
        <w:r w:rsidRPr="00F773DB">
          <w:rPr>
            <w:rFonts w:eastAsiaTheme="minorEastAsia" w:cstheme="minorHAnsi"/>
            <w:bCs/>
            <w:lang w:val="en-US" w:eastAsia="fr-FR"/>
          </w:rPr>
          <w:t>RMK</w:t>
        </w:r>
        <w:r w:rsidRPr="00F773DB">
          <w:rPr>
            <w:rFonts w:eastAsiaTheme="minorEastAsia" w:cstheme="minorHAnsi"/>
            <w:bCs/>
            <w:lang w:eastAsia="fr-FR"/>
          </w:rPr>
          <w:t>_K1_RD_OVO_R22</w:t>
        </w:r>
      </w:ins>
    </w:p>
    <w:p w14:paraId="588780A7" w14:textId="291980FD" w:rsidR="00F50294" w:rsidRPr="00F50294" w:rsidRDefault="00F50294">
      <w:pPr>
        <w:pStyle w:val="OMDV3"/>
        <w:rPr>
          <w:ins w:id="486" w:author="Дмитрий Камбаров" w:date="2026-04-15T16:14:00Z"/>
        </w:rPr>
        <w:pPrChange w:id="487" w:author="Дмитрий Камбаров" w:date="2026-04-15T16:40:00Z">
          <w:pPr>
            <w:pStyle w:val="OMDV6"/>
          </w:pPr>
        </w:pPrChange>
      </w:pPr>
      <w:ins w:id="488" w:author="Дмитрий Камбаров" w:date="2026-04-15T16:40:00Z">
        <w:r w:rsidRPr="00F50294">
          <w:t>Примечания:</w:t>
        </w:r>
      </w:ins>
    </w:p>
    <w:p w14:paraId="05BD4089" w14:textId="76C6AACD" w:rsidR="00F773DB" w:rsidRPr="00C55179" w:rsidRDefault="00F773DB">
      <w:pPr>
        <w:pStyle w:val="OMDV4"/>
        <w:rPr>
          <w:ins w:id="489" w:author="Дмитрий Камбаров" w:date="2026-04-15T16:17:00Z"/>
          <w:rFonts w:cs="Calibri"/>
          <w:lang w:val="ru-RU"/>
          <w:rPrChange w:id="490" w:author="D.Kambarov" w:date="2026-04-16T11:41:00Z" w16du:dateUtc="2026-04-16T08:41:00Z">
            <w:rPr>
              <w:ins w:id="491" w:author="Дмитрий Камбаров" w:date="2026-04-15T16:17:00Z"/>
              <w:rFonts w:cs="Calibri"/>
            </w:rPr>
          </w:rPrChange>
        </w:rPr>
        <w:pPrChange w:id="492" w:author="Дмитрий Камбаров" w:date="2026-04-15T16:40:00Z">
          <w:pPr>
            <w:pStyle w:val="OMDV3"/>
          </w:pPr>
        </w:pPrChange>
      </w:pPr>
      <w:ins w:id="493" w:author="Дмитрий Камбаров" w:date="2026-04-15T16:17:00Z">
        <w:r w:rsidRPr="00C55179">
          <w:rPr>
            <w:lang w:val="ru-RU"/>
            <w:rPrChange w:id="494" w:author="D.Kambarov" w:date="2026-04-16T11:42:00Z" w16du:dateUtc="2026-04-16T08:42:00Z">
              <w:rPr>
                <w:b/>
                <w:u w:val="single"/>
                <w:lang w:val="ru-RU"/>
              </w:rPr>
            </w:rPrChange>
          </w:rPr>
          <w:t>Запрещается</w:t>
        </w:r>
        <w:r w:rsidRPr="00C55179">
          <w:rPr>
            <w:lang w:val="ru-RU"/>
            <w:rPrChange w:id="495" w:author="D.Kambarov" w:date="2026-04-16T11:41:00Z" w16du:dateUtc="2026-04-16T08:41:00Z">
              <w:rPr>
                <w:b/>
                <w:lang w:val="ru-RU"/>
              </w:rPr>
            </w:rPrChange>
          </w:rPr>
          <w:t xml:space="preserve"> менять название модели после ее создания.</w:t>
        </w:r>
        <w:r w:rsidRPr="00C55179">
          <w:rPr>
            <w:lang w:val="ru-RU"/>
            <w:rPrChange w:id="496" w:author="D.Kambarov" w:date="2026-04-16T11:41:00Z" w16du:dateUtc="2026-04-16T08:41:00Z">
              <w:rPr/>
            </w:rPrChange>
          </w:rPr>
          <w:t xml:space="preserve"> </w:t>
        </w:r>
      </w:ins>
    </w:p>
    <w:p w14:paraId="4C0C4BC9" w14:textId="759D0C89" w:rsidR="00F773DB" w:rsidRPr="00C55179" w:rsidRDefault="00B21173">
      <w:pPr>
        <w:pStyle w:val="OMDV4"/>
        <w:rPr>
          <w:ins w:id="497" w:author="Дмитрий Камбаров" w:date="2026-04-15T16:35:00Z"/>
          <w:rFonts w:cs="Calibri"/>
          <w:lang w:val="ru-RU"/>
          <w:rPrChange w:id="498" w:author="D.Kambarov" w:date="2026-04-16T11:41:00Z" w16du:dateUtc="2026-04-16T08:41:00Z">
            <w:rPr>
              <w:ins w:id="499" w:author="Дмитрий Камбаров" w:date="2026-04-15T16:35:00Z"/>
              <w:rFonts w:cs="Calibri"/>
            </w:rPr>
          </w:rPrChange>
        </w:rPr>
        <w:pPrChange w:id="500" w:author="Дмитрий Камбаров" w:date="2026-04-15T16:40:00Z">
          <w:pPr>
            <w:pStyle w:val="OMDV3"/>
          </w:pPr>
        </w:pPrChange>
      </w:pPr>
      <w:ins w:id="501" w:author="Дмитрий Камбаров" w:date="2026-04-15T16:22:00Z">
        <w:r w:rsidRPr="00C55179">
          <w:rPr>
            <w:rFonts w:cs="Calibri"/>
            <w:lang w:val="ru-RU"/>
            <w:rPrChange w:id="502" w:author="D.Kambarov" w:date="2026-04-16T11:41:00Z" w16du:dateUtc="2026-04-16T08:41:00Z">
              <w:rPr>
                <w:rFonts w:cs="Calibri"/>
              </w:rPr>
            </w:rPrChange>
          </w:rPr>
          <w:t xml:space="preserve">Если иное не установлено в </w:t>
        </w:r>
        <w:r>
          <w:rPr>
            <w:rFonts w:cs="Calibri"/>
          </w:rPr>
          <w:t>BEP</w:t>
        </w:r>
        <w:r w:rsidRPr="00C55179">
          <w:rPr>
            <w:rFonts w:cs="Calibri"/>
            <w:lang w:val="ru-RU"/>
            <w:rPrChange w:id="503" w:author="D.Kambarov" w:date="2026-04-16T11:41:00Z" w16du:dateUtc="2026-04-16T08:41:00Z">
              <w:rPr>
                <w:rFonts w:cs="Calibri"/>
              </w:rPr>
            </w:rPrChange>
          </w:rPr>
          <w:t xml:space="preserve">, под отдельным здание </w:t>
        </w:r>
      </w:ins>
      <w:ins w:id="504" w:author="Дмитрий Камбаров" w:date="2026-04-15T16:23:00Z">
        <w:r w:rsidRPr="00C55179">
          <w:rPr>
            <w:rFonts w:cs="Calibri"/>
            <w:lang w:val="ru-RU"/>
            <w:rPrChange w:id="505" w:author="D.Kambarov" w:date="2026-04-16T11:41:00Z" w16du:dateUtc="2026-04-16T08:41:00Z">
              <w:rPr>
                <w:rFonts w:cs="Calibri"/>
              </w:rPr>
            </w:rPrChange>
          </w:rPr>
          <w:t xml:space="preserve">для целей разбиения </w:t>
        </w:r>
        <w:r>
          <w:rPr>
            <w:rFonts w:cs="Calibri"/>
          </w:rPr>
          <w:t>BIM</w:t>
        </w:r>
        <w:r w:rsidRPr="00C55179">
          <w:rPr>
            <w:rFonts w:cs="Calibri"/>
            <w:lang w:val="ru-RU"/>
            <w:rPrChange w:id="506" w:author="D.Kambarov" w:date="2026-04-16T11:41:00Z" w16du:dateUtc="2026-04-16T08:41:00Z">
              <w:rPr>
                <w:rFonts w:cs="Calibri"/>
              </w:rPr>
            </w:rPrChange>
          </w:rPr>
          <w:t>-моделей понимается один корпус строительства. Общий подземный паркинг со стилобатом проектируется в отдельной модели и логически считается отдель</w:t>
        </w:r>
      </w:ins>
      <w:ins w:id="507" w:author="Дмитрий Камбаров" w:date="2026-04-15T16:24:00Z">
        <w:r w:rsidRPr="00C55179">
          <w:rPr>
            <w:rFonts w:cs="Calibri"/>
            <w:lang w:val="ru-RU"/>
            <w:rPrChange w:id="508" w:author="D.Kambarov" w:date="2026-04-16T11:41:00Z" w16du:dateUtc="2026-04-16T08:41:00Z">
              <w:rPr>
                <w:rFonts w:cs="Calibri"/>
              </w:rPr>
            </w:rPrChange>
          </w:rPr>
          <w:t>ным зданием.</w:t>
        </w:r>
      </w:ins>
    </w:p>
    <w:p w14:paraId="5F947C33" w14:textId="45DE57F8" w:rsidR="00360ADF" w:rsidRPr="00C55179" w:rsidRDefault="00360ADF">
      <w:pPr>
        <w:pStyle w:val="OMDV4"/>
        <w:rPr>
          <w:ins w:id="509" w:author="Дмитрий Камбаров" w:date="2026-04-15T16:37:00Z"/>
          <w:rFonts w:ascii="Calibri" w:hAnsi="Calibri" w:cs="Calibri"/>
          <w:color w:val="000000"/>
          <w:lang w:val="ru-RU"/>
          <w:rPrChange w:id="510" w:author="D.Kambarov" w:date="2026-04-16T11:41:00Z" w16du:dateUtc="2026-04-16T08:41:00Z">
            <w:rPr>
              <w:ins w:id="511" w:author="Дмитрий Камбаров" w:date="2026-04-15T16:37:00Z"/>
              <w:lang w:val="ru-RU"/>
            </w:rPr>
          </w:rPrChange>
        </w:rPr>
        <w:pPrChange w:id="512" w:author="Дмитрий Камбаров" w:date="2026-04-15T16:40:00Z">
          <w:pPr>
            <w:pStyle w:val="OMDV3"/>
          </w:pPr>
        </w:pPrChange>
      </w:pPr>
      <w:ins w:id="513" w:author="Дмитрий Камбаров" w:date="2026-04-15T16:37:00Z">
        <w:r w:rsidRPr="00C55179">
          <w:rPr>
            <w:lang w:val="ru-RU"/>
            <w:rPrChange w:id="514" w:author="D.Kambarov" w:date="2026-04-16T11:41:00Z" w16du:dateUtc="2026-04-16T08:41:00Z">
              <w:rPr/>
            </w:rPrChange>
          </w:rPr>
          <w:t xml:space="preserve">В общем случае архитектурная модель подлежит дополнительному разделению при наличии на объекте вентилируемого фасада. При использовании невентилируемого фасада обязательное разделение архитектурной модели не требуется, если иное не установлено в </w:t>
        </w:r>
        <w:r w:rsidRPr="00360ADF">
          <w:t>BEP</w:t>
        </w:r>
        <w:r w:rsidRPr="00C55179">
          <w:rPr>
            <w:lang w:val="ru-RU"/>
            <w:rPrChange w:id="515" w:author="D.Kambarov" w:date="2026-04-16T11:41:00Z" w16du:dateUtc="2026-04-16T08:41:00Z">
              <w:rPr/>
            </w:rPrChange>
          </w:rPr>
          <w:t>.</w:t>
        </w:r>
      </w:ins>
    </w:p>
    <w:p w14:paraId="5FB3081F" w14:textId="393FCC7C" w:rsidR="00360ADF" w:rsidRPr="00160201" w:rsidRDefault="00360ADF">
      <w:pPr>
        <w:pStyle w:val="OMDV4"/>
        <w:rPr>
          <w:ins w:id="516" w:author="Дмитрий Камбаров" w:date="2026-04-15T16:35:00Z"/>
          <w:rFonts w:ascii="Calibri" w:hAnsi="Calibri" w:cs="Calibri"/>
          <w:b/>
          <w:bCs/>
          <w:caps/>
          <w:color w:val="000000"/>
          <w:lang w:val="ru-RU"/>
          <w:rPrChange w:id="517" w:author="D.Kambarov" w:date="2026-04-24T10:49:00Z" w16du:dateUtc="2026-04-24T07:49:00Z">
            <w:rPr>
              <w:ins w:id="518" w:author="Дмитрий Камбаров" w:date="2026-04-15T16:35:00Z"/>
              <w:rFonts w:ascii="Calibri" w:eastAsiaTheme="minorEastAsia" w:hAnsi="Calibri" w:cs="Calibri"/>
              <w:b w:val="0"/>
              <w:bCs w:val="0"/>
              <w:caps w:val="0"/>
              <w:color w:val="000000"/>
              <w:spacing w:val="0"/>
              <w:sz w:val="22"/>
              <w:szCs w:val="22"/>
              <w:lang w:eastAsia="fr-FR"/>
            </w:rPr>
          </w:rPrChange>
        </w:rPr>
        <w:pPrChange w:id="519" w:author="Дмитрий Камбаров" w:date="2026-04-15T16:40:00Z">
          <w:pPr>
            <w:pStyle w:val="OMDEV"/>
          </w:pPr>
        </w:pPrChange>
      </w:pPr>
      <w:ins w:id="520" w:author="Дмитрий Камбаров" w:date="2026-04-15T16:35:00Z">
        <w:r w:rsidRPr="00360ADF">
          <w:rPr>
            <w:lang w:val="ru-RU"/>
            <w:rPrChange w:id="521" w:author="Дмитрий Камбаров" w:date="2026-04-15T16:37:00Z">
              <w:rPr/>
            </w:rPrChange>
          </w:rPr>
          <w:t xml:space="preserve">При разделении моделей на подразделы, необходимо соблюдать преемственность маркировки. </w:t>
        </w:r>
        <w:r w:rsidRPr="00C55179">
          <w:rPr>
            <w:lang w:val="ru-RU"/>
            <w:rPrChange w:id="522" w:author="D.Kambarov" w:date="2026-04-16T11:41:00Z" w16du:dateUtc="2026-04-16T08:41:00Z">
              <w:rPr>
                <w:b w:val="0"/>
                <w:bCs w:val="0"/>
                <w:caps w:val="0"/>
              </w:rPr>
            </w:rPrChange>
          </w:rPr>
          <w:t>Индекс _</w:t>
        </w:r>
        <w:r>
          <w:t>VK</w:t>
        </w:r>
        <w:r w:rsidRPr="00C55179">
          <w:rPr>
            <w:lang w:val="ru-RU"/>
            <w:rPrChange w:id="523" w:author="D.Kambarov" w:date="2026-04-16T11:41:00Z" w16du:dateUtc="2026-04-16T08:41:00Z">
              <w:rPr>
                <w:b w:val="0"/>
                <w:bCs w:val="0"/>
                <w:caps w:val="0"/>
              </w:rPr>
            </w:rPrChange>
          </w:rPr>
          <w:t xml:space="preserve"> неизменный, после него допускается добавить 1 или 2 буквы для уточнения подраздела (например водоснабжение </w:t>
        </w:r>
        <w:r>
          <w:t>VKV</w:t>
        </w:r>
        <w:r w:rsidRPr="00C55179">
          <w:rPr>
            <w:lang w:val="ru-RU"/>
            <w:rPrChange w:id="524" w:author="D.Kambarov" w:date="2026-04-16T11:41:00Z" w16du:dateUtc="2026-04-16T08:41:00Z">
              <w:rPr>
                <w:b w:val="0"/>
                <w:bCs w:val="0"/>
                <w:caps w:val="0"/>
              </w:rPr>
            </w:rPrChange>
          </w:rPr>
          <w:t xml:space="preserve"> и водоотведение </w:t>
        </w:r>
        <w:r>
          <w:t>VKK</w:t>
        </w:r>
        <w:r w:rsidRPr="00C55179">
          <w:rPr>
            <w:lang w:val="ru-RU"/>
            <w:rPrChange w:id="525" w:author="D.Kambarov" w:date="2026-04-16T11:41:00Z" w16du:dateUtc="2026-04-16T08:41:00Z">
              <w:rPr>
                <w:b w:val="0"/>
                <w:bCs w:val="0"/>
                <w:caps w:val="0"/>
              </w:rPr>
            </w:rPrChange>
          </w:rPr>
          <w:t xml:space="preserve">). Разделение на подразделы допускается по согласованию с </w:t>
        </w:r>
        <w:r>
          <w:t>BIM</w:t>
        </w:r>
        <w:r w:rsidRPr="00C55179">
          <w:rPr>
            <w:lang w:val="ru-RU"/>
            <w:rPrChange w:id="526" w:author="D.Kambarov" w:date="2026-04-16T11:41:00Z" w16du:dateUtc="2026-04-16T08:41:00Z">
              <w:rPr>
                <w:b w:val="0"/>
                <w:bCs w:val="0"/>
                <w:caps w:val="0"/>
              </w:rPr>
            </w:rPrChange>
          </w:rPr>
          <w:t xml:space="preserve"> отделом ОМ Девелопмент. Необходимо следить за тем, чтобы поисковые наборы в </w:t>
        </w:r>
        <w:r>
          <w:t>Navisworks</w:t>
        </w:r>
        <w:r w:rsidRPr="00C55179">
          <w:rPr>
            <w:lang w:val="ru-RU"/>
            <w:rPrChange w:id="527" w:author="D.Kambarov" w:date="2026-04-16T11:41:00Z" w16du:dateUtc="2026-04-16T08:41:00Z">
              <w:rPr>
                <w:b w:val="0"/>
                <w:bCs w:val="0"/>
                <w:caps w:val="0"/>
              </w:rPr>
            </w:rPrChange>
          </w:rPr>
          <w:t xml:space="preserve"> не конфликтовали с выбранными кодировками разделов.</w:t>
        </w:r>
      </w:ins>
    </w:p>
    <w:p w14:paraId="48FA96DC" w14:textId="287F7F58" w:rsidR="00360ADF" w:rsidRDefault="000C56AF" w:rsidP="000C56AF">
      <w:pPr>
        <w:pStyle w:val="OMDV2"/>
        <w:rPr>
          <w:ins w:id="528" w:author="Дмитрий Камбаров" w:date="2026-04-15T17:25:00Z"/>
          <w:lang w:val="ru-RU"/>
        </w:rPr>
      </w:pPr>
      <w:ins w:id="529" w:author="Дмитрий Камбаров" w:date="2026-04-15T17:24:00Z">
        <w:r w:rsidRPr="000C56AF">
          <w:rPr>
            <w:lang w:val="ru-RU"/>
            <w:rPrChange w:id="530" w:author="Дмитрий Камбаров" w:date="2026-04-15T17:24:00Z">
              <w:rPr/>
            </w:rPrChange>
          </w:rPr>
          <w:t xml:space="preserve">Рекомендуемый максимальный размер одного файла модели в формате </w:t>
        </w:r>
        <w:r w:rsidRPr="000C56AF">
          <w:t>RVT</w:t>
        </w:r>
        <w:r w:rsidRPr="000C56AF">
          <w:rPr>
            <w:lang w:val="ru-RU"/>
            <w:rPrChange w:id="531" w:author="Дмитрий Камбаров" w:date="2026-04-15T17:24:00Z">
              <w:rPr/>
            </w:rPrChange>
          </w:rPr>
          <w:t xml:space="preserve"> составляет 300 МБ. </w:t>
        </w:r>
        <w:r w:rsidRPr="00C55179">
          <w:rPr>
            <w:lang w:val="ru-RU"/>
            <w:rPrChange w:id="532" w:author="D.Kambarov" w:date="2026-04-16T11:41:00Z" w16du:dateUtc="2026-04-16T08:41:00Z">
              <w:rPr/>
            </w:rPrChange>
          </w:rPr>
          <w:t xml:space="preserve">Превышение данного значения допускается по согласованию с </w:t>
        </w:r>
        <w:r w:rsidRPr="000C56AF">
          <w:t>BIM</w:t>
        </w:r>
        <w:r w:rsidRPr="00C55179">
          <w:rPr>
            <w:lang w:val="ru-RU"/>
            <w:rPrChange w:id="533" w:author="D.Kambarov" w:date="2026-04-16T11:41:00Z" w16du:dateUtc="2026-04-16T08:41:00Z">
              <w:rPr/>
            </w:rPrChange>
          </w:rPr>
          <w:t xml:space="preserve">-отделом ОМ Девелопмент и подлежит фиксации в </w:t>
        </w:r>
        <w:r w:rsidRPr="000C56AF">
          <w:t>BEP</w:t>
        </w:r>
        <w:r w:rsidRPr="00C55179">
          <w:rPr>
            <w:lang w:val="ru-RU"/>
            <w:rPrChange w:id="534" w:author="D.Kambarov" w:date="2026-04-16T11:41:00Z" w16du:dateUtc="2026-04-16T08:41:00Z">
              <w:rPr/>
            </w:rPrChange>
          </w:rPr>
          <w:t>.</w:t>
        </w:r>
      </w:ins>
    </w:p>
    <w:p w14:paraId="34B3F254" w14:textId="77785A23" w:rsidR="000C56AF" w:rsidRDefault="000C56AF" w:rsidP="000C56AF">
      <w:pPr>
        <w:pStyle w:val="OMDV2"/>
        <w:rPr>
          <w:ins w:id="535" w:author="Дмитрий Камбаров" w:date="2026-04-15T17:58:00Z"/>
          <w:lang w:val="ru-RU"/>
        </w:rPr>
      </w:pPr>
      <w:ins w:id="536" w:author="Дмитрий Камбаров" w:date="2026-04-15T17:25:00Z">
        <w:r w:rsidRPr="00C55179">
          <w:rPr>
            <w:lang w:val="ru-RU"/>
            <w:rPrChange w:id="537" w:author="D.Kambarov" w:date="2026-04-16T11:41:00Z" w16du:dateUtc="2026-04-16T08:41:00Z">
              <w:rPr/>
            </w:rPrChange>
          </w:rPr>
          <w:t xml:space="preserve">При разделении модели раздела на несколько самостоятельных файлов должна быть сформирована сводная модель. </w:t>
        </w:r>
        <w:r w:rsidRPr="000C56AF">
          <w:t>Перечень моделей, используемых для оформления документации, фиксируется в BEP.</w:t>
        </w:r>
      </w:ins>
    </w:p>
    <w:p w14:paraId="205FA4C5" w14:textId="03DD4BC5" w:rsidR="00DD0D96" w:rsidRDefault="00DD0D96">
      <w:pPr>
        <w:pStyle w:val="OMDV2"/>
        <w:rPr>
          <w:ins w:id="538" w:author="D.Kambarov" w:date="2026-04-16T14:24:00Z" w16du:dateUtc="2026-04-16T11:24:00Z"/>
          <w:lang w:val="ru-RU"/>
        </w:rPr>
      </w:pPr>
      <w:ins w:id="539" w:author="Дмитрий Камбаров" w:date="2026-04-15T17:58:00Z">
        <w:r w:rsidRPr="00DD0D96">
          <w:rPr>
            <w:lang w:val="ru-RU"/>
          </w:rPr>
          <w:t>При использовании совместной работы и рабочих наборов их состав, наименования и назначение должны быть зафиксированы в BEP.</w:t>
        </w:r>
      </w:ins>
    </w:p>
    <w:p w14:paraId="10B4296C" w14:textId="09330DEB" w:rsidR="00DD6A3D" w:rsidRPr="00F21164" w:rsidDel="00F21164" w:rsidRDefault="00DD6A3D">
      <w:pPr>
        <w:pStyle w:val="OMDV2"/>
        <w:rPr>
          <w:del w:id="540" w:author="D.Kambarov" w:date="2026-04-16T14:25:00Z" w16du:dateUtc="2026-04-16T11:25:00Z"/>
          <w:lang w:val="ru-RU"/>
          <w:rPrChange w:id="541" w:author="D.Kambarov" w:date="2026-04-16T14:25:00Z" w16du:dateUtc="2026-04-16T11:25:00Z">
            <w:rPr>
              <w:del w:id="542" w:author="D.Kambarov" w:date="2026-04-16T14:25:00Z" w16du:dateUtc="2026-04-16T11:25:00Z"/>
            </w:rPr>
          </w:rPrChange>
        </w:rPr>
      </w:pPr>
      <w:ins w:id="543" w:author="D.Kambarov" w:date="2026-04-16T14:24:00Z">
        <w:r w:rsidRPr="00F21164">
          <w:rPr>
            <w:lang w:val="ru-RU"/>
            <w:rPrChange w:id="544" w:author="D.Kambarov" w:date="2026-04-16T14:25:00Z" w16du:dateUtc="2026-04-16T11:25:00Z">
              <w:rPr/>
            </w:rPrChange>
          </w:rPr>
          <w:t xml:space="preserve">Дублирование элементов в моделях смежных разделов, а также дублирование элементов из связанных моделей не допускается, за исключением </w:t>
        </w:r>
      </w:ins>
      <w:ins w:id="545" w:author="D.Kambarov" w:date="2026-04-16T14:25:00Z" w16du:dateUtc="2026-04-16T11:25:00Z">
        <w:r w:rsidRPr="00F21164">
          <w:rPr>
            <w:lang w:val="ru-RU"/>
            <w:rPrChange w:id="546" w:author="D.Kambarov" w:date="2026-04-16T14:25:00Z" w16du:dateUtc="2026-04-16T11:25:00Z">
              <w:rPr/>
            </w:rPrChange>
          </w:rPr>
          <w:t xml:space="preserve">следующих </w:t>
        </w:r>
      </w:ins>
      <w:ins w:id="547" w:author="D.Kambarov" w:date="2026-04-16T14:24:00Z">
        <w:r w:rsidRPr="00F21164">
          <w:rPr>
            <w:lang w:val="ru-RU"/>
            <w:rPrChange w:id="548" w:author="D.Kambarov" w:date="2026-04-16T14:25:00Z" w16du:dateUtc="2026-04-16T11:25:00Z">
              <w:rPr/>
            </w:rPrChange>
          </w:rPr>
          <w:t>случаев</w:t>
        </w:r>
      </w:ins>
      <w:ins w:id="549" w:author="D.Kambarov" w:date="2026-04-16T14:46:00Z" w16du:dateUtc="2026-04-16T11:46:00Z">
        <w:r w:rsidR="002422CF" w:rsidRPr="002422CF">
          <w:rPr>
            <w:lang w:val="ru-RU"/>
            <w:rPrChange w:id="550" w:author="D.Kambarov" w:date="2026-04-16T14:46:00Z" w16du:dateUtc="2026-04-16T11:46:00Z">
              <w:rPr/>
            </w:rPrChange>
          </w:rPr>
          <w:t>:</w:t>
        </w:r>
      </w:ins>
    </w:p>
    <w:p w14:paraId="2FD7CC59" w14:textId="77777777" w:rsidR="00F21164" w:rsidRPr="00160201" w:rsidRDefault="00F21164">
      <w:pPr>
        <w:pStyle w:val="OMDV2"/>
        <w:rPr>
          <w:ins w:id="551" w:author="D.Kambarov" w:date="2026-04-16T14:25:00Z" w16du:dateUtc="2026-04-16T11:25:00Z"/>
          <w:lang w:val="ru-RU"/>
          <w:rPrChange w:id="552" w:author="D.Kambarov" w:date="2026-04-24T10:49:00Z" w16du:dateUtc="2026-04-24T07:49:00Z">
            <w:rPr>
              <w:ins w:id="553" w:author="D.Kambarov" w:date="2026-04-16T14:25:00Z" w16du:dateUtc="2026-04-16T11:25:00Z"/>
              <w:rFonts w:eastAsiaTheme="minorEastAsia"/>
              <w:lang w:eastAsia="fr-FR"/>
            </w:rPr>
          </w:rPrChange>
        </w:rPr>
        <w:pPrChange w:id="554" w:author="D.Kambarov" w:date="2026-04-16T14:25:00Z" w16du:dateUtc="2026-04-16T11:25:00Z">
          <w:pPr>
            <w:pStyle w:val="af1"/>
            <w:numPr>
              <w:numId w:val="57"/>
            </w:numPr>
            <w:spacing w:before="240"/>
          </w:pPr>
        </w:pPrChange>
      </w:pPr>
    </w:p>
    <w:p w14:paraId="30BF5070" w14:textId="77777777" w:rsidR="00F21164" w:rsidRPr="00F21164" w:rsidRDefault="00F21164" w:rsidP="00F21164">
      <w:pPr>
        <w:pStyle w:val="OMDV3"/>
        <w:rPr>
          <w:ins w:id="555" w:author="D.Kambarov" w:date="2026-04-16T14:25:00Z" w16du:dateUtc="2026-04-16T11:25:00Z"/>
          <w:lang w:val="ru-RU"/>
        </w:rPr>
      </w:pPr>
      <w:ins w:id="556" w:author="D.Kambarov" w:date="2026-04-16T14:25:00Z" w16du:dateUtc="2026-04-16T11:25:00Z">
        <w:r w:rsidRPr="00F21164">
          <w:rPr>
            <w:lang w:val="ru-RU"/>
          </w:rPr>
          <w:t>В архитектурной модели допускается дублирование несущих стен и перекрытий исключительно в целях размещения элементов, требующих основы, включая окна и двери. Такие элементы должны:</w:t>
        </w:r>
      </w:ins>
    </w:p>
    <w:p w14:paraId="367DB7D9" w14:textId="77777777" w:rsidR="00F21164" w:rsidRPr="00F21164" w:rsidRDefault="00F21164">
      <w:pPr>
        <w:pStyle w:val="OM"/>
        <w:rPr>
          <w:ins w:id="557" w:author="D.Kambarov" w:date="2026-04-16T14:25:00Z" w16du:dateUtc="2026-04-16T11:25:00Z"/>
        </w:rPr>
        <w:pPrChange w:id="558" w:author="D.Kambarov" w:date="2026-04-16T14:26:00Z" w16du:dateUtc="2026-04-16T11:26:00Z">
          <w:pPr>
            <w:pStyle w:val="OMDV3"/>
          </w:pPr>
        </w:pPrChange>
      </w:pPr>
      <w:ins w:id="559" w:author="D.Kambarov" w:date="2026-04-16T14:25:00Z" w16du:dateUtc="2026-04-16T11:25:00Z">
        <w:r w:rsidRPr="00F21164">
          <w:t xml:space="preserve">быть выполнены отдельными типами; </w:t>
        </w:r>
      </w:ins>
    </w:p>
    <w:p w14:paraId="1002CD89" w14:textId="77777777" w:rsidR="00F21164" w:rsidRDefault="00F21164" w:rsidP="00F21164">
      <w:pPr>
        <w:pStyle w:val="OM"/>
        <w:rPr>
          <w:ins w:id="560" w:author="D.Kambarov" w:date="2026-04-16T14:47:00Z" w16du:dateUtc="2026-04-16T11:47:00Z"/>
        </w:rPr>
      </w:pPr>
      <w:ins w:id="561" w:author="D.Kambarov" w:date="2026-04-16T14:25:00Z" w16du:dateUtc="2026-04-16T11:25:00Z">
        <w:r w:rsidRPr="00F21164">
          <w:t xml:space="preserve">иметь отключённый параметр «Граница помещения»; </w:t>
        </w:r>
      </w:ins>
    </w:p>
    <w:p w14:paraId="173C54AD" w14:textId="5BED7B0D" w:rsidR="002422CF" w:rsidRPr="00F21164" w:rsidRDefault="002422CF">
      <w:pPr>
        <w:pStyle w:val="OM"/>
        <w:rPr>
          <w:ins w:id="562" w:author="D.Kambarov" w:date="2026-04-16T14:25:00Z" w16du:dateUtc="2026-04-16T11:25:00Z"/>
        </w:rPr>
        <w:pPrChange w:id="563" w:author="D.Kambarov" w:date="2026-04-16T14:26:00Z" w16du:dateUtc="2026-04-16T11:26:00Z">
          <w:pPr>
            <w:pStyle w:val="OMDV3"/>
          </w:pPr>
        </w:pPrChange>
      </w:pPr>
      <w:ins w:id="564" w:author="D.Kambarov" w:date="2026-04-16T14:47:00Z">
        <w:r w:rsidRPr="002422CF">
          <w:t xml:space="preserve">иметь булевый параметр </w:t>
        </w:r>
        <w:r w:rsidRPr="002422CF">
          <w:rPr>
            <w:b/>
            <w:bCs/>
          </w:rPr>
          <w:t>OMDV_КЖ-Дубль</w:t>
        </w:r>
        <w:r w:rsidRPr="002422CF">
          <w:t>, установленный в значение «Да».</w:t>
        </w:r>
      </w:ins>
    </w:p>
    <w:p w14:paraId="56BB22D3" w14:textId="7F410412" w:rsidR="00F21164" w:rsidRDefault="00F21164" w:rsidP="00F21164">
      <w:pPr>
        <w:pStyle w:val="OMDV3"/>
        <w:rPr>
          <w:ins w:id="565" w:author="D.Kambarov" w:date="2026-04-16T14:28:00Z" w16du:dateUtc="2026-04-16T11:28:00Z"/>
          <w:lang w:val="ru-RU"/>
        </w:rPr>
      </w:pPr>
      <w:ins w:id="566" w:author="D.Kambarov" w:date="2026-04-16T14:27:00Z" w16du:dateUtc="2026-04-16T11:27:00Z">
        <w:r>
          <w:rPr>
            <w:lang w:val="ru-RU"/>
          </w:rPr>
          <w:t xml:space="preserve">На </w:t>
        </w:r>
      </w:ins>
      <w:ins w:id="567" w:author="D.Kambarov" w:date="2026-04-16T14:48:00Z" w16du:dateUtc="2026-04-16T11:48:00Z">
        <w:r w:rsidR="002422CF">
          <w:rPr>
            <w:lang w:val="ru-RU"/>
          </w:rPr>
          <w:t xml:space="preserve">контрольном состоянии </w:t>
        </w:r>
      </w:ins>
      <w:ins w:id="568" w:author="D.Kambarov" w:date="2026-04-16T14:28:00Z" w16du:dateUtc="2026-04-16T11:28:00Z">
        <w:r>
          <w:rPr>
            <w:lang w:val="ru-RU"/>
          </w:rPr>
          <w:t xml:space="preserve">модели по КС-1 </w:t>
        </w:r>
      </w:ins>
      <w:ins w:id="569" w:author="D.Kambarov" w:date="2026-04-16T14:27:00Z">
        <w:r w:rsidRPr="00F21164">
          <w:rPr>
            <w:lang w:val="ru-RU"/>
          </w:rPr>
          <w:t>допускается дублирование оконечного инженерного оборудования в моделях разделов АР и АИ.</w:t>
        </w:r>
      </w:ins>
    </w:p>
    <w:p w14:paraId="494FA148" w14:textId="1402B9E6" w:rsidR="00F21164" w:rsidRDefault="00F21164" w:rsidP="00F21164">
      <w:pPr>
        <w:pStyle w:val="OMDV3"/>
        <w:rPr>
          <w:ins w:id="570" w:author="D.Kambarov" w:date="2026-04-16T14:29:00Z" w16du:dateUtc="2026-04-16T11:29:00Z"/>
          <w:lang w:val="ru-RU"/>
        </w:rPr>
      </w:pPr>
      <w:ins w:id="571" w:author="D.Kambarov" w:date="2026-04-16T14:28:00Z">
        <w:r w:rsidRPr="00F21164">
          <w:rPr>
            <w:lang w:val="ru-RU"/>
          </w:rPr>
          <w:t xml:space="preserve">Допускается дублирование оборудования разделов ОВ и ВК в моделях разделов ЭОМ и СС при условии исключения такого оборудования из спецификаций соответствующих моделей. Для таких элементов должен быть заполнен параметр </w:t>
        </w:r>
        <w:r w:rsidRPr="00F21164">
          <w:rPr>
            <w:b/>
            <w:bCs/>
            <w:lang w:val="ru-RU"/>
          </w:rPr>
          <w:t>OMDV_Группа конструкции</w:t>
        </w:r>
        <w:r w:rsidRPr="00F21164">
          <w:rPr>
            <w:lang w:val="ru-RU"/>
          </w:rPr>
          <w:t xml:space="preserve"> со значением </w:t>
        </w:r>
        <w:r w:rsidRPr="00F21164">
          <w:rPr>
            <w:b/>
            <w:bCs/>
            <w:lang w:val="ru-RU"/>
          </w:rPr>
          <w:t>«ОВ-Дубль»</w:t>
        </w:r>
        <w:r w:rsidRPr="00F21164">
          <w:rPr>
            <w:lang w:val="ru-RU"/>
          </w:rPr>
          <w:t xml:space="preserve"> или </w:t>
        </w:r>
        <w:r w:rsidRPr="00F21164">
          <w:rPr>
            <w:b/>
            <w:bCs/>
            <w:lang w:val="ru-RU"/>
          </w:rPr>
          <w:t>«ВК-Дубль»</w:t>
        </w:r>
        <w:r w:rsidRPr="00F21164">
          <w:rPr>
            <w:lang w:val="ru-RU"/>
          </w:rPr>
          <w:t xml:space="preserve"> соответственно.</w:t>
        </w:r>
      </w:ins>
    </w:p>
    <w:p w14:paraId="38581763" w14:textId="4FEFED01" w:rsidR="00F21164" w:rsidRDefault="00F21164" w:rsidP="00F21164">
      <w:pPr>
        <w:pStyle w:val="OMDV2"/>
        <w:rPr>
          <w:ins w:id="572" w:author="D.Kambarov" w:date="2026-04-16T14:31:00Z" w16du:dateUtc="2026-04-16T11:31:00Z"/>
          <w:lang w:val="ru-RU"/>
        </w:rPr>
      </w:pPr>
      <w:ins w:id="573" w:author="D.Kambarov" w:date="2026-04-16T14:30:00Z">
        <w:r w:rsidRPr="00F21164">
          <w:rPr>
            <w:lang w:val="ru-RU"/>
            <w:rPrChange w:id="574" w:author="D.Kambarov" w:date="2026-04-16T14:30:00Z" w16du:dateUtc="2026-04-16T11:30:00Z">
              <w:rPr/>
            </w:rPrChange>
          </w:rPr>
          <w:t>До начала моделирования должен быть сформирован единый разбивочный файл проекта, содержащий:</w:t>
        </w:r>
      </w:ins>
    </w:p>
    <w:p w14:paraId="7BCB48BF" w14:textId="372135FA" w:rsidR="00F21164" w:rsidRPr="00F21164" w:rsidRDefault="00F21164" w:rsidP="00F21164">
      <w:pPr>
        <w:pStyle w:val="OM"/>
        <w:rPr>
          <w:ins w:id="575" w:author="D.Kambarov" w:date="2026-04-16T14:31:00Z"/>
          <w:lang w:eastAsia="fr-FR"/>
        </w:rPr>
      </w:pPr>
      <w:ins w:id="576" w:author="D.Kambarov" w:date="2026-04-16T14:31:00Z">
        <w:r w:rsidRPr="00F21164">
          <w:rPr>
            <w:lang w:eastAsia="fr-FR"/>
          </w:rPr>
          <w:t xml:space="preserve">абсолютные и относительные координаты проекта; </w:t>
        </w:r>
      </w:ins>
    </w:p>
    <w:p w14:paraId="40B2B83B" w14:textId="41B0138E" w:rsidR="00F21164" w:rsidRPr="00F21164" w:rsidRDefault="00F21164" w:rsidP="00F21164">
      <w:pPr>
        <w:pStyle w:val="OM"/>
        <w:rPr>
          <w:ins w:id="577" w:author="D.Kambarov" w:date="2026-04-16T14:31:00Z"/>
          <w:lang w:eastAsia="fr-FR"/>
        </w:rPr>
      </w:pPr>
      <w:ins w:id="578" w:author="D.Kambarov" w:date="2026-04-16T14:31:00Z">
        <w:r w:rsidRPr="00F21164">
          <w:rPr>
            <w:lang w:eastAsia="fr-FR"/>
          </w:rPr>
          <w:t xml:space="preserve">направление истинного севера; </w:t>
        </w:r>
      </w:ins>
    </w:p>
    <w:p w14:paraId="23527831" w14:textId="4C4C6164" w:rsidR="00F21164" w:rsidRPr="00F21164" w:rsidRDefault="00F21164" w:rsidP="00F21164">
      <w:pPr>
        <w:pStyle w:val="OM"/>
        <w:rPr>
          <w:ins w:id="579" w:author="D.Kambarov" w:date="2026-04-16T14:31:00Z"/>
          <w:lang w:eastAsia="fr-FR"/>
        </w:rPr>
      </w:pPr>
      <w:ins w:id="580" w:author="D.Kambarov" w:date="2026-04-16T14:31:00Z">
        <w:r w:rsidRPr="00F21164">
          <w:rPr>
            <w:lang w:eastAsia="fr-FR"/>
          </w:rPr>
          <w:lastRenderedPageBreak/>
          <w:t xml:space="preserve">координационные оси; </w:t>
        </w:r>
      </w:ins>
    </w:p>
    <w:p w14:paraId="1A12706A" w14:textId="343080E1" w:rsidR="00F21164" w:rsidRDefault="00F21164" w:rsidP="00F21164">
      <w:pPr>
        <w:pStyle w:val="OM"/>
        <w:rPr>
          <w:ins w:id="581" w:author="D.Kambarov" w:date="2026-04-16T14:34:00Z" w16du:dateUtc="2026-04-16T11:34:00Z"/>
          <w:lang w:eastAsia="fr-FR"/>
        </w:rPr>
      </w:pPr>
      <w:ins w:id="582" w:author="D.Kambarov" w:date="2026-04-16T14:31:00Z">
        <w:r w:rsidRPr="00F21164">
          <w:rPr>
            <w:lang w:eastAsia="fr-FR"/>
          </w:rPr>
          <w:t>уровни.</w:t>
        </w:r>
      </w:ins>
    </w:p>
    <w:p w14:paraId="63854BBD" w14:textId="605DBAD0" w:rsidR="00F21164" w:rsidRPr="00F21164" w:rsidRDefault="00F21164">
      <w:pPr>
        <w:pStyle w:val="OMDV3"/>
        <w:rPr>
          <w:ins w:id="583" w:author="D.Kambarov" w:date="2026-04-16T14:30:00Z"/>
          <w:lang w:val="ru-RU"/>
          <w:rPrChange w:id="584" w:author="D.Kambarov" w:date="2026-04-16T14:34:00Z" w16du:dateUtc="2026-04-16T11:34:00Z">
            <w:rPr>
              <w:ins w:id="585" w:author="D.Kambarov" w:date="2026-04-16T14:30:00Z"/>
            </w:rPr>
          </w:rPrChange>
        </w:rPr>
        <w:pPrChange w:id="586" w:author="D.Kambarov" w:date="2026-04-16T14:34:00Z" w16du:dateUtc="2026-04-16T11:34:00Z">
          <w:pPr>
            <w:pStyle w:val="OMDV2"/>
          </w:pPr>
        </w:pPrChange>
      </w:pPr>
      <w:ins w:id="587" w:author="D.Kambarov" w:date="2026-04-16T14:34:00Z">
        <w:r w:rsidRPr="00F21164">
          <w:rPr>
            <w:lang w:val="ru-RU"/>
          </w:rPr>
          <w:t>Базовая точка проекта должна находиться не далее 1 000 000 мм от точки съёмки.</w:t>
        </w:r>
      </w:ins>
    </w:p>
    <w:p w14:paraId="0DAB34AD" w14:textId="5B51BF9F" w:rsidR="00F21164" w:rsidRDefault="00F21164" w:rsidP="00F21164">
      <w:pPr>
        <w:pStyle w:val="OMDV2"/>
        <w:rPr>
          <w:ins w:id="588" w:author="D.Kambarov" w:date="2026-04-16T14:33:00Z" w16du:dateUtc="2026-04-16T11:33:00Z"/>
          <w:lang w:val="ru-RU"/>
        </w:rPr>
      </w:pPr>
      <w:ins w:id="589" w:author="D.Kambarov" w:date="2026-04-16T14:32:00Z">
        <w:r w:rsidRPr="00F21164">
          <w:rPr>
            <w:lang w:val="ru-RU"/>
          </w:rPr>
          <w:t>Для каждого объекта строительства должен использоваться один разбивочный файл, являющийся источником общих координат, осей и уровней для всех BIM-моделей проекта.</w:t>
        </w:r>
      </w:ins>
    </w:p>
    <w:p w14:paraId="58D609DB" w14:textId="43D01770" w:rsidR="00F21164" w:rsidRDefault="00F21164" w:rsidP="00F21164">
      <w:pPr>
        <w:pStyle w:val="OMDV2"/>
        <w:rPr>
          <w:ins w:id="590" w:author="D.Kambarov" w:date="2026-04-16T14:33:00Z" w16du:dateUtc="2026-04-16T11:33:00Z"/>
          <w:lang w:val="ru-RU"/>
        </w:rPr>
      </w:pPr>
      <w:ins w:id="591" w:author="D.Kambarov" w:date="2026-04-16T14:33:00Z">
        <w:r w:rsidRPr="00F21164">
          <w:rPr>
            <w:lang w:val="ru-RU"/>
          </w:rPr>
          <w:t>Во все BIM-модели проекта должны быть переданы общие координаты из разбивочного файла</w:t>
        </w:r>
      </w:ins>
      <w:ins w:id="592" w:author="D.Kambarov" w:date="2026-04-16T14:33:00Z" w16du:dateUtc="2026-04-16T11:33:00Z">
        <w:r>
          <w:rPr>
            <w:lang w:val="ru-RU"/>
          </w:rPr>
          <w:t>.</w:t>
        </w:r>
      </w:ins>
    </w:p>
    <w:p w14:paraId="48E85D71" w14:textId="09E5A557" w:rsidR="00F21164" w:rsidRDefault="00F21164" w:rsidP="00F21164">
      <w:pPr>
        <w:pStyle w:val="OMDV2"/>
        <w:rPr>
          <w:ins w:id="593" w:author="D.Kambarov" w:date="2026-04-16T14:34:00Z" w16du:dateUtc="2026-04-16T11:34:00Z"/>
          <w:lang w:val="ru-RU"/>
        </w:rPr>
      </w:pPr>
      <w:ins w:id="594" w:author="D.Kambarov" w:date="2026-04-16T14:33:00Z">
        <w:r w:rsidRPr="00F27658">
          <w:rPr>
            <w:lang w:val="ru-RU"/>
            <w:rPrChange w:id="595" w:author="D.Kambarov" w:date="2026-04-16T16:44:00Z" w16du:dateUtc="2026-04-16T13:44:00Z">
              <w:rPr/>
            </w:rPrChange>
          </w:rPr>
          <w:t xml:space="preserve">При создании дополнительных или смежных моделей одного объекта строительства использование осей и уровней, созданных вне разбивочного файла, не допускается, если иное не согласовано в </w:t>
        </w:r>
        <w:r w:rsidRPr="00F21164">
          <w:t>BEP</w:t>
        </w:r>
        <w:r w:rsidRPr="00F27658">
          <w:rPr>
            <w:lang w:val="ru-RU"/>
            <w:rPrChange w:id="596" w:author="D.Kambarov" w:date="2026-04-16T16:44:00Z" w16du:dateUtc="2026-04-16T13:44:00Z">
              <w:rPr/>
            </w:rPrChange>
          </w:rPr>
          <w:t>.</w:t>
        </w:r>
      </w:ins>
    </w:p>
    <w:p w14:paraId="3C65F9EE" w14:textId="23F049BD" w:rsidR="00F21164" w:rsidRDefault="00F21164" w:rsidP="00F21164">
      <w:pPr>
        <w:pStyle w:val="OMDV2"/>
        <w:rPr>
          <w:ins w:id="597" w:author="D.Kambarov" w:date="2026-04-16T14:35:00Z" w16du:dateUtc="2026-04-16T11:35:00Z"/>
          <w:lang w:val="ru-RU"/>
        </w:rPr>
      </w:pPr>
      <w:ins w:id="598" w:author="D.Kambarov" w:date="2026-04-16T14:34:00Z">
        <w:r w:rsidRPr="00F21164">
          <w:rPr>
            <w:lang w:val="ru-RU"/>
          </w:rPr>
          <w:t>Все</w:t>
        </w:r>
      </w:ins>
      <w:ins w:id="599" w:author="D.Kambarov" w:date="2026-04-16T14:35:00Z" w16du:dateUtc="2026-04-16T11:35:00Z">
        <w:r>
          <w:rPr>
            <w:lang w:val="ru-RU"/>
          </w:rPr>
          <w:t xml:space="preserve"> </w:t>
        </w:r>
      </w:ins>
      <w:ins w:id="600" w:author="D.Kambarov" w:date="2026-04-16T14:34:00Z">
        <w:r w:rsidRPr="00F21164">
          <w:rPr>
            <w:lang w:val="ru-RU"/>
          </w:rPr>
          <w:t xml:space="preserve">уровни, </w:t>
        </w:r>
      </w:ins>
      <w:ins w:id="601" w:author="D.Kambarov" w:date="2026-04-16T14:34:00Z" w16du:dateUtc="2026-04-16T11:34:00Z">
        <w:r>
          <w:rPr>
            <w:lang w:val="ru-RU"/>
          </w:rPr>
          <w:t>образую</w:t>
        </w:r>
      </w:ins>
      <w:ins w:id="602" w:author="D.Kambarov" w:date="2026-04-16T14:35:00Z" w16du:dateUtc="2026-04-16T11:35:00Z">
        <w:r>
          <w:rPr>
            <w:lang w:val="ru-RU"/>
          </w:rPr>
          <w:t xml:space="preserve">щие </w:t>
        </w:r>
      </w:ins>
      <w:ins w:id="603" w:author="D.Kambarov" w:date="2026-04-16T14:34:00Z">
        <w:r w:rsidRPr="00F21164">
          <w:rPr>
            <w:lang w:val="ru-RU"/>
          </w:rPr>
          <w:t>этажам здания, должны иметь включённый параметр «</w:t>
        </w:r>
        <w:r w:rsidRPr="00D91FC0">
          <w:rPr>
            <w:b/>
            <w:bCs/>
            <w:lang w:val="ru-RU"/>
            <w:rPrChange w:id="604" w:author="D.Kambarov" w:date="2026-04-16T14:35:00Z" w16du:dateUtc="2026-04-16T11:35:00Z">
              <w:rPr>
                <w:lang w:val="ru-RU"/>
              </w:rPr>
            </w:rPrChange>
          </w:rPr>
          <w:t>Построение этажа</w:t>
        </w:r>
        <w:r w:rsidRPr="00F21164">
          <w:rPr>
            <w:lang w:val="ru-RU"/>
          </w:rPr>
          <w:t>».</w:t>
        </w:r>
      </w:ins>
    </w:p>
    <w:p w14:paraId="28824D0F" w14:textId="6A41166B" w:rsidR="00D91FC0" w:rsidRPr="00F27658" w:rsidRDefault="00D91FC0" w:rsidP="00D91FC0">
      <w:pPr>
        <w:pStyle w:val="OMDV2"/>
        <w:rPr>
          <w:ins w:id="605" w:author="D.Kambarov" w:date="2026-04-16T14:41:00Z" w16du:dateUtc="2026-04-16T11:41:00Z"/>
          <w:lang w:val="ru-RU"/>
          <w:rPrChange w:id="606" w:author="D.Kambarov" w:date="2026-04-16T16:44:00Z" w16du:dateUtc="2026-04-16T13:44:00Z">
            <w:rPr>
              <w:ins w:id="607" w:author="D.Kambarov" w:date="2026-04-16T14:41:00Z" w16du:dateUtc="2026-04-16T11:41:00Z"/>
            </w:rPr>
          </w:rPrChange>
        </w:rPr>
      </w:pPr>
      <w:ins w:id="608" w:author="D.Kambarov" w:date="2026-04-16T14:35:00Z">
        <w:r w:rsidRPr="00F27658">
          <w:rPr>
            <w:lang w:val="ru-RU"/>
            <w:rPrChange w:id="609" w:author="D.Kambarov" w:date="2026-04-16T16:44:00Z" w16du:dateUtc="2026-04-16T13:44:00Z">
              <w:rPr/>
            </w:rPrChange>
          </w:rPr>
          <w:t>Для каждого этажа должен создаваться один основной уровень. Создание дополнительного уровня допускается только в случаях, когда необходимо разместить помещения выше отметки текущего этажа, но ниже отметки следующего этажа.</w:t>
        </w:r>
      </w:ins>
    </w:p>
    <w:p w14:paraId="51790325" w14:textId="637E53C9" w:rsidR="00D91FC0" w:rsidRPr="00F27658" w:rsidRDefault="00D91FC0" w:rsidP="00D91FC0">
      <w:pPr>
        <w:pStyle w:val="OMDV2"/>
        <w:rPr>
          <w:ins w:id="610" w:author="D.Kambarov" w:date="2026-04-16T14:42:00Z" w16du:dateUtc="2026-04-16T11:42:00Z"/>
          <w:lang w:val="ru-RU"/>
          <w:rPrChange w:id="611" w:author="D.Kambarov" w:date="2026-04-16T16:44:00Z" w16du:dateUtc="2026-04-16T13:44:00Z">
            <w:rPr>
              <w:ins w:id="612" w:author="D.Kambarov" w:date="2026-04-16T14:42:00Z" w16du:dateUtc="2026-04-16T11:42:00Z"/>
            </w:rPr>
          </w:rPrChange>
        </w:rPr>
      </w:pPr>
      <w:ins w:id="613" w:author="D.Kambarov" w:date="2026-04-16T14:41:00Z">
        <w:r w:rsidRPr="00F27658">
          <w:rPr>
            <w:lang w:val="ru-RU"/>
            <w:rPrChange w:id="614" w:author="D.Kambarov" w:date="2026-04-16T16:44:00Z" w16du:dateUtc="2026-04-16T13:44:00Z">
              <w:rPr/>
            </w:rPrChange>
          </w:rPr>
          <w:t>Уровни архитектурной модели, на основе которых создаются виды и размещаются помещения, должны именоваться по шаблону:</w:t>
        </w:r>
      </w:ins>
    </w:p>
    <w:p w14:paraId="4100CCB7" w14:textId="2CA67150" w:rsidR="00D91FC0" w:rsidRPr="00F27658" w:rsidRDefault="00D91FC0" w:rsidP="00D91FC0">
      <w:pPr>
        <w:jc w:val="center"/>
        <w:rPr>
          <w:ins w:id="615" w:author="D.Kambarov" w:date="2026-04-16T14:42:00Z" w16du:dateUtc="2026-04-16T11:42:00Z"/>
          <w:rFonts w:cstheme="minorHAnsi"/>
          <w:lang w:eastAsia="fr-FR"/>
          <w:rPrChange w:id="616" w:author="D.Kambarov" w:date="2026-04-16T16:44:00Z" w16du:dateUtc="2026-04-16T13:44:00Z">
            <w:rPr>
              <w:ins w:id="617" w:author="D.Kambarov" w:date="2026-04-16T14:42:00Z" w16du:dateUtc="2026-04-16T11:42:00Z"/>
              <w:rFonts w:cstheme="minorHAnsi"/>
              <w:lang w:val="en-US" w:eastAsia="fr-FR"/>
            </w:rPr>
          </w:rPrChange>
        </w:rPr>
      </w:pPr>
      <w:ins w:id="618" w:author="D.Kambarov" w:date="2026-04-16T14:42:00Z" w16du:dateUtc="2026-04-16T11:42:00Z">
        <w:r>
          <w:rPr>
            <w:rFonts w:cstheme="minorHAnsi"/>
            <w:lang w:eastAsia="fr-FR"/>
          </w:rPr>
          <w:t>&lt;Порядковый номер&gt; + &lt;Пробел&gt; + «Этаж» + &lt;Пробел&gt; + &lt;Свободное заполнение&gt;.</w:t>
        </w:r>
      </w:ins>
    </w:p>
    <w:p w14:paraId="1F38A667" w14:textId="30E5012C" w:rsidR="00D91FC0" w:rsidRPr="00D91FC0" w:rsidRDefault="00D91FC0">
      <w:pPr>
        <w:jc w:val="left"/>
        <w:rPr>
          <w:ins w:id="619" w:author="D.Kambarov" w:date="2026-04-16T14:42:00Z" w16du:dateUtc="2026-04-16T11:42:00Z"/>
          <w:rFonts w:cstheme="minorHAnsi"/>
          <w:u w:val="single"/>
          <w:lang w:eastAsia="fr-FR"/>
          <w:rPrChange w:id="620" w:author="D.Kambarov" w:date="2026-04-16T14:42:00Z" w16du:dateUtc="2026-04-16T11:42:00Z">
            <w:rPr>
              <w:ins w:id="621" w:author="D.Kambarov" w:date="2026-04-16T14:42:00Z" w16du:dateUtc="2026-04-16T11:42:00Z"/>
              <w:rFonts w:cstheme="minorHAnsi"/>
              <w:lang w:eastAsia="fr-FR"/>
            </w:rPr>
          </w:rPrChange>
        </w:rPr>
        <w:pPrChange w:id="622" w:author="D.Kambarov" w:date="2026-04-16T14:42:00Z" w16du:dateUtc="2026-04-16T11:42:00Z">
          <w:pPr/>
        </w:pPrChange>
      </w:pPr>
      <w:ins w:id="623" w:author="D.Kambarov" w:date="2026-04-16T14:42:00Z" w16du:dateUtc="2026-04-16T11:42:00Z">
        <w:r w:rsidRPr="00D91FC0">
          <w:rPr>
            <w:rFonts w:cstheme="minorHAnsi"/>
            <w:u w:val="single"/>
            <w:lang w:eastAsia="fr-FR"/>
            <w:rPrChange w:id="624" w:author="D.Kambarov" w:date="2026-04-16T14:42:00Z" w16du:dateUtc="2026-04-16T11:42:00Z">
              <w:rPr>
                <w:rFonts w:cstheme="minorHAnsi"/>
                <w:lang w:eastAsia="fr-FR"/>
              </w:rPr>
            </w:rPrChange>
          </w:rPr>
          <w:t>Примеры</w:t>
        </w:r>
        <w:r w:rsidRPr="00F27658">
          <w:rPr>
            <w:rFonts w:cstheme="minorHAnsi"/>
            <w:u w:val="single"/>
            <w:lang w:eastAsia="fr-FR"/>
            <w:rPrChange w:id="625" w:author="D.Kambarov" w:date="2026-04-16T16:44:00Z" w16du:dateUtc="2026-04-16T13:44:00Z">
              <w:rPr>
                <w:rFonts w:cstheme="minorHAnsi"/>
                <w:lang w:val="en-US" w:eastAsia="fr-FR"/>
              </w:rPr>
            </w:rPrChange>
          </w:rPr>
          <w:t>:</w:t>
        </w:r>
      </w:ins>
    </w:p>
    <w:p w14:paraId="06AE930F" w14:textId="77777777" w:rsidR="00D91FC0" w:rsidRDefault="00D91FC0">
      <w:pPr>
        <w:jc w:val="left"/>
        <w:rPr>
          <w:ins w:id="626" w:author="D.Kambarov" w:date="2026-04-16T14:42:00Z" w16du:dateUtc="2026-04-16T11:42:00Z"/>
          <w:rFonts w:cstheme="minorHAnsi"/>
          <w:lang w:eastAsia="fr-FR"/>
        </w:rPr>
        <w:pPrChange w:id="627" w:author="D.Kambarov" w:date="2026-04-16T14:42:00Z" w16du:dateUtc="2026-04-16T11:42:00Z">
          <w:pPr>
            <w:ind w:left="993"/>
          </w:pPr>
        </w:pPrChange>
      </w:pPr>
      <w:ins w:id="628" w:author="D.Kambarov" w:date="2026-04-16T14:42:00Z" w16du:dateUtc="2026-04-16T11:42:00Z">
        <w:r>
          <w:rPr>
            <w:rFonts w:cstheme="minorHAnsi"/>
            <w:b/>
            <w:bCs/>
            <w:lang w:eastAsia="fr-FR"/>
          </w:rPr>
          <w:t>-01 Этаж тех. пространство</w:t>
        </w:r>
        <w:r>
          <w:rPr>
            <w:rFonts w:cstheme="minorHAnsi"/>
            <w:lang w:eastAsia="fr-FR"/>
          </w:rPr>
          <w:t>.</w:t>
        </w:r>
      </w:ins>
    </w:p>
    <w:p w14:paraId="724C56B3" w14:textId="77777777" w:rsidR="00D91FC0" w:rsidRDefault="00D91FC0">
      <w:pPr>
        <w:jc w:val="left"/>
        <w:rPr>
          <w:ins w:id="629" w:author="D.Kambarov" w:date="2026-04-16T14:42:00Z" w16du:dateUtc="2026-04-16T11:42:00Z"/>
          <w:rFonts w:cstheme="minorHAnsi"/>
          <w:b/>
          <w:bCs/>
          <w:lang w:eastAsia="fr-FR"/>
        </w:rPr>
        <w:pPrChange w:id="630" w:author="D.Kambarov" w:date="2026-04-16T14:42:00Z" w16du:dateUtc="2026-04-16T11:42:00Z">
          <w:pPr>
            <w:ind w:left="1843"/>
          </w:pPr>
        </w:pPrChange>
      </w:pPr>
      <w:ins w:id="631" w:author="D.Kambarov" w:date="2026-04-16T14:42:00Z" w16du:dateUtc="2026-04-16T11:42:00Z">
        <w:r>
          <w:rPr>
            <w:rFonts w:cstheme="minorHAnsi"/>
            <w:b/>
            <w:bCs/>
            <w:lang w:eastAsia="fr-FR"/>
          </w:rPr>
          <w:t>-01.1 Этаж +3.000.</w:t>
        </w:r>
      </w:ins>
    </w:p>
    <w:p w14:paraId="75A71054" w14:textId="77777777" w:rsidR="00D91FC0" w:rsidRDefault="00D91FC0">
      <w:pPr>
        <w:jc w:val="left"/>
        <w:rPr>
          <w:ins w:id="632" w:author="D.Kambarov" w:date="2026-04-16T14:42:00Z" w16du:dateUtc="2026-04-16T11:42:00Z"/>
          <w:rFonts w:cstheme="minorHAnsi"/>
          <w:lang w:eastAsia="fr-FR"/>
        </w:rPr>
        <w:pPrChange w:id="633" w:author="D.Kambarov" w:date="2026-04-16T14:42:00Z" w16du:dateUtc="2026-04-16T11:42:00Z">
          <w:pPr>
            <w:ind w:left="1843"/>
          </w:pPr>
        </w:pPrChange>
      </w:pPr>
      <w:ins w:id="634" w:author="D.Kambarov" w:date="2026-04-16T14:42:00Z" w16du:dateUtc="2026-04-16T11:42:00Z">
        <w:r>
          <w:rPr>
            <w:rFonts w:cstheme="minorHAnsi"/>
            <w:b/>
            <w:bCs/>
            <w:lang w:eastAsia="fr-FR"/>
          </w:rPr>
          <w:t>02 Этаж</w:t>
        </w:r>
      </w:ins>
    </w:p>
    <w:p w14:paraId="0A868568" w14:textId="0DBA5879" w:rsidR="00D91FC0" w:rsidRDefault="00D91FC0" w:rsidP="00D91FC0">
      <w:pPr>
        <w:pStyle w:val="OMDV2"/>
        <w:rPr>
          <w:ins w:id="635" w:author="D.Kambarov" w:date="2026-04-16T14:43:00Z" w16du:dateUtc="2026-04-16T11:43:00Z"/>
          <w:lang w:val="ru-RU"/>
        </w:rPr>
      </w:pPr>
      <w:ins w:id="636" w:author="D.Kambarov" w:date="2026-04-16T14:43:00Z">
        <w:r w:rsidRPr="00D91FC0">
          <w:rPr>
            <w:lang w:val="ru-RU"/>
          </w:rPr>
          <w:t>Нумерация уровней должна быть последовательной. Для номеров меньше 10 используется ведущий ноль</w:t>
        </w:r>
      </w:ins>
      <w:ins w:id="637" w:author="D.Kambarov" w:date="2026-04-16T14:43:00Z" w16du:dateUtc="2026-04-16T11:43:00Z">
        <w:r>
          <w:rPr>
            <w:lang w:val="ru-RU"/>
          </w:rPr>
          <w:t xml:space="preserve"> («01», «02» и т.д</w:t>
        </w:r>
      </w:ins>
      <w:ins w:id="638" w:author="D.Kambarov" w:date="2026-04-16T14:50:00Z" w16du:dateUtc="2026-04-16T11:50:00Z">
        <w:r w:rsidR="002422CF">
          <w:rPr>
            <w:lang w:val="ru-RU"/>
          </w:rPr>
          <w:t>.</w:t>
        </w:r>
      </w:ins>
      <w:ins w:id="639" w:author="D.Kambarov" w:date="2026-04-16T14:43:00Z" w16du:dateUtc="2026-04-16T11:43:00Z">
        <w:r>
          <w:rPr>
            <w:lang w:val="ru-RU"/>
          </w:rPr>
          <w:t>).</w:t>
        </w:r>
      </w:ins>
    </w:p>
    <w:p w14:paraId="59E2EE0B" w14:textId="5565E84C" w:rsidR="00D91FC0" w:rsidRDefault="00D91FC0" w:rsidP="00D91FC0">
      <w:pPr>
        <w:pStyle w:val="OMDV2"/>
        <w:rPr>
          <w:ins w:id="640" w:author="D.Kambarov" w:date="2026-04-16T14:44:00Z" w16du:dateUtc="2026-04-16T11:44:00Z"/>
          <w:lang w:val="ru-RU"/>
        </w:rPr>
      </w:pPr>
      <w:ins w:id="641" w:author="D.Kambarov" w:date="2026-04-16T14:43:00Z">
        <w:r w:rsidRPr="00D91FC0">
          <w:rPr>
            <w:lang w:val="ru-RU"/>
          </w:rPr>
          <w:t xml:space="preserve">Допускается </w:t>
        </w:r>
      </w:ins>
      <w:ins w:id="642" w:author="D.Kambarov" w:date="2026-04-16T14:50:00Z" w16du:dateUtc="2026-04-16T11:50:00Z">
        <w:r w:rsidR="002422CF">
          <w:rPr>
            <w:lang w:val="ru-RU"/>
          </w:rPr>
          <w:t>создание</w:t>
        </w:r>
      </w:ins>
      <w:ins w:id="643" w:author="D.Kambarov" w:date="2026-04-16T14:43:00Z">
        <w:r w:rsidRPr="00D91FC0">
          <w:rPr>
            <w:lang w:val="ru-RU"/>
          </w:rPr>
          <w:t xml:space="preserve"> промежуточных уровней с дробным обозначением для случаев, когда на них размещаются помещения.</w:t>
        </w:r>
      </w:ins>
      <w:ins w:id="644" w:author="D.Kambarov" w:date="2026-04-16T14:44:00Z" w16du:dateUtc="2026-04-16T11:44:00Z">
        <w:r>
          <w:rPr>
            <w:lang w:val="ru-RU"/>
          </w:rPr>
          <w:t xml:space="preserve"> </w:t>
        </w:r>
        <w:r w:rsidRPr="00D91FC0">
          <w:rPr>
            <w:lang w:val="ru-RU"/>
            <w:rPrChange w:id="645" w:author="D.Kambarov" w:date="2026-04-16T14:44:00Z" w16du:dateUtc="2026-04-16T11:44:00Z">
              <w:rPr/>
            </w:rPrChange>
          </w:rPr>
          <w:t>Такие уровни будут группироваться по основному уровню с учетом порядковости</w:t>
        </w:r>
        <w:r>
          <w:rPr>
            <w:lang w:val="ru-RU"/>
          </w:rPr>
          <w:t>.</w:t>
        </w:r>
      </w:ins>
    </w:p>
    <w:p w14:paraId="1F2DEABD" w14:textId="77777777" w:rsidR="002422CF" w:rsidRDefault="002422CF" w:rsidP="00D91FC0">
      <w:pPr>
        <w:pStyle w:val="OMDV2"/>
        <w:rPr>
          <w:ins w:id="646" w:author="D.Kambarov" w:date="2026-04-16T14:50:00Z" w16du:dateUtc="2026-04-16T11:50:00Z"/>
          <w:lang w:val="ru-RU"/>
        </w:rPr>
      </w:pPr>
      <w:ins w:id="647" w:author="D.Kambarov" w:date="2026-04-16T14:50:00Z">
        <w:r w:rsidRPr="002422CF">
          <w:rPr>
            <w:lang w:val="ru-RU"/>
          </w:rPr>
          <w:t>Правило группировки по основному уровню не применяется к помещениям с назначением «Техническое пространство».</w:t>
        </w:r>
      </w:ins>
    </w:p>
    <w:p w14:paraId="7D234F63" w14:textId="6A479544" w:rsidR="00D91FC0" w:rsidRPr="00D91FC0" w:rsidRDefault="00D91FC0" w:rsidP="00D91FC0">
      <w:pPr>
        <w:pStyle w:val="OMDV2"/>
        <w:rPr>
          <w:ins w:id="648" w:author="D.Kambarov" w:date="2026-04-16T14:36:00Z" w16du:dateUtc="2026-04-16T11:36:00Z"/>
          <w:lang w:val="ru-RU"/>
          <w:rPrChange w:id="649" w:author="D.Kambarov" w:date="2026-04-16T14:42:00Z" w16du:dateUtc="2026-04-16T11:42:00Z">
            <w:rPr>
              <w:ins w:id="650" w:author="D.Kambarov" w:date="2026-04-16T14:36:00Z" w16du:dateUtc="2026-04-16T11:36:00Z"/>
            </w:rPr>
          </w:rPrChange>
        </w:rPr>
      </w:pPr>
      <w:ins w:id="651" w:author="D.Kambarov" w:date="2026-04-16T14:36:00Z" w16du:dateUtc="2026-04-16T11:36:00Z">
        <w:r>
          <w:rPr>
            <w:lang w:val="ru-RU"/>
          </w:rPr>
          <w:t xml:space="preserve">Общие требования к именованию содержимого </w:t>
        </w:r>
        <w:r>
          <w:t>BIM</w:t>
        </w:r>
        <w:r>
          <w:rPr>
            <w:lang w:val="ru-RU"/>
          </w:rPr>
          <w:t>-модели</w:t>
        </w:r>
      </w:ins>
      <w:ins w:id="652" w:author="D.Kambarov" w:date="2026-04-16T14:51:00Z" w16du:dateUtc="2026-04-16T11:51:00Z">
        <w:r w:rsidR="002422CF" w:rsidRPr="002422CF">
          <w:rPr>
            <w:lang w:val="ru-RU"/>
            <w:rPrChange w:id="653" w:author="D.Kambarov" w:date="2026-04-16T14:51:00Z" w16du:dateUtc="2026-04-16T11:51:00Z">
              <w:rPr/>
            </w:rPrChange>
          </w:rPr>
          <w:t>:</w:t>
        </w:r>
      </w:ins>
    </w:p>
    <w:p w14:paraId="01C599BB" w14:textId="77777777" w:rsidR="00D91FC0" w:rsidRPr="00D91FC0" w:rsidRDefault="00D91FC0" w:rsidP="00D91FC0">
      <w:pPr>
        <w:pStyle w:val="OMDV3"/>
        <w:rPr>
          <w:ins w:id="654" w:author="D.Kambarov" w:date="2026-04-16T14:38:00Z" w16du:dateUtc="2026-04-16T11:38:00Z"/>
          <w:lang w:val="ru-RU"/>
          <w:rPrChange w:id="655" w:author="D.Kambarov" w:date="2026-04-16T14:38:00Z" w16du:dateUtc="2026-04-16T11:38:00Z">
            <w:rPr>
              <w:ins w:id="656" w:author="D.Kambarov" w:date="2026-04-16T14:38:00Z" w16du:dateUtc="2026-04-16T11:38:00Z"/>
            </w:rPr>
          </w:rPrChange>
        </w:rPr>
      </w:pPr>
      <w:ins w:id="657" w:author="D.Kambarov" w:date="2026-04-16T14:38:00Z">
        <w:r w:rsidRPr="00D91FC0">
          <w:rPr>
            <w:lang w:val="ru-RU"/>
          </w:rPr>
          <w:t>Наименования семейств, типов, видов, листов и иных объектов проекта формируются из отдельных полей.</w:t>
        </w:r>
      </w:ins>
    </w:p>
    <w:p w14:paraId="1B013582" w14:textId="6A596005" w:rsidR="00D91FC0" w:rsidRPr="00D91FC0" w:rsidRDefault="00D91FC0" w:rsidP="00D91FC0">
      <w:pPr>
        <w:pStyle w:val="OMDV3"/>
        <w:rPr>
          <w:ins w:id="658" w:author="D.Kambarov" w:date="2026-04-16T14:37:00Z" w16du:dateUtc="2026-04-16T11:37:00Z"/>
          <w:lang w:val="ru-RU"/>
          <w:rPrChange w:id="659" w:author="D.Kambarov" w:date="2026-04-16T14:37:00Z" w16du:dateUtc="2026-04-16T11:37:00Z">
            <w:rPr>
              <w:ins w:id="660" w:author="D.Kambarov" w:date="2026-04-16T14:37:00Z" w16du:dateUtc="2026-04-16T11:37:00Z"/>
            </w:rPr>
          </w:rPrChange>
        </w:rPr>
      </w:pPr>
      <w:ins w:id="661" w:author="D.Kambarov" w:date="2026-04-16T14:37:00Z" w16du:dateUtc="2026-04-16T11:37:00Z">
        <w:r w:rsidRPr="00510209">
          <w:rPr>
            <w:lang w:val="ru-RU"/>
          </w:rPr>
          <w:t>Содержимое каждого поля начинается с заглавной буквы.</w:t>
        </w:r>
      </w:ins>
    </w:p>
    <w:p w14:paraId="25E627E9" w14:textId="77777777" w:rsidR="00D91FC0" w:rsidRPr="00D91FC0" w:rsidRDefault="00D91FC0" w:rsidP="00D91FC0">
      <w:pPr>
        <w:pStyle w:val="OMDV3"/>
        <w:rPr>
          <w:ins w:id="662" w:author="D.Kambarov" w:date="2026-04-16T14:37:00Z" w16du:dateUtc="2026-04-16T11:37:00Z"/>
          <w:lang w:val="ru-RU"/>
          <w:rPrChange w:id="663" w:author="D.Kambarov" w:date="2026-04-16T14:37:00Z" w16du:dateUtc="2026-04-16T11:37:00Z">
            <w:rPr>
              <w:ins w:id="664" w:author="D.Kambarov" w:date="2026-04-16T14:37:00Z" w16du:dateUtc="2026-04-16T11:37:00Z"/>
            </w:rPr>
          </w:rPrChange>
        </w:rPr>
      </w:pPr>
      <w:ins w:id="665" w:author="D.Kambarov" w:date="2026-04-16T14:37:00Z" w16du:dateUtc="2026-04-16T11:37:00Z">
        <w:r w:rsidRPr="00510209">
          <w:rPr>
            <w:lang w:val="ru-RU"/>
          </w:rPr>
          <w:t>В качестве знака-разделителя между полями следует использовать нижнее подчеркивание «_».</w:t>
        </w:r>
      </w:ins>
    </w:p>
    <w:p w14:paraId="1A4D14A5" w14:textId="310F2A91" w:rsidR="00D91FC0" w:rsidRPr="00D91FC0" w:rsidRDefault="00D91FC0" w:rsidP="00D91FC0">
      <w:pPr>
        <w:pStyle w:val="OMDV3"/>
        <w:rPr>
          <w:ins w:id="666" w:author="D.Kambarov" w:date="2026-04-16T14:39:00Z" w16du:dateUtc="2026-04-16T11:39:00Z"/>
          <w:lang w:val="ru-RU"/>
          <w:rPrChange w:id="667" w:author="D.Kambarov" w:date="2026-04-16T14:39:00Z" w16du:dateUtc="2026-04-16T11:39:00Z">
            <w:rPr>
              <w:ins w:id="668" w:author="D.Kambarov" w:date="2026-04-16T14:39:00Z" w16du:dateUtc="2026-04-16T11:39:00Z"/>
            </w:rPr>
          </w:rPrChange>
        </w:rPr>
      </w:pPr>
      <w:ins w:id="669" w:author="D.Kambarov" w:date="2026-04-16T14:37:00Z">
        <w:r w:rsidRPr="00D91FC0">
          <w:rPr>
            <w:lang w:val="ru-RU"/>
          </w:rPr>
          <w:t>Наименование формируется по принципу «от общего к частному».</w:t>
        </w:r>
      </w:ins>
    </w:p>
    <w:p w14:paraId="2A6ECB18" w14:textId="77777777" w:rsidR="00D91FC0" w:rsidRPr="00D91FC0" w:rsidRDefault="00D91FC0" w:rsidP="00D91FC0">
      <w:pPr>
        <w:pStyle w:val="OMDV3"/>
        <w:rPr>
          <w:ins w:id="670" w:author="D.Kambarov" w:date="2026-04-16T14:40:00Z" w16du:dateUtc="2026-04-16T11:40:00Z"/>
          <w:lang w:val="ru-RU"/>
          <w:rPrChange w:id="671" w:author="D.Kambarov" w:date="2026-04-16T14:40:00Z" w16du:dateUtc="2026-04-16T11:40:00Z">
            <w:rPr>
              <w:ins w:id="672" w:author="D.Kambarov" w:date="2026-04-16T14:40:00Z" w16du:dateUtc="2026-04-16T11:40:00Z"/>
            </w:rPr>
          </w:rPrChange>
        </w:rPr>
      </w:pPr>
      <w:ins w:id="673" w:author="D.Kambarov" w:date="2026-04-16T14:39:00Z">
        <w:r w:rsidRPr="00D91FC0">
          <w:rPr>
            <w:lang w:val="ru-RU"/>
          </w:rPr>
          <w:t>Не допускается использование следующих символов:</w:t>
        </w:r>
      </w:ins>
      <w:ins w:id="674" w:author="D.Kambarov" w:date="2026-04-16T14:39:00Z" w16du:dateUtc="2026-04-16T11:39:00Z">
        <w:r w:rsidRPr="00D91FC0">
          <w:rPr>
            <w:lang w:val="ru-RU"/>
            <w:rPrChange w:id="675" w:author="D.Kambarov" w:date="2026-04-16T14:39:00Z" w16du:dateUtc="2026-04-16T11:39:00Z">
              <w:rPr/>
            </w:rPrChange>
          </w:rPr>
          <w:t xml:space="preserve"> </w:t>
        </w:r>
      </w:ins>
    </w:p>
    <w:p w14:paraId="559B44FA" w14:textId="4C9FD302" w:rsidR="00D91FC0" w:rsidRDefault="00D91FC0">
      <w:pPr>
        <w:pStyle w:val="OMDV3"/>
        <w:numPr>
          <w:ilvl w:val="0"/>
          <w:numId w:val="0"/>
        </w:numPr>
        <w:ind w:left="1134"/>
        <w:rPr>
          <w:ins w:id="676" w:author="D.Kambarov" w:date="2026-04-16T14:39:00Z" w16du:dateUtc="2026-04-16T11:39:00Z"/>
        </w:rPr>
        <w:pPrChange w:id="677" w:author="D.Kambarov" w:date="2026-04-16T14:40:00Z" w16du:dateUtc="2026-04-16T11:40:00Z">
          <w:pPr>
            <w:pStyle w:val="OMDV3"/>
          </w:pPr>
        </w:pPrChange>
      </w:pPr>
      <w:ins w:id="678" w:author="D.Kambarov" w:date="2026-04-16T14:39:00Z" w16du:dateUtc="2026-04-16T11:39:00Z">
        <w:r w:rsidRPr="00D91FC0">
          <w:rPr>
            <w:lang w:val="ru-RU"/>
            <w:rPrChange w:id="679" w:author="D.Kambarov" w:date="2026-04-16T14:39:00Z" w16du:dateUtc="2026-04-16T11:39:00Z">
              <w:rPr/>
            </w:rPrChange>
          </w:rPr>
          <w:t xml:space="preserve">, ! </w:t>
        </w:r>
        <w:r>
          <w:t>£ $ % ( ) ^ &amp; { }[ ] + = @ ’ ~  ¬ ` ‘ \ | / ? : * ” &lt; &gt;</w:t>
        </w:r>
      </w:ins>
    </w:p>
    <w:p w14:paraId="5A6FB860" w14:textId="60C1ACF4" w:rsidR="00D91FC0" w:rsidRPr="00D91FC0" w:rsidRDefault="00D91FC0" w:rsidP="00D91FC0">
      <w:pPr>
        <w:pStyle w:val="OMDV3"/>
        <w:rPr>
          <w:ins w:id="680" w:author="D.Kambarov" w:date="2026-04-16T14:39:00Z" w16du:dateUtc="2026-04-16T11:39:00Z"/>
          <w:lang w:val="ru-RU"/>
          <w:rPrChange w:id="681" w:author="D.Kambarov" w:date="2026-04-16T14:39:00Z" w16du:dateUtc="2026-04-16T11:39:00Z">
            <w:rPr>
              <w:ins w:id="682" w:author="D.Kambarov" w:date="2026-04-16T14:39:00Z" w16du:dateUtc="2026-04-16T11:39:00Z"/>
            </w:rPr>
          </w:rPrChange>
        </w:rPr>
      </w:pPr>
      <w:ins w:id="683" w:author="D.Kambarov" w:date="2026-04-16T14:39:00Z">
        <w:r w:rsidRPr="00D91FC0">
          <w:rPr>
            <w:lang w:val="ru-RU"/>
          </w:rPr>
          <w:t>В именах параметров не допускается использование математических символов.</w:t>
        </w:r>
      </w:ins>
    </w:p>
    <w:p w14:paraId="6B83EEBF" w14:textId="02BD09F9" w:rsidR="00D91FC0" w:rsidRPr="00D91FC0" w:rsidRDefault="00D91FC0" w:rsidP="00D91FC0">
      <w:pPr>
        <w:pStyle w:val="OMDV3"/>
        <w:rPr>
          <w:ins w:id="684" w:author="D.Kambarov" w:date="2026-04-16T14:40:00Z" w16du:dateUtc="2026-04-16T11:40:00Z"/>
          <w:lang w:val="ru-RU"/>
          <w:rPrChange w:id="685" w:author="D.Kambarov" w:date="2026-04-16T14:40:00Z" w16du:dateUtc="2026-04-16T11:40:00Z">
            <w:rPr>
              <w:ins w:id="686" w:author="D.Kambarov" w:date="2026-04-16T14:40:00Z" w16du:dateUtc="2026-04-16T11:40:00Z"/>
            </w:rPr>
          </w:rPrChange>
        </w:rPr>
      </w:pPr>
      <w:ins w:id="687" w:author="D.Kambarov" w:date="2026-04-16T14:39:00Z">
        <w:r w:rsidRPr="00D91FC0">
          <w:rPr>
            <w:lang w:val="ru-RU"/>
          </w:rPr>
          <w:t>Использование точки допускается в номерах классификации и в иных случаях, когда это необходимо по принятой системе именования.</w:t>
        </w:r>
      </w:ins>
    </w:p>
    <w:p w14:paraId="0040530E" w14:textId="44472893" w:rsidR="00D91FC0" w:rsidRPr="00D91FC0" w:rsidRDefault="00D91FC0" w:rsidP="00D91FC0">
      <w:pPr>
        <w:pStyle w:val="OMDV3"/>
        <w:rPr>
          <w:ins w:id="688" w:author="D.Kambarov" w:date="2026-04-16T14:40:00Z" w16du:dateUtc="2026-04-16T11:40:00Z"/>
          <w:lang w:val="ru-RU"/>
          <w:rPrChange w:id="689" w:author="D.Kambarov" w:date="2026-04-16T14:40:00Z" w16du:dateUtc="2026-04-16T11:40:00Z">
            <w:rPr>
              <w:ins w:id="690" w:author="D.Kambarov" w:date="2026-04-16T14:40:00Z" w16du:dateUtc="2026-04-16T11:40:00Z"/>
            </w:rPr>
          </w:rPrChange>
        </w:rPr>
      </w:pPr>
      <w:ins w:id="691" w:author="D.Kambarov" w:date="2026-04-16T14:40:00Z">
        <w:r w:rsidRPr="00D91FC0">
          <w:rPr>
            <w:lang w:val="ru-RU"/>
          </w:rPr>
          <w:t>При использовании символов, совпадающих по начертанию в кириллице и латинице</w:t>
        </w:r>
      </w:ins>
      <w:ins w:id="692" w:author="D.Kambarov" w:date="2026-04-16T14:40:00Z" w16du:dateUtc="2026-04-16T11:40:00Z">
        <w:r w:rsidRPr="00D91FC0">
          <w:rPr>
            <w:lang w:val="ru-RU"/>
            <w:rPrChange w:id="693" w:author="D.Kambarov" w:date="2026-04-16T14:40:00Z" w16du:dateUtc="2026-04-16T11:40:00Z">
              <w:rPr/>
            </w:rPrChange>
          </w:rPr>
          <w:t xml:space="preserve"> </w:t>
        </w:r>
        <w:r w:rsidRPr="00510209">
          <w:rPr>
            <w:lang w:val="ru-RU"/>
          </w:rPr>
          <w:t>(а/А е/Е в/В н/Н с/С р/Р о/О и т.д.)</w:t>
        </w:r>
      </w:ins>
      <w:ins w:id="694" w:author="D.Kambarov" w:date="2026-04-16T14:40:00Z">
        <w:r w:rsidRPr="00D91FC0">
          <w:rPr>
            <w:lang w:val="ru-RU"/>
          </w:rPr>
          <w:t>, должна применяться единая раскладка в пределах однотипных наименований.</w:t>
        </w:r>
      </w:ins>
    </w:p>
    <w:p w14:paraId="7C849DAA" w14:textId="306151C2" w:rsidR="00D91FC0" w:rsidRDefault="00D91FC0" w:rsidP="00D91FC0">
      <w:pPr>
        <w:pStyle w:val="OMDV3"/>
        <w:rPr>
          <w:ins w:id="695" w:author="D.Kambarov" w:date="2026-04-16T15:02:00Z" w16du:dateUtc="2026-04-16T12:02:00Z"/>
          <w:lang w:val="ru-RU"/>
        </w:rPr>
      </w:pPr>
      <w:ins w:id="696" w:author="D.Kambarov" w:date="2026-04-16T14:40:00Z">
        <w:r w:rsidRPr="00D91FC0">
          <w:rPr>
            <w:lang w:val="ru-RU"/>
          </w:rPr>
          <w:t>В случаях, где требуется использование знака «х», применяется кириллический символ.</w:t>
        </w:r>
      </w:ins>
    </w:p>
    <w:p w14:paraId="08D70BC3" w14:textId="45299C0A" w:rsidR="00FB07FD" w:rsidRDefault="00FB07FD" w:rsidP="00FB07FD">
      <w:pPr>
        <w:pStyle w:val="OMDV2"/>
        <w:rPr>
          <w:ins w:id="697" w:author="D.Kambarov" w:date="2026-04-16T15:15:00Z" w16du:dateUtc="2026-04-16T12:15:00Z"/>
          <w:lang w:val="ru-RU"/>
        </w:rPr>
      </w:pPr>
      <w:ins w:id="698" w:author="D.Kambarov" w:date="2026-04-16T15:02:00Z" w16du:dateUtc="2026-04-16T12:02:00Z">
        <w:r>
          <w:rPr>
            <w:lang w:val="ru-RU"/>
          </w:rPr>
          <w:t xml:space="preserve">Проверки </w:t>
        </w:r>
      </w:ins>
      <w:ins w:id="699" w:author="D.Kambarov" w:date="2026-04-16T15:03:00Z" w16du:dateUtc="2026-04-16T12:03:00Z">
        <w:r>
          <w:rPr>
            <w:lang w:val="ru-RU"/>
          </w:rPr>
          <w:t xml:space="preserve">на </w:t>
        </w:r>
      </w:ins>
      <w:ins w:id="700" w:author="D.Kambarov" w:date="2026-04-16T15:13:00Z" w16du:dateUtc="2026-04-16T12:13:00Z">
        <w:r w:rsidR="00E97377">
          <w:rPr>
            <w:lang w:val="ru-RU"/>
          </w:rPr>
          <w:t>коллизии</w:t>
        </w:r>
      </w:ins>
      <w:ins w:id="701" w:author="D.Kambarov" w:date="2026-04-16T15:03:00Z" w16du:dateUtc="2026-04-16T12:03:00Z">
        <w:r>
          <w:rPr>
            <w:lang w:val="ru-RU"/>
          </w:rPr>
          <w:t>.</w:t>
        </w:r>
      </w:ins>
    </w:p>
    <w:p w14:paraId="2779C7CC" w14:textId="1D5D3615" w:rsidR="00E97377" w:rsidRDefault="00E97377" w:rsidP="00E97377">
      <w:pPr>
        <w:pStyle w:val="OMDV3"/>
        <w:rPr>
          <w:ins w:id="702" w:author="D.Kambarov" w:date="2026-04-16T15:16:00Z" w16du:dateUtc="2026-04-16T12:16:00Z"/>
          <w:lang w:val="ru-RU"/>
        </w:rPr>
      </w:pPr>
      <w:ins w:id="703" w:author="D.Kambarov" w:date="2026-04-16T15:15:00Z" w16du:dateUtc="2026-04-16T12:15:00Z">
        <w:r>
          <w:rPr>
            <w:lang w:val="ru-RU"/>
          </w:rPr>
          <w:lastRenderedPageBreak/>
          <w:t xml:space="preserve">На контрольных состояниях КС-2, КС-3 и КС-4 Заказчик выполняет проверку </w:t>
        </w:r>
        <w:r>
          <w:t>BIM</w:t>
        </w:r>
        <w:r>
          <w:rPr>
            <w:lang w:val="ru-RU"/>
          </w:rPr>
          <w:t xml:space="preserve">-моделей всех разделов </w:t>
        </w:r>
      </w:ins>
      <w:ins w:id="704" w:author="D.Kambarov" w:date="2026-04-16T15:16:00Z" w16du:dateUtc="2026-04-16T12:16:00Z">
        <w:r>
          <w:rPr>
            <w:lang w:val="ru-RU"/>
          </w:rPr>
          <w:t>на пространственные коллизии.</w:t>
        </w:r>
      </w:ins>
    </w:p>
    <w:p w14:paraId="42B6C033" w14:textId="71FFD776" w:rsidR="00E97377" w:rsidRDefault="00E97377" w:rsidP="00E97377">
      <w:pPr>
        <w:pStyle w:val="OMDV3"/>
        <w:rPr>
          <w:ins w:id="705" w:author="D.Kambarov" w:date="2026-04-16T15:16:00Z" w16du:dateUtc="2026-04-16T12:16:00Z"/>
          <w:lang w:val="ru-RU"/>
        </w:rPr>
      </w:pPr>
      <w:ins w:id="706" w:author="D.Kambarov" w:date="2026-04-16T15:16:00Z">
        <w:r w:rsidRPr="00E97377">
          <w:rPr>
            <w:lang w:val="ru-RU"/>
          </w:rPr>
          <w:t xml:space="preserve">Проверка на коллизии выполняется в программном обеспечении </w:t>
        </w:r>
        <w:r w:rsidRPr="00E97377">
          <w:rPr>
            <w:b/>
            <w:bCs/>
            <w:lang w:val="ru-RU"/>
          </w:rPr>
          <w:t>Autodesk Navisworks</w:t>
        </w:r>
        <w:r w:rsidRPr="00E97377">
          <w:rPr>
            <w:lang w:val="ru-RU"/>
          </w:rPr>
          <w:t xml:space="preserve"> в соответствии с Матрицей коллизий ОМ Девелопмент, установленной для соответствующего контрольного состояния.</w:t>
        </w:r>
      </w:ins>
    </w:p>
    <w:p w14:paraId="50FF6C3E" w14:textId="6AA2CFCB" w:rsidR="008972B9" w:rsidRDefault="008972B9" w:rsidP="00E97377">
      <w:pPr>
        <w:pStyle w:val="OMDV3"/>
        <w:rPr>
          <w:ins w:id="707" w:author="D.Kambarov" w:date="2026-04-16T15:18:00Z" w16du:dateUtc="2026-04-16T12:18:00Z"/>
          <w:lang w:val="ru-RU"/>
        </w:rPr>
      </w:pPr>
      <w:ins w:id="708" w:author="D.Kambarov" w:date="2026-04-16T15:16:00Z">
        <w:r w:rsidRPr="008972B9">
          <w:rPr>
            <w:lang w:val="ru-RU"/>
          </w:rPr>
          <w:t>По результатам проверки формируется отчёт о коллизиях, который передаётся Проектировщику для анализа и устранения выявленных несоответствий.</w:t>
        </w:r>
      </w:ins>
    </w:p>
    <w:p w14:paraId="69270B2D" w14:textId="77777777" w:rsidR="008972B9" w:rsidRDefault="008972B9" w:rsidP="00E97377">
      <w:pPr>
        <w:pStyle w:val="OMDV3"/>
        <w:rPr>
          <w:ins w:id="709" w:author="D.Kambarov" w:date="2026-04-16T15:18:00Z" w16du:dateUtc="2026-04-16T12:18:00Z"/>
          <w:lang w:val="ru-RU"/>
        </w:rPr>
      </w:pPr>
      <w:ins w:id="710" w:author="D.Kambarov" w:date="2026-04-16T15:18:00Z">
        <w:r w:rsidRPr="008972B9">
          <w:rPr>
            <w:lang w:val="ru-RU"/>
          </w:rPr>
          <w:t>Результаты проверки на коллизии передаются Проектировщику в виде:</w:t>
        </w:r>
      </w:ins>
    </w:p>
    <w:p w14:paraId="59085ED6" w14:textId="74DDFE27" w:rsidR="008972B9" w:rsidRDefault="008972B9">
      <w:pPr>
        <w:pStyle w:val="OM"/>
        <w:rPr>
          <w:ins w:id="711" w:author="D.Kambarov" w:date="2026-04-16T15:18:00Z" w16du:dateUtc="2026-04-16T12:18:00Z"/>
        </w:rPr>
        <w:pPrChange w:id="712" w:author="D.Kambarov" w:date="2026-04-16T15:19:00Z" w16du:dateUtc="2026-04-16T12:19:00Z">
          <w:pPr>
            <w:pStyle w:val="OMDV3"/>
          </w:pPr>
        </w:pPrChange>
      </w:pPr>
      <w:ins w:id="713" w:author="D.Kambarov" w:date="2026-04-16T15:18:00Z">
        <w:r w:rsidRPr="008972B9">
          <w:t>отчётов из Autodesk Navisworks;</w:t>
        </w:r>
      </w:ins>
    </w:p>
    <w:p w14:paraId="563FFFC0" w14:textId="0800E73E" w:rsidR="008972B9" w:rsidRDefault="008972B9">
      <w:pPr>
        <w:pStyle w:val="OM"/>
        <w:rPr>
          <w:ins w:id="714" w:author="D.Kambarov" w:date="2026-04-16T15:18:00Z" w16du:dateUtc="2026-04-16T12:18:00Z"/>
        </w:rPr>
        <w:pPrChange w:id="715" w:author="D.Kambarov" w:date="2026-04-16T15:19:00Z" w16du:dateUtc="2026-04-16T12:19:00Z">
          <w:pPr>
            <w:pStyle w:val="OMDV3"/>
          </w:pPr>
        </w:pPrChange>
      </w:pPr>
      <w:ins w:id="716" w:author="D.Kambarov" w:date="2026-04-16T15:18:00Z">
        <w:r w:rsidRPr="008972B9">
          <w:t xml:space="preserve">сводной модели в формате </w:t>
        </w:r>
        <w:r w:rsidRPr="008972B9">
          <w:rPr>
            <w:b/>
            <w:bCs/>
          </w:rPr>
          <w:t>NWD</w:t>
        </w:r>
        <w:r w:rsidRPr="008972B9">
          <w:t xml:space="preserve"> с сохранёнными результатами проверки;</w:t>
        </w:r>
      </w:ins>
    </w:p>
    <w:p w14:paraId="06760E05" w14:textId="249333A6" w:rsidR="008972B9" w:rsidRDefault="008972B9">
      <w:pPr>
        <w:pStyle w:val="OM"/>
        <w:rPr>
          <w:ins w:id="717" w:author="D.Kambarov" w:date="2026-04-16T15:16:00Z" w16du:dateUtc="2026-04-16T12:16:00Z"/>
        </w:rPr>
        <w:pPrChange w:id="718" w:author="D.Kambarov" w:date="2026-04-16T15:19:00Z" w16du:dateUtc="2026-04-16T12:19:00Z">
          <w:pPr>
            <w:pStyle w:val="OMDV3"/>
          </w:pPr>
        </w:pPrChange>
      </w:pPr>
      <w:ins w:id="719" w:author="D.Kambarov" w:date="2026-04-16T15:18:00Z">
        <w:r w:rsidRPr="008972B9">
          <w:t>замечаний, оформленных в установленном на проекте порядке.</w:t>
        </w:r>
      </w:ins>
    </w:p>
    <w:p w14:paraId="105B6AF7" w14:textId="5D77FD6C" w:rsidR="008972B9" w:rsidRDefault="008972B9" w:rsidP="00E97377">
      <w:pPr>
        <w:pStyle w:val="OMDV3"/>
        <w:rPr>
          <w:ins w:id="720" w:author="D.Kambarov" w:date="2026-04-16T15:17:00Z" w16du:dateUtc="2026-04-16T12:17:00Z"/>
          <w:lang w:val="ru-RU"/>
        </w:rPr>
      </w:pPr>
      <w:ins w:id="721" w:author="D.Kambarov" w:date="2026-04-16T15:16:00Z">
        <w:r w:rsidRPr="008972B9">
          <w:rPr>
            <w:lang w:val="ru-RU"/>
          </w:rPr>
          <w:t>Коллизии, указанные в отчёте и не согласованные Заказчиком как допустимые, подлежат устранению Проектировщиком.</w:t>
        </w:r>
      </w:ins>
    </w:p>
    <w:p w14:paraId="5BF86C37" w14:textId="4091DAF6" w:rsidR="008972B9" w:rsidRDefault="008972B9" w:rsidP="00E97377">
      <w:pPr>
        <w:pStyle w:val="OMDV3"/>
        <w:rPr>
          <w:ins w:id="722" w:author="D.Kambarov" w:date="2026-04-16T15:17:00Z" w16du:dateUtc="2026-04-16T12:17:00Z"/>
          <w:lang w:val="ru-RU"/>
        </w:rPr>
      </w:pPr>
      <w:ins w:id="723" w:author="D.Kambarov" w:date="2026-04-16T15:17:00Z">
        <w:r w:rsidRPr="008972B9">
          <w:rPr>
            <w:lang w:val="ru-RU"/>
          </w:rPr>
          <w:t xml:space="preserve">В случае выявления </w:t>
        </w:r>
        <w:r w:rsidRPr="008972B9">
          <w:rPr>
            <w:b/>
            <w:bCs/>
            <w:lang w:val="ru-RU"/>
          </w:rPr>
          <w:t>500 и более</w:t>
        </w:r>
        <w:r w:rsidRPr="008972B9">
          <w:rPr>
            <w:lang w:val="ru-RU"/>
          </w:rPr>
          <w:t xml:space="preserve"> пересечений в рамках одной проверки по применимой матрице коллизий детальный анализ коллизий со стороны Заказчика до уточнения проектных решений Проектировщиком не выполняется.</w:t>
        </w:r>
      </w:ins>
    </w:p>
    <w:p w14:paraId="3C1F269F" w14:textId="77777777" w:rsidR="008972B9" w:rsidRDefault="008972B9" w:rsidP="00E97377">
      <w:pPr>
        <w:pStyle w:val="OMDV3"/>
        <w:rPr>
          <w:ins w:id="724" w:author="D.Kambarov" w:date="2026-04-16T15:17:00Z" w16du:dateUtc="2026-04-16T12:17:00Z"/>
          <w:lang w:val="ru-RU"/>
        </w:rPr>
      </w:pPr>
      <w:ins w:id="725" w:author="D.Kambarov" w:date="2026-04-16T15:17:00Z">
        <w:r w:rsidRPr="008972B9">
          <w:rPr>
            <w:lang w:val="ru-RU"/>
          </w:rPr>
          <w:t>По результатам анализа коллизиям могут присваиваться следующие статусы:</w:t>
        </w:r>
      </w:ins>
    </w:p>
    <w:p w14:paraId="340F08B8" w14:textId="77777777" w:rsidR="008972B9" w:rsidRDefault="008972B9">
      <w:pPr>
        <w:pStyle w:val="OM"/>
        <w:rPr>
          <w:ins w:id="726" w:author="D.Kambarov" w:date="2026-04-16T15:17:00Z" w16du:dateUtc="2026-04-16T12:17:00Z"/>
          <w:rStyle w:val="OM0"/>
        </w:rPr>
        <w:pPrChange w:id="727" w:author="D.Kambarov" w:date="2026-04-16T15:18:00Z" w16du:dateUtc="2026-04-16T12:18:00Z">
          <w:pPr>
            <w:pStyle w:val="OMDV3"/>
          </w:pPr>
        </w:pPrChange>
      </w:pPr>
      <w:ins w:id="728" w:author="D.Kambarov" w:date="2026-04-16T15:17:00Z">
        <w:r w:rsidRPr="008972B9">
          <w:rPr>
            <w:rStyle w:val="OM0"/>
            <w:rPrChange w:id="729" w:author="D.Kambarov" w:date="2026-04-16T15:17:00Z" w16du:dateUtc="2026-04-16T12:17:00Z">
              <w:rPr>
                <w:b/>
                <w:bCs/>
              </w:rPr>
            </w:rPrChange>
          </w:rPr>
          <w:t>Создать</w:t>
        </w:r>
        <w:r w:rsidRPr="008972B9">
          <w:rPr>
            <w:rStyle w:val="OM0"/>
            <w:rPrChange w:id="730" w:author="D.Kambarov" w:date="2026-04-16T15:17:00Z" w16du:dateUtc="2026-04-16T12:17:00Z">
              <w:rPr/>
            </w:rPrChange>
          </w:rPr>
          <w:t xml:space="preserve">, </w:t>
        </w:r>
        <w:r w:rsidRPr="008972B9">
          <w:rPr>
            <w:rStyle w:val="OM0"/>
            <w:rPrChange w:id="731" w:author="D.Kambarov" w:date="2026-04-16T15:17:00Z" w16du:dateUtc="2026-04-16T12:17:00Z">
              <w:rPr>
                <w:b/>
                <w:bCs/>
              </w:rPr>
            </w:rPrChange>
          </w:rPr>
          <w:t>Активный</w:t>
        </w:r>
        <w:r w:rsidRPr="008972B9">
          <w:rPr>
            <w:rStyle w:val="OM0"/>
            <w:rPrChange w:id="732" w:author="D.Kambarov" w:date="2026-04-16T15:17:00Z" w16du:dateUtc="2026-04-16T12:17:00Z">
              <w:rPr/>
            </w:rPrChange>
          </w:rPr>
          <w:t xml:space="preserve"> — все коллизии, выявленные по матрице коллизий;</w:t>
        </w:r>
      </w:ins>
    </w:p>
    <w:p w14:paraId="4957AE5A" w14:textId="77777777" w:rsidR="008972B9" w:rsidRDefault="008972B9">
      <w:pPr>
        <w:pStyle w:val="OM"/>
        <w:rPr>
          <w:ins w:id="733" w:author="D.Kambarov" w:date="2026-04-16T15:17:00Z" w16du:dateUtc="2026-04-16T12:17:00Z"/>
          <w:rStyle w:val="OM0"/>
        </w:rPr>
        <w:pPrChange w:id="734" w:author="D.Kambarov" w:date="2026-04-16T15:18:00Z" w16du:dateUtc="2026-04-16T12:18:00Z">
          <w:pPr>
            <w:pStyle w:val="OMDV3"/>
          </w:pPr>
        </w:pPrChange>
      </w:pPr>
      <w:ins w:id="735" w:author="D.Kambarov" w:date="2026-04-16T15:17:00Z">
        <w:r w:rsidRPr="008972B9">
          <w:rPr>
            <w:rStyle w:val="OM0"/>
            <w:rPrChange w:id="736" w:author="D.Kambarov" w:date="2026-04-16T15:17:00Z" w16du:dateUtc="2026-04-16T12:17:00Z">
              <w:rPr>
                <w:b/>
                <w:bCs/>
              </w:rPr>
            </w:rPrChange>
          </w:rPr>
          <w:t>Подтверждено</w:t>
        </w:r>
        <w:r w:rsidRPr="008972B9">
          <w:rPr>
            <w:rStyle w:val="OM0"/>
            <w:rPrChange w:id="737" w:author="D.Kambarov" w:date="2026-04-16T15:17:00Z" w16du:dateUtc="2026-04-16T12:17:00Z">
              <w:rPr/>
            </w:rPrChange>
          </w:rPr>
          <w:t xml:space="preserve"> — критичные коллизии, подлежащие первоочередному устранению;</w:t>
        </w:r>
      </w:ins>
    </w:p>
    <w:p w14:paraId="07220D01" w14:textId="01558839" w:rsidR="008972B9" w:rsidRDefault="008972B9" w:rsidP="008972B9">
      <w:pPr>
        <w:pStyle w:val="OM"/>
        <w:rPr>
          <w:ins w:id="738" w:author="D.Kambarov" w:date="2026-04-16T15:48:00Z" w16du:dateUtc="2026-04-16T12:48:00Z"/>
          <w:rStyle w:val="OM0"/>
        </w:rPr>
      </w:pPr>
      <w:ins w:id="739" w:author="D.Kambarov" w:date="2026-04-16T15:17:00Z">
        <w:r w:rsidRPr="008972B9">
          <w:rPr>
            <w:rStyle w:val="OM0"/>
            <w:rPrChange w:id="740" w:author="D.Kambarov" w:date="2026-04-16T15:17:00Z" w16du:dateUtc="2026-04-16T12:17:00Z">
              <w:rPr>
                <w:b/>
                <w:bCs/>
              </w:rPr>
            </w:rPrChange>
          </w:rPr>
          <w:t>Проанализировано</w:t>
        </w:r>
        <w:r w:rsidRPr="008972B9">
          <w:rPr>
            <w:rStyle w:val="OM0"/>
            <w:rPrChange w:id="741" w:author="D.Kambarov" w:date="2026-04-16T15:17:00Z" w16du:dateUtc="2026-04-16T12:17:00Z">
              <w:rPr/>
            </w:rPrChange>
          </w:rPr>
          <w:t xml:space="preserve"> — коллизии, не требующие устранения.</w:t>
        </w:r>
      </w:ins>
    </w:p>
    <w:p w14:paraId="28860D7C" w14:textId="6F4419F1" w:rsidR="00FB07FD" w:rsidRPr="00074D8F" w:rsidRDefault="00074D8F" w:rsidP="00074D8F">
      <w:pPr>
        <w:pStyle w:val="OMDV3"/>
        <w:jc w:val="left"/>
        <w:rPr>
          <w:ins w:id="742" w:author="D.Kambarov" w:date="2026-04-16T15:45:00Z" w16du:dateUtc="2026-04-16T12:45:00Z"/>
          <w:lang w:val="ru-RU"/>
          <w:rPrChange w:id="743" w:author="D.Kambarov" w:date="2026-04-16T15:45:00Z" w16du:dateUtc="2026-04-16T12:45:00Z">
            <w:rPr>
              <w:ins w:id="744" w:author="D.Kambarov" w:date="2026-04-16T15:45:00Z" w16du:dateUtc="2026-04-16T12:45:00Z"/>
              <w:i/>
              <w:iCs/>
              <w:u w:val="single"/>
              <w:lang w:val="ru-RU"/>
            </w:rPr>
          </w:rPrChange>
        </w:rPr>
      </w:pPr>
      <w:ins w:id="745" w:author="D.Kambarov" w:date="2026-04-16T15:45:00Z" w16du:dateUtc="2026-04-16T12:45:00Z">
        <w:r w:rsidRPr="00074D8F">
          <w:rPr>
            <w:i/>
            <w:iCs/>
            <w:u w:val="single"/>
            <w:lang w:val="ru-RU"/>
            <w:rPrChange w:id="746" w:author="D.Kambarov" w:date="2026-04-16T15:45:00Z" w16du:dateUtc="2026-04-16T12:45:00Z">
              <w:rPr>
                <w:i/>
                <w:iCs/>
                <w:u w:val="single"/>
              </w:rPr>
            </w:rPrChange>
          </w:rPr>
          <w:lastRenderedPageBreak/>
          <w:t xml:space="preserve">Матрица коллизий </w:t>
        </w:r>
        <w:r w:rsidRPr="00510209">
          <w:rPr>
            <w:i/>
            <w:iCs/>
            <w:u w:val="single"/>
          </w:rPr>
          <w:t>OM</w:t>
        </w:r>
        <w:r w:rsidRPr="00074D8F">
          <w:rPr>
            <w:i/>
            <w:iCs/>
            <w:u w:val="single"/>
            <w:lang w:val="ru-RU"/>
            <w:rPrChange w:id="747" w:author="D.Kambarov" w:date="2026-04-16T15:45:00Z" w16du:dateUtc="2026-04-16T12:45:00Z">
              <w:rPr>
                <w:i/>
                <w:iCs/>
                <w:u w:val="single"/>
              </w:rPr>
            </w:rPrChange>
          </w:rPr>
          <w:t xml:space="preserve"> Девелопмент </w:t>
        </w:r>
        <w:r>
          <w:rPr>
            <w:i/>
            <w:iCs/>
            <w:u w:val="single"/>
            <w:lang w:val="ru-RU"/>
          </w:rPr>
          <w:t>КС-2, КС-3</w:t>
        </w:r>
        <w:r>
          <w:rPr>
            <w:noProof/>
            <w:lang w:eastAsia="ru-RU"/>
          </w:rPr>
          <w:drawing>
            <wp:inline distT="0" distB="0" distL="0" distR="0" wp14:anchorId="6A47C5B1" wp14:editId="5E78097D">
              <wp:extent cx="5295900" cy="5675332"/>
              <wp:effectExtent l="0" t="0" r="0" b="1905"/>
              <wp:docPr id="11" name="Рисунок 2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</pic:nvPicPr>
                    <pic:blipFill>
                      <a:blip r:embed="rId23"/>
                      <a:stretch/>
                    </pic:blipFill>
                    <pic:spPr bwMode="auto">
                      <a:xfrm>
                        <a:off x="0" y="0"/>
                        <a:ext cx="5297883" cy="567745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DDA6CA8" w14:textId="71351721" w:rsidR="00074D8F" w:rsidRPr="00074D8F" w:rsidRDefault="00074D8F">
      <w:pPr>
        <w:pStyle w:val="OMDV3"/>
        <w:ind w:left="1134" w:hanging="850"/>
        <w:jc w:val="left"/>
        <w:rPr>
          <w:ins w:id="748" w:author="D.Kambarov" w:date="2026-04-16T15:51:00Z" w16du:dateUtc="2026-04-16T12:51:00Z"/>
          <w:lang w:val="ru-RU"/>
        </w:rPr>
        <w:pPrChange w:id="749" w:author="D.Kambarov" w:date="2026-04-16T15:52:00Z" w16du:dateUtc="2026-04-16T12:52:00Z">
          <w:pPr>
            <w:pStyle w:val="OMDV3"/>
            <w:numPr>
              <w:ilvl w:val="0"/>
              <w:numId w:val="0"/>
            </w:numPr>
            <w:ind w:left="142" w:firstLine="0"/>
            <w:jc w:val="center"/>
          </w:pPr>
        </w:pPrChange>
      </w:pPr>
      <w:ins w:id="750" w:author="D.Kambarov" w:date="2026-04-16T15:45:00Z" w16du:dateUtc="2026-04-16T12:45:00Z">
        <w:r w:rsidRPr="00074D8F">
          <w:rPr>
            <w:lang w:val="ru-RU"/>
          </w:rPr>
          <w:lastRenderedPageBreak/>
          <w:t>Матрица коллизий ОМ Девелопмент КС-4</w:t>
        </w:r>
      </w:ins>
      <w:ins w:id="751" w:author="D.Kambarov" w:date="2026-04-16T15:46:00Z" w16du:dateUtc="2026-04-16T12:46:00Z">
        <w:r>
          <w:rPr>
            <w:noProof/>
            <w:lang w:eastAsia="ru-RU"/>
          </w:rPr>
          <w:drawing>
            <wp:inline distT="0" distB="0" distL="0" distR="0" wp14:anchorId="09517794" wp14:editId="4A2B083E">
              <wp:extent cx="5867987" cy="5640354"/>
              <wp:effectExtent l="0" t="0" r="0" b="0"/>
              <wp:docPr id="12" name="Рисунок 3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</pic:nvPicPr>
                    <pic:blipFill>
                      <a:blip r:embed="rId24"/>
                      <a:stretch/>
                    </pic:blipFill>
                    <pic:spPr bwMode="auto">
                      <a:xfrm>
                        <a:off x="0" y="0"/>
                        <a:ext cx="5879905" cy="56518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C6DC943" w14:textId="77777777" w:rsidR="00074D8F" w:rsidRDefault="00074D8F" w:rsidP="00074D8F">
      <w:pPr>
        <w:pStyle w:val="OMDV2"/>
        <w:rPr>
          <w:ins w:id="752" w:author="D.Kambarov" w:date="2026-04-16T15:51:00Z" w16du:dateUtc="2026-04-16T12:51:00Z"/>
          <w:lang w:val="ru-RU"/>
        </w:rPr>
      </w:pPr>
      <w:commentRangeStart w:id="753"/>
      <w:ins w:id="754" w:author="D.Kambarov" w:date="2026-04-16T15:51:00Z" w16du:dateUtc="2026-04-16T12:51:00Z">
        <w:r w:rsidRPr="00074D8F">
          <w:rPr>
            <w:lang w:val="ru-RU"/>
          </w:rPr>
          <w:t>Заполнение параметра OMDV_Категория материала</w:t>
        </w:r>
      </w:ins>
      <w:commentRangeEnd w:id="753"/>
      <w:r w:rsidR="00F27658">
        <w:rPr>
          <w:rStyle w:val="aff6"/>
          <w:sz w:val="22"/>
          <w:szCs w:val="22"/>
          <w:lang w:val="ru-RU"/>
        </w:rPr>
        <w:commentReference w:id="753"/>
      </w:r>
    </w:p>
    <w:p w14:paraId="511D6E60" w14:textId="69E73BDD" w:rsidR="00074D8F" w:rsidRPr="00F27658" w:rsidRDefault="00074D8F">
      <w:pPr>
        <w:pStyle w:val="OMDV3"/>
        <w:rPr>
          <w:ins w:id="755" w:author="D.Kambarov" w:date="2026-04-16T14:33:00Z" w16du:dateUtc="2026-04-16T11:33:00Z"/>
          <w:lang w:val="ru-RU"/>
          <w:rPrChange w:id="756" w:author="D.Kambarov" w:date="2026-04-16T16:43:00Z" w16du:dateUtc="2026-04-16T13:43:00Z">
            <w:rPr>
              <w:ins w:id="757" w:author="D.Kambarov" w:date="2026-04-16T14:33:00Z" w16du:dateUtc="2026-04-16T11:33:00Z"/>
            </w:rPr>
          </w:rPrChange>
        </w:rPr>
        <w:pPrChange w:id="758" w:author="D.Kambarov" w:date="2026-04-16T16:43:00Z" w16du:dateUtc="2026-04-16T13:43:00Z">
          <w:pPr>
            <w:pStyle w:val="OMDV2"/>
          </w:pPr>
        </w:pPrChange>
      </w:pPr>
      <w:ins w:id="759" w:author="D.Kambarov" w:date="2026-04-16T15:51:00Z" w16du:dateUtc="2026-04-16T12:51:00Z">
        <w:r w:rsidRPr="00074D8F">
          <w:rPr>
            <w:lang w:val="ru-RU"/>
          </w:rPr>
          <w:t xml:space="preserve">Параметр </w:t>
        </w:r>
        <w:r w:rsidRPr="00074D8F">
          <w:rPr>
            <w:b/>
            <w:bCs/>
            <w:lang w:val="ru-RU"/>
          </w:rPr>
          <w:t>OMDV_Категория материала</w:t>
        </w:r>
        <w:r w:rsidRPr="00074D8F">
          <w:rPr>
            <w:lang w:val="ru-RU"/>
          </w:rPr>
          <w:t xml:space="preserve"> является обязательным к заполнению для </w:t>
        </w:r>
        <w:r>
          <w:rPr>
            <w:lang w:val="ru-RU"/>
          </w:rPr>
          <w:t xml:space="preserve">материалов у </w:t>
        </w:r>
        <w:r w:rsidRPr="00074D8F">
          <w:rPr>
            <w:lang w:val="ru-RU"/>
          </w:rPr>
          <w:t>элементов архитектурных и конструктивных моделей в случаях, предусмотренных настоящим документом.</w:t>
        </w:r>
        <w:r w:rsidRPr="00074D8F">
          <w:rPr>
            <w:lang w:val="ru-RU"/>
          </w:rPr>
          <w:br/>
          <w:t xml:space="preserve">Значение параметра должно указываться в соответствии с таблицей, приведённой ниже, с использованием значений из столбца </w:t>
        </w:r>
        <w:r w:rsidRPr="00074D8F">
          <w:rPr>
            <w:b/>
            <w:bCs/>
            <w:lang w:val="ru-RU"/>
          </w:rPr>
          <w:t>«Индекс материала»</w:t>
        </w:r>
        <w:r w:rsidRPr="00074D8F">
          <w:rPr>
            <w:lang w:val="ru-RU"/>
          </w:rPr>
          <w:t xml:space="preserve"> (например: </w:t>
        </w:r>
        <w:r w:rsidRPr="00074D8F">
          <w:rPr>
            <w:b/>
            <w:bCs/>
            <w:lang w:val="ru-RU"/>
          </w:rPr>
          <w:t>CSS</w:t>
        </w:r>
        <w:r w:rsidRPr="00074D8F">
          <w:rPr>
            <w:lang w:val="ru-RU"/>
          </w:rPr>
          <w:t xml:space="preserve">, </w:t>
        </w:r>
        <w:r w:rsidRPr="00074D8F">
          <w:rPr>
            <w:b/>
            <w:bCs/>
            <w:lang w:val="ru-RU"/>
          </w:rPr>
          <w:t>STA</w:t>
        </w:r>
        <w:r w:rsidRPr="00074D8F">
          <w:rPr>
            <w:lang w:val="ru-RU"/>
          </w:rPr>
          <w:t>).</w:t>
        </w:r>
        <w:r w:rsidRPr="00074D8F">
          <w:rPr>
            <w:lang w:val="ru-RU"/>
          </w:rPr>
          <w:br/>
          <w:t>Изменение и дополнение указанной таблицы допускается только по согласованию с Заказчиком и подлежит фиксации в BEP.</w:t>
        </w:r>
      </w:ins>
    </w:p>
    <w:p w14:paraId="49C5352C" w14:textId="7067C1DD" w:rsidR="00074D8F" w:rsidRPr="00074D8F" w:rsidRDefault="00074D8F" w:rsidP="00074D8F">
      <w:pPr>
        <w:pStyle w:val="OMDV2"/>
        <w:jc w:val="left"/>
        <w:rPr>
          <w:ins w:id="760" w:author="D.Kambarov" w:date="2026-04-16T15:53:00Z" w16du:dateUtc="2026-04-16T12:53:00Z"/>
          <w:lang w:val="ru-RU"/>
          <w:rPrChange w:id="761" w:author="D.Kambarov" w:date="2026-04-16T15:54:00Z" w16du:dateUtc="2026-04-16T12:54:00Z">
            <w:rPr>
              <w:ins w:id="762" w:author="D.Kambarov" w:date="2026-04-16T15:53:00Z" w16du:dateUtc="2026-04-16T12:53:00Z"/>
            </w:rPr>
          </w:rPrChange>
        </w:rPr>
      </w:pPr>
      <w:ins w:id="763" w:author="D.Kambarov" w:date="2026-04-16T15:53:00Z" w16du:dateUtc="2026-04-16T12:53:00Z">
        <w:r w:rsidRPr="00510209">
          <w:rPr>
            <w:lang w:val="ru-RU"/>
          </w:rPr>
          <w:t xml:space="preserve">Всем элементам в моделях </w:t>
        </w:r>
        <w:r>
          <w:rPr>
            <w:lang w:val="ru-RU"/>
          </w:rPr>
          <w:t>КС-4</w:t>
        </w:r>
        <w:r w:rsidRPr="00510209">
          <w:rPr>
            <w:lang w:val="ru-RU"/>
          </w:rPr>
          <w:t xml:space="preserve"> должен быть назначен параметр </w:t>
        </w:r>
        <w:r>
          <w:rPr>
            <w:i/>
            <w:iCs/>
          </w:rPr>
          <w:t>OMDV</w:t>
        </w:r>
        <w:r w:rsidRPr="00510209">
          <w:rPr>
            <w:i/>
            <w:iCs/>
            <w:lang w:val="ru-RU"/>
          </w:rPr>
          <w:t>_Альбом</w:t>
        </w:r>
        <w:r w:rsidRPr="00510209">
          <w:rPr>
            <w:lang w:val="ru-RU"/>
          </w:rPr>
          <w:t xml:space="preserve">, определяющий принадлежность элемента к альбому документации. </w:t>
        </w:r>
        <w:r w:rsidRPr="00510209">
          <w:rPr>
            <w:lang w:val="ru-RU"/>
          </w:rPr>
          <w:br/>
        </w:r>
        <w:r w:rsidRPr="00074D8F">
          <w:rPr>
            <w:u w:val="single"/>
            <w:lang w:val="ru-RU"/>
            <w:rPrChange w:id="764" w:author="D.Kambarov" w:date="2026-04-16T15:54:00Z" w16du:dateUtc="2026-04-16T12:54:00Z">
              <w:rPr>
                <w:u w:val="single"/>
              </w:rPr>
            </w:rPrChange>
          </w:rPr>
          <w:t>Пример заполнения:</w:t>
        </w:r>
        <w:r w:rsidRPr="00074D8F">
          <w:rPr>
            <w:lang w:val="ru-RU"/>
            <w:rPrChange w:id="765" w:author="D.Kambarov" w:date="2026-04-16T15:54:00Z" w16du:dateUtc="2026-04-16T12:54:00Z">
              <w:rPr/>
            </w:rPrChange>
          </w:rPr>
          <w:t xml:space="preserve"> </w:t>
        </w:r>
        <w:r w:rsidRPr="00074D8F">
          <w:rPr>
            <w:b/>
            <w:bCs/>
            <w:lang w:val="ru-RU"/>
            <w:rPrChange w:id="766" w:author="D.Kambarov" w:date="2026-04-16T15:54:00Z" w16du:dateUtc="2026-04-16T12:54:00Z">
              <w:rPr>
                <w:b/>
                <w:bCs/>
              </w:rPr>
            </w:rPrChange>
          </w:rPr>
          <w:t>«КЖ1.2»</w:t>
        </w:r>
        <w:r w:rsidRPr="00074D8F">
          <w:rPr>
            <w:lang w:val="ru-RU"/>
            <w:rPrChange w:id="767" w:author="D.Kambarov" w:date="2026-04-16T15:54:00Z" w16du:dateUtc="2026-04-16T12:54:00Z">
              <w:rPr/>
            </w:rPrChange>
          </w:rPr>
          <w:t>;</w:t>
        </w:r>
        <w:r w:rsidRPr="00074D8F">
          <w:rPr>
            <w:b/>
            <w:bCs/>
            <w:lang w:val="ru-RU"/>
            <w:rPrChange w:id="768" w:author="D.Kambarov" w:date="2026-04-16T15:54:00Z" w16du:dateUtc="2026-04-16T12:54:00Z">
              <w:rPr>
                <w:b/>
                <w:bCs/>
              </w:rPr>
            </w:rPrChange>
          </w:rPr>
          <w:t xml:space="preserve"> «АР8»</w:t>
        </w:r>
        <w:r w:rsidRPr="00074D8F">
          <w:rPr>
            <w:lang w:val="ru-RU"/>
            <w:rPrChange w:id="769" w:author="D.Kambarov" w:date="2026-04-16T15:54:00Z" w16du:dateUtc="2026-04-16T12:54:00Z">
              <w:rPr/>
            </w:rPrChange>
          </w:rPr>
          <w:t>;</w:t>
        </w:r>
        <w:r w:rsidRPr="00074D8F">
          <w:rPr>
            <w:b/>
            <w:bCs/>
            <w:lang w:val="ru-RU"/>
            <w:rPrChange w:id="770" w:author="D.Kambarov" w:date="2026-04-16T15:54:00Z" w16du:dateUtc="2026-04-16T12:54:00Z">
              <w:rPr>
                <w:b/>
                <w:bCs/>
              </w:rPr>
            </w:rPrChange>
          </w:rPr>
          <w:t xml:space="preserve"> «</w:t>
        </w:r>
        <w:r>
          <w:rPr>
            <w:b/>
            <w:bCs/>
          </w:rPr>
          <w:t>CC</w:t>
        </w:r>
        <w:r w:rsidRPr="00074D8F">
          <w:rPr>
            <w:b/>
            <w:bCs/>
            <w:lang w:val="ru-RU"/>
            <w:rPrChange w:id="771" w:author="D.Kambarov" w:date="2026-04-16T15:54:00Z" w16du:dateUtc="2026-04-16T12:54:00Z">
              <w:rPr>
                <w:b/>
                <w:bCs/>
              </w:rPr>
            </w:rPrChange>
          </w:rPr>
          <w:t>»</w:t>
        </w:r>
        <w:r w:rsidRPr="00074D8F">
          <w:rPr>
            <w:lang w:val="ru-RU"/>
            <w:rPrChange w:id="772" w:author="D.Kambarov" w:date="2026-04-16T15:54:00Z" w16du:dateUtc="2026-04-16T12:54:00Z">
              <w:rPr/>
            </w:rPrChange>
          </w:rPr>
          <w:t>.</w:t>
        </w:r>
      </w:ins>
    </w:p>
    <w:p w14:paraId="02569140" w14:textId="75EF25D7" w:rsidR="00F21164" w:rsidRDefault="00074D8F" w:rsidP="00074D8F">
      <w:pPr>
        <w:pStyle w:val="OMDV2"/>
        <w:rPr>
          <w:ins w:id="773" w:author="D.Kambarov" w:date="2026-04-16T15:55:00Z" w16du:dateUtc="2026-04-16T12:55:00Z"/>
          <w:lang w:val="ru-RU"/>
        </w:rPr>
      </w:pPr>
      <w:ins w:id="774" w:author="D.Kambarov" w:date="2026-04-16T15:54:00Z">
        <w:r w:rsidRPr="00C3657C">
          <w:rPr>
            <w:lang w:val="ru-RU"/>
          </w:rPr>
          <w:t xml:space="preserve">Параметры </w:t>
        </w:r>
        <w:r w:rsidRPr="00074D8F">
          <w:rPr>
            <w:lang w:val="ru-RU"/>
            <w:rPrChange w:id="775" w:author="D.Kambarov" w:date="2026-04-16T15:54:00Z" w16du:dateUtc="2026-04-16T12:54:00Z">
              <w:rPr>
                <w:b/>
                <w:bCs/>
                <w:lang w:val="ru-RU"/>
              </w:rPr>
            </w:rPrChange>
          </w:rPr>
          <w:t>OMDV_Корпус</w:t>
        </w:r>
        <w:r w:rsidRPr="00C3657C">
          <w:rPr>
            <w:lang w:val="ru-RU"/>
          </w:rPr>
          <w:t xml:space="preserve">, </w:t>
        </w:r>
        <w:r w:rsidRPr="00074D8F">
          <w:rPr>
            <w:lang w:val="ru-RU"/>
            <w:rPrChange w:id="776" w:author="D.Kambarov" w:date="2026-04-16T15:54:00Z" w16du:dateUtc="2026-04-16T12:54:00Z">
              <w:rPr>
                <w:b/>
                <w:bCs/>
                <w:lang w:val="ru-RU"/>
              </w:rPr>
            </w:rPrChange>
          </w:rPr>
          <w:t>OMDV_Тип строения</w:t>
        </w:r>
        <w:r w:rsidRPr="00C3657C">
          <w:rPr>
            <w:lang w:val="ru-RU"/>
          </w:rPr>
          <w:t xml:space="preserve">, </w:t>
        </w:r>
        <w:r w:rsidRPr="00074D8F">
          <w:rPr>
            <w:lang w:val="ru-RU"/>
            <w:rPrChange w:id="777" w:author="D.Kambarov" w:date="2026-04-16T15:54:00Z" w16du:dateUtc="2026-04-16T12:54:00Z">
              <w:rPr>
                <w:b/>
                <w:bCs/>
                <w:lang w:val="ru-RU"/>
              </w:rPr>
            </w:rPrChange>
          </w:rPr>
          <w:t>OMDV_Группа конструкции</w:t>
        </w:r>
        <w:r w:rsidRPr="00C3657C">
          <w:rPr>
            <w:lang w:val="ru-RU"/>
          </w:rPr>
          <w:t xml:space="preserve">, </w:t>
        </w:r>
        <w:r w:rsidRPr="00074D8F">
          <w:rPr>
            <w:lang w:val="ru-RU"/>
            <w:rPrChange w:id="778" w:author="D.Kambarov" w:date="2026-04-16T15:54:00Z" w16du:dateUtc="2026-04-16T12:54:00Z">
              <w:rPr>
                <w:b/>
                <w:bCs/>
                <w:lang w:val="ru-RU"/>
              </w:rPr>
            </w:rPrChange>
          </w:rPr>
          <w:t>OMDV_Номер этажа</w:t>
        </w:r>
        <w:r w:rsidRPr="00C3657C">
          <w:rPr>
            <w:lang w:val="ru-RU"/>
          </w:rPr>
          <w:t xml:space="preserve">, </w:t>
        </w:r>
        <w:r w:rsidRPr="00074D8F">
          <w:rPr>
            <w:lang w:val="ru-RU"/>
            <w:rPrChange w:id="779" w:author="D.Kambarov" w:date="2026-04-16T15:54:00Z" w16du:dateUtc="2026-04-16T12:54:00Z">
              <w:rPr>
                <w:b/>
                <w:bCs/>
                <w:lang w:val="ru-RU"/>
              </w:rPr>
            </w:rPrChange>
          </w:rPr>
          <w:t>OMDV_Секция</w:t>
        </w:r>
        <w:r w:rsidRPr="00C3657C">
          <w:rPr>
            <w:lang w:val="ru-RU"/>
          </w:rPr>
          <w:t xml:space="preserve">, </w:t>
        </w:r>
        <w:r w:rsidRPr="00074D8F">
          <w:rPr>
            <w:lang w:val="ru-RU"/>
            <w:rPrChange w:id="780" w:author="D.Kambarov" w:date="2026-04-16T15:54:00Z" w16du:dateUtc="2026-04-16T12:54:00Z">
              <w:rPr>
                <w:b/>
                <w:bCs/>
                <w:lang w:val="ru-RU"/>
              </w:rPr>
            </w:rPrChange>
          </w:rPr>
          <w:t>OMDV_Категория материала</w:t>
        </w:r>
        <w:r w:rsidRPr="00C3657C">
          <w:rPr>
            <w:lang w:val="ru-RU"/>
          </w:rPr>
          <w:t xml:space="preserve"> должны относиться к группе параметров </w:t>
        </w:r>
        <w:r w:rsidRPr="00074D8F">
          <w:rPr>
            <w:lang w:val="ru-RU"/>
            <w:rPrChange w:id="781" w:author="D.Kambarov" w:date="2026-04-16T15:54:00Z" w16du:dateUtc="2026-04-16T12:54:00Z">
              <w:rPr>
                <w:b/>
                <w:bCs/>
                <w:lang w:val="ru-RU"/>
              </w:rPr>
            </w:rPrChange>
          </w:rPr>
          <w:t>«Текст»</w:t>
        </w:r>
        <w:r w:rsidRPr="00C3657C">
          <w:rPr>
            <w:lang w:val="ru-RU"/>
          </w:rPr>
          <w:t>.</w:t>
        </w:r>
      </w:ins>
    </w:p>
    <w:p w14:paraId="5D09B01F" w14:textId="42B0BE81" w:rsidR="00C3657C" w:rsidRDefault="00C3657C" w:rsidP="00691EEA">
      <w:pPr>
        <w:pStyle w:val="OMDV2"/>
        <w:rPr>
          <w:ins w:id="782" w:author="D.Kambarov" w:date="2026-04-16T16:05:00Z" w16du:dateUtc="2026-04-16T13:05:00Z"/>
          <w:lang w:val="ru-RU"/>
        </w:rPr>
      </w:pPr>
      <w:ins w:id="783" w:author="D.Kambarov" w:date="2026-04-16T15:55:00Z">
        <w:r w:rsidRPr="00F27658">
          <w:rPr>
            <w:lang w:val="ru-RU"/>
            <w:rPrChange w:id="784" w:author="D.Kambarov" w:date="2026-04-16T16:43:00Z" w16du:dateUtc="2026-04-16T13:43:00Z">
              <w:rPr/>
            </w:rPrChange>
          </w:rPr>
          <w:t xml:space="preserve">Вставка узлов и иных графических элементов, подготовленных в </w:t>
        </w:r>
        <w:r w:rsidRPr="00C3657C">
          <w:t>AutoCAD</w:t>
        </w:r>
        <w:r w:rsidRPr="00F27658">
          <w:rPr>
            <w:lang w:val="ru-RU"/>
            <w:rPrChange w:id="785" w:author="D.Kambarov" w:date="2026-04-16T16:43:00Z" w16du:dateUtc="2026-04-16T13:43:00Z">
              <w:rPr/>
            </w:rPrChange>
          </w:rPr>
          <w:t xml:space="preserve">, в модель </w:t>
        </w:r>
        <w:r w:rsidRPr="00C3657C">
          <w:t>Revit</w:t>
        </w:r>
        <w:r w:rsidRPr="00F27658">
          <w:rPr>
            <w:lang w:val="ru-RU"/>
            <w:rPrChange w:id="786" w:author="D.Kambarov" w:date="2026-04-16T16:43:00Z" w16du:dateUtc="2026-04-16T13:43:00Z">
              <w:rPr/>
            </w:rPrChange>
          </w:rPr>
          <w:t xml:space="preserve"> должна выполняться </w:t>
        </w:r>
      </w:ins>
      <w:ins w:id="787" w:author="D.Kambarov" w:date="2026-04-16T16:05:00Z" w16du:dateUtc="2026-04-16T13:05:00Z">
        <w:r w:rsidR="00691EEA" w:rsidRPr="00F27658">
          <w:rPr>
            <w:lang w:val="ru-RU"/>
            <w:rPrChange w:id="788" w:author="D.Kambarov" w:date="2026-04-16T16:43:00Z" w16du:dateUtc="2026-04-16T13:43:00Z">
              <w:rPr/>
            </w:rPrChange>
          </w:rPr>
          <w:t>связью</w:t>
        </w:r>
      </w:ins>
      <w:ins w:id="789" w:author="D.Kambarov" w:date="2026-04-16T15:55:00Z">
        <w:r w:rsidRPr="00F27658">
          <w:rPr>
            <w:lang w:val="ru-RU"/>
            <w:rPrChange w:id="790" w:author="D.Kambarov" w:date="2026-04-16T16:43:00Z" w16du:dateUtc="2026-04-16T13:43:00Z">
              <w:rPr/>
            </w:rPrChange>
          </w:rPr>
          <w:t xml:space="preserve"> </w:t>
        </w:r>
        <w:r w:rsidRPr="00C3657C">
          <w:t>DWG</w:t>
        </w:r>
        <w:r w:rsidRPr="00F27658">
          <w:rPr>
            <w:lang w:val="ru-RU"/>
            <w:rPrChange w:id="791" w:author="D.Kambarov" w:date="2026-04-16T16:43:00Z" w16du:dateUtc="2026-04-16T13:43:00Z">
              <w:rPr/>
            </w:rPrChange>
          </w:rPr>
          <w:t xml:space="preserve">-файлов. Все связанные </w:t>
        </w:r>
        <w:r w:rsidRPr="00C3657C">
          <w:t>DWG</w:t>
        </w:r>
        <w:r w:rsidRPr="00F27658">
          <w:rPr>
            <w:lang w:val="ru-RU"/>
            <w:rPrChange w:id="792" w:author="D.Kambarov" w:date="2026-04-16T16:43:00Z" w16du:dateUtc="2026-04-16T13:43:00Z">
              <w:rPr/>
            </w:rPrChange>
          </w:rPr>
          <w:t xml:space="preserve">-файлы подлежат передаче Заказчику совместно с файлом </w:t>
        </w:r>
        <w:r w:rsidRPr="00C3657C">
          <w:t>Revit</w:t>
        </w:r>
        <w:r w:rsidRPr="00F27658">
          <w:rPr>
            <w:lang w:val="ru-RU"/>
            <w:rPrChange w:id="793" w:author="D.Kambarov" w:date="2026-04-16T16:43:00Z" w16du:dateUtc="2026-04-16T13:43:00Z">
              <w:rPr/>
            </w:rPrChange>
          </w:rPr>
          <w:t>.</w:t>
        </w:r>
      </w:ins>
    </w:p>
    <w:p w14:paraId="084A0734" w14:textId="3AB7A898" w:rsidR="00691EEA" w:rsidRDefault="00691EEA" w:rsidP="00691EEA">
      <w:pPr>
        <w:pStyle w:val="OMDV2"/>
        <w:rPr>
          <w:ins w:id="794" w:author="D.Kambarov" w:date="2026-04-16T16:07:00Z" w16du:dateUtc="2026-04-16T13:07:00Z"/>
          <w:lang w:val="ru-RU"/>
        </w:rPr>
      </w:pPr>
      <w:ins w:id="795" w:author="D.Kambarov" w:date="2026-04-16T16:06:00Z">
        <w:r w:rsidRPr="00691EEA">
          <w:rPr>
            <w:lang w:val="ru-RU"/>
          </w:rPr>
          <w:lastRenderedPageBreak/>
          <w:t xml:space="preserve">При оформлении документации и обмене информацией в марках и спецификациях должны использоваться площадные, количественные и идентификационные параметры с префиксом </w:t>
        </w:r>
        <w:r w:rsidRPr="00691EEA">
          <w:rPr>
            <w:b/>
            <w:bCs/>
            <w:lang w:val="ru-RU"/>
          </w:rPr>
          <w:t>OMDV</w:t>
        </w:r>
        <w:r w:rsidRPr="00691EEA">
          <w:rPr>
            <w:lang w:val="ru-RU"/>
          </w:rPr>
          <w:t>, предоставляемые Заказчиком в составе файла общих параметров.</w:t>
        </w:r>
      </w:ins>
    </w:p>
    <w:p w14:paraId="5F5362D5" w14:textId="77777777" w:rsidR="00691EEA" w:rsidRPr="00691EEA" w:rsidRDefault="00691EEA" w:rsidP="00691EEA">
      <w:pPr>
        <w:pStyle w:val="OMDV2"/>
        <w:rPr>
          <w:ins w:id="796" w:author="D.Kambarov" w:date="2026-04-16T16:07:00Z" w16du:dateUtc="2026-04-16T13:07:00Z"/>
          <w:lang w:val="ru-RU"/>
          <w:rPrChange w:id="797" w:author="D.Kambarov" w:date="2026-04-16T16:07:00Z" w16du:dateUtc="2026-04-16T13:07:00Z">
            <w:rPr>
              <w:ins w:id="798" w:author="D.Kambarov" w:date="2026-04-16T16:07:00Z" w16du:dateUtc="2026-04-16T13:07:00Z"/>
            </w:rPr>
          </w:rPrChange>
        </w:rPr>
      </w:pPr>
      <w:ins w:id="799" w:author="D.Kambarov" w:date="2026-04-16T16:07:00Z" w16du:dateUtc="2026-04-16T13:07:00Z">
        <w:r w:rsidRPr="00510209">
          <w:rPr>
            <w:lang w:val="ru-RU"/>
          </w:rPr>
          <w:t>Во всех площадных показателях для символа разделения используйте точку.</w:t>
        </w:r>
      </w:ins>
    </w:p>
    <w:p w14:paraId="7C6F08CC" w14:textId="613CBEF1" w:rsidR="00691EEA" w:rsidRDefault="00691EEA" w:rsidP="00691EEA">
      <w:pPr>
        <w:pStyle w:val="OMDV2"/>
        <w:rPr>
          <w:ins w:id="800" w:author="D.Kambarov" w:date="2026-04-16T16:08:00Z" w16du:dateUtc="2026-04-16T13:08:00Z"/>
          <w:lang w:val="ru-RU"/>
        </w:rPr>
      </w:pPr>
      <w:ins w:id="801" w:author="D.Kambarov" w:date="2026-04-16T16:07:00Z">
        <w:r w:rsidRPr="00691EEA">
          <w:rPr>
            <w:lang w:val="ru-RU"/>
          </w:rPr>
          <w:t>Все спецификации в модели должны формироваться средствами Revit. Использование стороннего программного обеспечения для формирования спецификаций допускается только при условии предварительного согласования в BEP.</w:t>
        </w:r>
      </w:ins>
    </w:p>
    <w:p w14:paraId="4958D6D3" w14:textId="77777777" w:rsidR="00691EEA" w:rsidRDefault="00691EEA" w:rsidP="00691EEA">
      <w:pPr>
        <w:pStyle w:val="OMDV2"/>
        <w:rPr>
          <w:ins w:id="802" w:author="D.Kambarov" w:date="2026-04-16T16:10:00Z" w16du:dateUtc="2026-04-16T13:10:00Z"/>
        </w:rPr>
      </w:pPr>
      <w:ins w:id="803" w:author="D.Kambarov" w:date="2026-04-16T16:10:00Z" w16du:dateUtc="2026-04-16T13:10:00Z">
        <w:r>
          <w:rPr>
            <w:b/>
            <w:u w:val="single"/>
          </w:rPr>
          <w:t>Категорически запрещается:</w:t>
        </w:r>
      </w:ins>
    </w:p>
    <w:p w14:paraId="52FF014D" w14:textId="74F74622" w:rsidR="00691EEA" w:rsidRDefault="00691EEA" w:rsidP="00691EEA">
      <w:pPr>
        <w:pStyle w:val="OMDV3"/>
        <w:rPr>
          <w:ins w:id="804" w:author="D.Kambarov" w:date="2026-04-16T16:11:00Z" w16du:dateUtc="2026-04-16T13:11:00Z"/>
          <w:lang w:val="ru-RU"/>
        </w:rPr>
      </w:pPr>
      <w:ins w:id="805" w:author="D.Kambarov" w:date="2026-04-16T16:10:00Z">
        <w:r w:rsidRPr="00691EEA">
          <w:rPr>
            <w:lang w:val="ru-RU"/>
          </w:rPr>
          <w:t>Использова</w:t>
        </w:r>
      </w:ins>
      <w:ins w:id="806" w:author="D.Kambarov" w:date="2026-04-16T16:19:00Z" w16du:dateUtc="2026-04-16T13:19:00Z">
        <w:r w:rsidR="00BB1EF4">
          <w:rPr>
            <w:lang w:val="ru-RU"/>
          </w:rPr>
          <w:t>ть</w:t>
        </w:r>
      </w:ins>
      <w:ins w:id="807" w:author="D.Kambarov" w:date="2026-04-16T16:10:00Z">
        <w:r w:rsidRPr="00691EEA">
          <w:rPr>
            <w:lang w:val="ru-RU"/>
          </w:rPr>
          <w:t xml:space="preserve"> вспомогательны</w:t>
        </w:r>
      </w:ins>
      <w:ins w:id="808" w:author="D.Kambarov" w:date="2026-04-16T16:19:00Z" w16du:dateUtc="2026-04-16T13:19:00Z">
        <w:r w:rsidR="00BB1EF4">
          <w:rPr>
            <w:lang w:val="ru-RU"/>
          </w:rPr>
          <w:t>е</w:t>
        </w:r>
      </w:ins>
      <w:ins w:id="809" w:author="D.Kambarov" w:date="2026-04-16T16:10:00Z">
        <w:r w:rsidRPr="00691EEA">
          <w:rPr>
            <w:lang w:val="ru-RU"/>
          </w:rPr>
          <w:t xml:space="preserve"> линий </w:t>
        </w:r>
        <w:r w:rsidRPr="00691EEA">
          <w:rPr>
            <w:i/>
            <w:iCs/>
            <w:lang w:val="ru-RU"/>
            <w:rPrChange w:id="810" w:author="D.Kambarov" w:date="2026-04-16T16:10:00Z" w16du:dateUtc="2026-04-16T13:10:00Z">
              <w:rPr>
                <w:lang w:val="ru-RU"/>
              </w:rPr>
            </w:rPrChange>
          </w:rPr>
          <w:t>(</w:t>
        </w:r>
        <w:r w:rsidRPr="00691EEA">
          <w:rPr>
            <w:i/>
            <w:iCs/>
            <w:lang w:val="ru-RU"/>
            <w:rPrChange w:id="811" w:author="D.Kambarov" w:date="2026-04-16T16:10:00Z" w16du:dateUtc="2026-04-16T13:10:00Z">
              <w:rPr>
                <w:b/>
                <w:bCs/>
                <w:lang w:val="ru-RU"/>
              </w:rPr>
            </w:rPrChange>
          </w:rPr>
          <w:t>Model Lines</w:t>
        </w:r>
        <w:r w:rsidRPr="00691EEA">
          <w:rPr>
            <w:i/>
            <w:iCs/>
            <w:lang w:val="ru-RU"/>
            <w:rPrChange w:id="812" w:author="D.Kambarov" w:date="2026-04-16T16:10:00Z" w16du:dateUtc="2026-04-16T13:10:00Z">
              <w:rPr>
                <w:lang w:val="ru-RU"/>
              </w:rPr>
            </w:rPrChange>
          </w:rPr>
          <w:t xml:space="preserve">, </w:t>
        </w:r>
        <w:r w:rsidRPr="00691EEA">
          <w:rPr>
            <w:i/>
            <w:iCs/>
            <w:lang w:val="ru-RU"/>
            <w:rPrChange w:id="813" w:author="D.Kambarov" w:date="2026-04-16T16:10:00Z" w16du:dateUtc="2026-04-16T13:10:00Z">
              <w:rPr>
                <w:b/>
                <w:bCs/>
                <w:lang w:val="ru-RU"/>
              </w:rPr>
            </w:rPrChange>
          </w:rPr>
          <w:t>Detail Lines</w:t>
        </w:r>
        <w:r w:rsidRPr="00691EEA">
          <w:rPr>
            <w:i/>
            <w:iCs/>
            <w:lang w:val="ru-RU"/>
            <w:rPrChange w:id="814" w:author="D.Kambarov" w:date="2026-04-16T16:10:00Z" w16du:dateUtc="2026-04-16T13:10:00Z">
              <w:rPr>
                <w:lang w:val="ru-RU"/>
              </w:rPr>
            </w:rPrChange>
          </w:rPr>
          <w:t>)</w:t>
        </w:r>
        <w:r w:rsidRPr="00691EEA">
          <w:rPr>
            <w:lang w:val="ru-RU"/>
          </w:rPr>
          <w:t xml:space="preserve"> на планах и разрезах для обводки элементов модели, а также в качестве замены марок и аннотаций. Использование линий допускается только в узлах в целях улучшения графического оформления чертежей. Требование не распространяется на разделы и подразделы </w:t>
        </w:r>
        <w:r w:rsidRPr="00691EEA">
          <w:rPr>
            <w:lang w:val="ru-RU"/>
            <w:rPrChange w:id="815" w:author="D.Kambarov" w:date="2026-04-16T16:10:00Z" w16du:dateUtc="2026-04-16T13:10:00Z">
              <w:rPr>
                <w:b/>
                <w:bCs/>
                <w:lang w:val="ru-RU"/>
              </w:rPr>
            </w:rPrChange>
          </w:rPr>
          <w:t>ЭОМ</w:t>
        </w:r>
        <w:r w:rsidRPr="00691EEA">
          <w:rPr>
            <w:lang w:val="ru-RU"/>
          </w:rPr>
          <w:t xml:space="preserve"> и </w:t>
        </w:r>
        <w:r w:rsidRPr="00691EEA">
          <w:rPr>
            <w:lang w:val="ru-RU"/>
            <w:rPrChange w:id="816" w:author="D.Kambarov" w:date="2026-04-16T16:10:00Z" w16du:dateUtc="2026-04-16T13:10:00Z">
              <w:rPr>
                <w:b/>
                <w:bCs/>
                <w:lang w:val="ru-RU"/>
              </w:rPr>
            </w:rPrChange>
          </w:rPr>
          <w:t>СС</w:t>
        </w:r>
        <w:r w:rsidRPr="00691EEA">
          <w:rPr>
            <w:lang w:val="ru-RU"/>
          </w:rPr>
          <w:t>.</w:t>
        </w:r>
      </w:ins>
    </w:p>
    <w:p w14:paraId="27FC5803" w14:textId="58429C98" w:rsidR="00691EEA" w:rsidRPr="00691EEA" w:rsidRDefault="00691EEA" w:rsidP="00691EEA">
      <w:pPr>
        <w:pStyle w:val="OMDV3"/>
        <w:rPr>
          <w:ins w:id="817" w:author="D.Kambarov" w:date="2026-04-16T16:11:00Z" w16du:dateUtc="2026-04-16T13:11:00Z"/>
          <w:lang w:val="ru-RU"/>
          <w:rPrChange w:id="818" w:author="D.Kambarov" w:date="2026-04-16T16:11:00Z" w16du:dateUtc="2026-04-16T13:11:00Z">
            <w:rPr>
              <w:ins w:id="819" w:author="D.Kambarov" w:date="2026-04-16T16:11:00Z" w16du:dateUtc="2026-04-16T13:11:00Z"/>
            </w:rPr>
          </w:rPrChange>
        </w:rPr>
      </w:pPr>
      <w:ins w:id="820" w:author="D.Kambarov" w:date="2026-04-16T16:11:00Z" w16du:dateUtc="2026-04-16T13:11:00Z">
        <w:r w:rsidRPr="00510209">
          <w:rPr>
            <w:lang w:val="ru-RU"/>
          </w:rPr>
          <w:t>Использова</w:t>
        </w:r>
      </w:ins>
      <w:ins w:id="821" w:author="D.Kambarov" w:date="2026-04-16T16:19:00Z" w16du:dateUtc="2026-04-16T13:19:00Z">
        <w:r w:rsidR="00BB1EF4">
          <w:rPr>
            <w:lang w:val="ru-RU"/>
          </w:rPr>
          <w:t>ть</w:t>
        </w:r>
      </w:ins>
      <w:ins w:id="822" w:author="D.Kambarov" w:date="2026-04-16T16:11:00Z" w16du:dateUtc="2026-04-16T13:11:00Z">
        <w:r w:rsidRPr="00510209">
          <w:rPr>
            <w:lang w:val="ru-RU"/>
          </w:rPr>
          <w:t xml:space="preserve"> инструмент</w:t>
        </w:r>
      </w:ins>
      <w:ins w:id="823" w:author="D.Kambarov" w:date="2026-04-16T16:19:00Z" w16du:dateUtc="2026-04-16T13:19:00Z">
        <w:r w:rsidR="00BB1EF4">
          <w:rPr>
            <w:lang w:val="ru-RU"/>
          </w:rPr>
          <w:t>ы</w:t>
        </w:r>
      </w:ins>
      <w:ins w:id="824" w:author="D.Kambarov" w:date="2026-04-16T16:11:00Z" w16du:dateUtc="2026-04-16T13:11:00Z">
        <w:r w:rsidRPr="00510209">
          <w:rPr>
            <w:lang w:val="ru-RU"/>
          </w:rPr>
          <w:t xml:space="preserve"> ручного ввода данных таких, как </w:t>
        </w:r>
        <w:r w:rsidRPr="00510209">
          <w:rPr>
            <w:i/>
            <w:iCs/>
            <w:lang w:val="ru-RU"/>
          </w:rPr>
          <w:t>«Текст»,</w:t>
        </w:r>
        <w:r w:rsidRPr="00510209">
          <w:rPr>
            <w:lang w:val="ru-RU"/>
          </w:rPr>
          <w:t xml:space="preserve"> для создания размеров, площадей, марок элементов, объёмов и иных количественных показателей при оформлении чертежей и спецификаций. </w:t>
        </w:r>
      </w:ins>
      <w:ins w:id="825" w:author="D.Kambarov" w:date="2026-04-16T16:11:00Z">
        <w:r w:rsidRPr="00691EEA">
          <w:rPr>
            <w:lang w:val="ru-RU"/>
          </w:rPr>
          <w:t xml:space="preserve">Исключения из данного требования допускаются только при их предварительном согласовании и фиксации в </w:t>
        </w:r>
        <w:r w:rsidRPr="00BB1EF4">
          <w:rPr>
            <w:lang w:val="ru-RU"/>
            <w:rPrChange w:id="826" w:author="D.Kambarov" w:date="2026-04-16T16:17:00Z" w16du:dateUtc="2026-04-16T13:17:00Z">
              <w:rPr>
                <w:b/>
                <w:bCs/>
                <w:lang w:val="ru-RU"/>
              </w:rPr>
            </w:rPrChange>
          </w:rPr>
          <w:t>BEP</w:t>
        </w:r>
        <w:r w:rsidRPr="00691EEA">
          <w:rPr>
            <w:lang w:val="ru-RU"/>
          </w:rPr>
          <w:t>.</w:t>
        </w:r>
      </w:ins>
    </w:p>
    <w:p w14:paraId="16C93ABE" w14:textId="4B29ED72" w:rsidR="00691EEA" w:rsidRPr="00691EEA" w:rsidRDefault="00691EEA" w:rsidP="00691EEA">
      <w:pPr>
        <w:pStyle w:val="OMDV3"/>
        <w:rPr>
          <w:ins w:id="827" w:author="D.Kambarov" w:date="2026-04-16T16:11:00Z" w16du:dateUtc="2026-04-16T13:11:00Z"/>
          <w:lang w:val="ru-RU"/>
          <w:rPrChange w:id="828" w:author="D.Kambarov" w:date="2026-04-16T16:11:00Z" w16du:dateUtc="2026-04-16T13:11:00Z">
            <w:rPr>
              <w:ins w:id="829" w:author="D.Kambarov" w:date="2026-04-16T16:11:00Z" w16du:dateUtc="2026-04-16T13:11:00Z"/>
            </w:rPr>
          </w:rPrChange>
        </w:rPr>
      </w:pPr>
      <w:ins w:id="830" w:author="D.Kambarov" w:date="2026-04-16T16:11:00Z" w16du:dateUtc="2026-04-16T13:11:00Z">
        <w:r w:rsidRPr="00510209">
          <w:rPr>
            <w:lang w:val="ru-RU"/>
          </w:rPr>
          <w:t>Измен</w:t>
        </w:r>
      </w:ins>
      <w:ins w:id="831" w:author="D.Kambarov" w:date="2026-04-16T16:19:00Z" w16du:dateUtc="2026-04-16T13:19:00Z">
        <w:r w:rsidR="00BB1EF4">
          <w:rPr>
            <w:lang w:val="ru-RU"/>
          </w:rPr>
          <w:t>ять</w:t>
        </w:r>
      </w:ins>
      <w:ins w:id="832" w:author="D.Kambarov" w:date="2026-04-16T16:11:00Z" w16du:dateUtc="2026-04-16T13:11:00Z">
        <w:r w:rsidRPr="00510209">
          <w:rPr>
            <w:lang w:val="ru-RU"/>
          </w:rPr>
          <w:t xml:space="preserve"> имен</w:t>
        </w:r>
      </w:ins>
      <w:ins w:id="833" w:author="D.Kambarov" w:date="2026-04-16T16:19:00Z" w16du:dateUtc="2026-04-16T13:19:00Z">
        <w:r w:rsidR="00BB1EF4">
          <w:rPr>
            <w:lang w:val="ru-RU"/>
          </w:rPr>
          <w:t>а</w:t>
        </w:r>
      </w:ins>
      <w:ins w:id="834" w:author="D.Kambarov" w:date="2026-04-16T16:11:00Z" w16du:dateUtc="2026-04-16T13:11:00Z">
        <w:r w:rsidRPr="00510209">
          <w:rPr>
            <w:lang w:val="ru-RU"/>
          </w:rPr>
          <w:t xml:space="preserve"> файлов при периодической выгрузке в </w:t>
        </w:r>
        <w:r>
          <w:rPr>
            <w:i/>
          </w:rPr>
          <w:t>Sarex</w:t>
        </w:r>
        <w:r w:rsidRPr="00510209">
          <w:rPr>
            <w:i/>
            <w:lang w:val="ru-RU"/>
          </w:rPr>
          <w:t>.</w:t>
        </w:r>
      </w:ins>
    </w:p>
    <w:p w14:paraId="40DF41B9" w14:textId="47503793" w:rsidR="00691EEA" w:rsidRPr="00691EEA" w:rsidRDefault="00691EEA" w:rsidP="00691EEA">
      <w:pPr>
        <w:pStyle w:val="OMDV3"/>
        <w:rPr>
          <w:ins w:id="835" w:author="D.Kambarov" w:date="2026-04-16T16:11:00Z" w16du:dateUtc="2026-04-16T13:11:00Z"/>
          <w:lang w:val="ru-RU"/>
          <w:rPrChange w:id="836" w:author="D.Kambarov" w:date="2026-04-16T16:11:00Z" w16du:dateUtc="2026-04-16T13:11:00Z">
            <w:rPr>
              <w:ins w:id="837" w:author="D.Kambarov" w:date="2026-04-16T16:11:00Z" w16du:dateUtc="2026-04-16T13:11:00Z"/>
            </w:rPr>
          </w:rPrChange>
        </w:rPr>
      </w:pPr>
      <w:ins w:id="838" w:author="D.Kambarov" w:date="2026-04-16T16:11:00Z" w16du:dateUtc="2026-04-16T13:11:00Z">
        <w:r w:rsidRPr="00510209">
          <w:rPr>
            <w:lang w:val="ru-RU"/>
          </w:rPr>
          <w:t>Использова</w:t>
        </w:r>
      </w:ins>
      <w:ins w:id="839" w:author="D.Kambarov" w:date="2026-04-16T16:19:00Z" w16du:dateUtc="2026-04-16T13:19:00Z">
        <w:r w:rsidR="00BB1EF4">
          <w:rPr>
            <w:lang w:val="ru-RU"/>
          </w:rPr>
          <w:t>ть</w:t>
        </w:r>
      </w:ins>
      <w:ins w:id="840" w:author="D.Kambarov" w:date="2026-04-16T16:11:00Z" w16du:dateUtc="2026-04-16T13:11:00Z">
        <w:r w:rsidRPr="00510209">
          <w:rPr>
            <w:lang w:val="ru-RU"/>
          </w:rPr>
          <w:t xml:space="preserve"> цветов</w:t>
        </w:r>
      </w:ins>
      <w:ins w:id="841" w:author="D.Kambarov" w:date="2026-04-16T16:19:00Z" w16du:dateUtc="2026-04-16T13:19:00Z">
        <w:r w:rsidR="00BB1EF4">
          <w:rPr>
            <w:lang w:val="ru-RU"/>
          </w:rPr>
          <w:t>ые</w:t>
        </w:r>
      </w:ins>
      <w:ins w:id="842" w:author="D.Kambarov" w:date="2026-04-16T16:11:00Z" w16du:dateUtc="2026-04-16T13:11:00Z">
        <w:r w:rsidRPr="00510209">
          <w:rPr>
            <w:lang w:val="ru-RU"/>
          </w:rPr>
          <w:t xml:space="preserve"> области на планах и разрезах для</w:t>
        </w:r>
      </w:ins>
      <w:ins w:id="843" w:author="D.Kambarov" w:date="2026-04-16T16:12:00Z" w16du:dateUtc="2026-04-16T13:12:00Z">
        <w:r>
          <w:rPr>
            <w:lang w:val="ru-RU"/>
          </w:rPr>
          <w:t xml:space="preserve"> создания</w:t>
        </w:r>
      </w:ins>
      <w:ins w:id="844" w:author="D.Kambarov" w:date="2026-04-16T16:11:00Z" w16du:dateUtc="2026-04-16T13:11:00Z">
        <w:r w:rsidRPr="00510209">
          <w:rPr>
            <w:lang w:val="ru-RU"/>
          </w:rPr>
          <w:t xml:space="preserve"> штриховки элемент</w:t>
        </w:r>
      </w:ins>
      <w:ins w:id="845" w:author="D.Kambarov" w:date="2026-04-16T16:12:00Z" w16du:dateUtc="2026-04-16T13:12:00Z">
        <w:r>
          <w:rPr>
            <w:lang w:val="ru-RU"/>
          </w:rPr>
          <w:t>ам</w:t>
        </w:r>
      </w:ins>
      <w:ins w:id="846" w:author="D.Kambarov" w:date="2026-04-16T16:11:00Z" w16du:dateUtc="2026-04-16T13:11:00Z">
        <w:r w:rsidRPr="00510209">
          <w:rPr>
            <w:lang w:val="ru-RU"/>
          </w:rPr>
          <w:t xml:space="preserve"> модели.</w:t>
        </w:r>
      </w:ins>
    </w:p>
    <w:p w14:paraId="4FE9209C" w14:textId="76E5139E" w:rsidR="00691EEA" w:rsidRPr="00691EEA" w:rsidRDefault="00691EEA" w:rsidP="00691EEA">
      <w:pPr>
        <w:pStyle w:val="OMDV3"/>
        <w:rPr>
          <w:ins w:id="847" w:author="D.Kambarov" w:date="2026-04-16T16:11:00Z" w16du:dateUtc="2026-04-16T13:11:00Z"/>
          <w:lang w:val="ru-RU"/>
          <w:rPrChange w:id="848" w:author="D.Kambarov" w:date="2026-04-16T16:13:00Z" w16du:dateUtc="2026-04-16T13:13:00Z">
            <w:rPr>
              <w:ins w:id="849" w:author="D.Kambarov" w:date="2026-04-16T16:11:00Z" w16du:dateUtc="2026-04-16T13:11:00Z"/>
            </w:rPr>
          </w:rPrChange>
        </w:rPr>
      </w:pPr>
      <w:ins w:id="850" w:author="D.Kambarov" w:date="2026-04-16T16:11:00Z" w16du:dateUtc="2026-04-16T13:11:00Z">
        <w:r w:rsidRPr="00510209">
          <w:rPr>
            <w:lang w:val="ru-RU"/>
          </w:rPr>
          <w:t>Разраб</w:t>
        </w:r>
      </w:ins>
      <w:ins w:id="851" w:author="D.Kambarov" w:date="2026-04-16T16:19:00Z" w16du:dateUtc="2026-04-16T13:19:00Z">
        <w:r w:rsidR="00BB1EF4">
          <w:rPr>
            <w:lang w:val="ru-RU"/>
          </w:rPr>
          <w:t>атывать</w:t>
        </w:r>
      </w:ins>
      <w:ins w:id="852" w:author="D.Kambarov" w:date="2026-04-16T16:11:00Z" w16du:dateUtc="2026-04-16T13:11:00Z">
        <w:r w:rsidRPr="00510209">
          <w:rPr>
            <w:lang w:val="ru-RU"/>
          </w:rPr>
          <w:t xml:space="preserve"> документац</w:t>
        </w:r>
      </w:ins>
      <w:ins w:id="853" w:author="D.Kambarov" w:date="2026-04-16T16:20:00Z" w16du:dateUtc="2026-04-16T13:20:00Z">
        <w:r w:rsidR="00BB1EF4">
          <w:rPr>
            <w:lang w:val="ru-RU"/>
          </w:rPr>
          <w:t>ию</w:t>
        </w:r>
      </w:ins>
      <w:ins w:id="854" w:author="D.Kambarov" w:date="2026-04-16T16:11:00Z" w16du:dateUtc="2026-04-16T13:11:00Z">
        <w:r w:rsidRPr="00510209">
          <w:rPr>
            <w:lang w:val="ru-RU"/>
          </w:rPr>
          <w:t xml:space="preserve"> в </w:t>
        </w:r>
      </w:ins>
      <w:ins w:id="855" w:author="D.Kambarov" w:date="2026-04-16T16:12:00Z" w16du:dateUtc="2026-04-16T13:12:00Z">
        <w:r>
          <w:rPr>
            <w:lang w:val="ru-RU"/>
          </w:rPr>
          <w:t>ином</w:t>
        </w:r>
      </w:ins>
      <w:ins w:id="856" w:author="D.Kambarov" w:date="2026-04-16T16:11:00Z" w16du:dateUtc="2026-04-16T13:11:00Z">
        <w:r w:rsidRPr="00510209">
          <w:rPr>
            <w:lang w:val="ru-RU"/>
          </w:rPr>
          <w:t xml:space="preserve"> ПО, если иное не согласовано с </w:t>
        </w:r>
        <w:r>
          <w:t>BIM</w:t>
        </w:r>
        <w:r w:rsidRPr="00510209">
          <w:rPr>
            <w:lang w:val="ru-RU"/>
          </w:rPr>
          <w:t xml:space="preserve">-отделом и Проектным Бюро ОМ Девелопмент. </w:t>
        </w:r>
      </w:ins>
      <w:ins w:id="857" w:author="D.Kambarov" w:date="2026-04-16T16:13:00Z">
        <w:r w:rsidRPr="00691EEA">
          <w:rPr>
            <w:lang w:val="ru-RU"/>
          </w:rPr>
          <w:t xml:space="preserve">Допустимые исключения устанавливаются настоящим документом и фиксируются в </w:t>
        </w:r>
        <w:r w:rsidRPr="00BB1EF4">
          <w:rPr>
            <w:lang w:val="ru-RU"/>
            <w:rPrChange w:id="858" w:author="D.Kambarov" w:date="2026-04-16T16:17:00Z" w16du:dateUtc="2026-04-16T13:17:00Z">
              <w:rPr>
                <w:b/>
                <w:bCs/>
                <w:lang w:val="ru-RU"/>
              </w:rPr>
            </w:rPrChange>
          </w:rPr>
          <w:t>BEP</w:t>
        </w:r>
        <w:r w:rsidRPr="00691EEA">
          <w:rPr>
            <w:lang w:val="ru-RU"/>
          </w:rPr>
          <w:t>.</w:t>
        </w:r>
      </w:ins>
    </w:p>
    <w:p w14:paraId="5B3FC75C" w14:textId="2420BF26" w:rsidR="00691EEA" w:rsidRDefault="00BB1EF4" w:rsidP="00691EEA">
      <w:pPr>
        <w:pStyle w:val="OMDV3"/>
        <w:rPr>
          <w:ins w:id="859" w:author="D.Kambarov" w:date="2026-04-16T16:13:00Z" w16du:dateUtc="2026-04-16T13:13:00Z"/>
          <w:lang w:val="ru-RU"/>
        </w:rPr>
      </w:pPr>
      <w:ins w:id="860" w:author="D.Kambarov" w:date="2026-04-16T16:19:00Z" w16du:dateUtc="2026-04-16T13:19:00Z">
        <w:r>
          <w:rPr>
            <w:lang w:val="ru-RU"/>
          </w:rPr>
          <w:t>Передавать</w:t>
        </w:r>
      </w:ins>
      <w:ins w:id="861" w:author="D.Kambarov" w:date="2026-04-16T16:13:00Z">
        <w:r w:rsidR="00691EEA" w:rsidRPr="00691EEA">
          <w:rPr>
            <w:lang w:val="ru-RU"/>
          </w:rPr>
          <w:t xml:space="preserve"> Заказчику моделей, содержащих </w:t>
        </w:r>
        <w:r w:rsidR="00691EEA" w:rsidRPr="00BB1EF4">
          <w:rPr>
            <w:lang w:val="ru-RU"/>
            <w:rPrChange w:id="862" w:author="D.Kambarov" w:date="2026-04-16T16:17:00Z" w16du:dateUtc="2026-04-16T13:17:00Z">
              <w:rPr>
                <w:b/>
                <w:bCs/>
                <w:lang w:val="ru-RU"/>
              </w:rPr>
            </w:rPrChange>
          </w:rPr>
          <w:t>Варианты конструкций</w:t>
        </w:r>
        <w:r w:rsidR="00691EEA" w:rsidRPr="00BB1EF4">
          <w:rPr>
            <w:lang w:val="ru-RU"/>
          </w:rPr>
          <w:t>.</w:t>
        </w:r>
        <w:r w:rsidR="00691EEA" w:rsidRPr="00691EEA">
          <w:rPr>
            <w:lang w:val="ru-RU"/>
          </w:rPr>
          <w:t xml:space="preserve"> Использование вариантов конструкций в процессе разработки модели допускается, однако публикация и передача таких моделей не допускается.</w:t>
        </w:r>
      </w:ins>
    </w:p>
    <w:p w14:paraId="57ECC3C7" w14:textId="5EB912BB" w:rsidR="00691EEA" w:rsidRDefault="00BB1EF4" w:rsidP="00691EEA">
      <w:pPr>
        <w:pStyle w:val="OMDV3"/>
        <w:rPr>
          <w:ins w:id="863" w:author="D.Kambarov" w:date="2026-04-16T16:13:00Z" w16du:dateUtc="2026-04-16T13:13:00Z"/>
          <w:lang w:val="ru-RU"/>
        </w:rPr>
      </w:pPr>
      <w:ins w:id="864" w:author="D.Kambarov" w:date="2026-04-16T16:20:00Z" w16du:dateUtc="2026-04-16T13:20:00Z">
        <w:r w:rsidRPr="00691EEA">
          <w:rPr>
            <w:lang w:val="ru-RU"/>
          </w:rPr>
          <w:t>Использоват</w:t>
        </w:r>
        <w:r>
          <w:rPr>
            <w:lang w:val="ru-RU"/>
          </w:rPr>
          <w:t>ь</w:t>
        </w:r>
      </w:ins>
      <w:ins w:id="865" w:author="D.Kambarov" w:date="2026-04-16T16:13:00Z">
        <w:r w:rsidR="00691EEA" w:rsidRPr="00691EEA">
          <w:rPr>
            <w:lang w:val="ru-RU"/>
          </w:rPr>
          <w:t xml:space="preserve"> разделител</w:t>
        </w:r>
      </w:ins>
      <w:ins w:id="866" w:author="D.Kambarov" w:date="2026-04-16T16:20:00Z" w16du:dateUtc="2026-04-16T13:20:00Z">
        <w:r>
          <w:rPr>
            <w:lang w:val="ru-RU"/>
          </w:rPr>
          <w:t>и</w:t>
        </w:r>
      </w:ins>
      <w:ins w:id="867" w:author="D.Kambarov" w:date="2026-04-16T16:13:00Z">
        <w:r w:rsidR="00691EEA" w:rsidRPr="00691EEA">
          <w:rPr>
            <w:lang w:val="ru-RU"/>
          </w:rPr>
          <w:t xml:space="preserve"> помещений для обозначения границ помещений по контурам стен, за исключением случаев, предварительно согласованных с Заказчиком и зафиксированных в </w:t>
        </w:r>
        <w:r w:rsidR="00691EEA" w:rsidRPr="00BB1EF4">
          <w:rPr>
            <w:lang w:val="ru-RU"/>
            <w:rPrChange w:id="868" w:author="D.Kambarov" w:date="2026-04-16T16:17:00Z" w16du:dateUtc="2026-04-16T13:17:00Z">
              <w:rPr>
                <w:b/>
                <w:bCs/>
                <w:lang w:val="ru-RU"/>
              </w:rPr>
            </w:rPrChange>
          </w:rPr>
          <w:t>BEP</w:t>
        </w:r>
        <w:r w:rsidR="00691EEA" w:rsidRPr="00691EEA">
          <w:rPr>
            <w:lang w:val="ru-RU"/>
          </w:rPr>
          <w:t>.</w:t>
        </w:r>
      </w:ins>
    </w:p>
    <w:p w14:paraId="5A498797" w14:textId="77777777" w:rsidR="00BB1EF4" w:rsidRDefault="00BB1EF4" w:rsidP="00691EEA">
      <w:pPr>
        <w:pStyle w:val="OMDV3"/>
        <w:rPr>
          <w:ins w:id="869" w:author="D.Kambarov" w:date="2026-04-16T16:17:00Z" w16du:dateUtc="2026-04-16T13:17:00Z"/>
          <w:lang w:val="ru-RU"/>
        </w:rPr>
      </w:pPr>
      <w:ins w:id="870" w:author="D.Kambarov" w:date="2026-04-16T16:17:00Z">
        <w:r w:rsidRPr="00BB1EF4">
          <w:rPr>
            <w:lang w:val="ru-RU"/>
          </w:rPr>
          <w:t xml:space="preserve">Импорт </w:t>
        </w:r>
        <w:r w:rsidRPr="00BB1EF4">
          <w:rPr>
            <w:lang w:val="ru-RU"/>
            <w:rPrChange w:id="871" w:author="D.Kambarov" w:date="2026-04-16T16:17:00Z" w16du:dateUtc="2026-04-16T13:17:00Z">
              <w:rPr>
                <w:b/>
                <w:bCs/>
                <w:lang w:val="ru-RU"/>
              </w:rPr>
            </w:rPrChange>
          </w:rPr>
          <w:t>DWG</w:t>
        </w:r>
        <w:r w:rsidRPr="00BB1EF4">
          <w:rPr>
            <w:lang w:val="ru-RU"/>
          </w:rPr>
          <w:t xml:space="preserve">-файлов в модель любым способом, кроме связывания с использованием функции </w:t>
        </w:r>
        <w:r w:rsidRPr="00BB1EF4">
          <w:rPr>
            <w:i/>
            <w:iCs/>
            <w:lang w:val="ru-RU"/>
            <w:rPrChange w:id="872" w:author="D.Kambarov" w:date="2026-04-16T16:17:00Z" w16du:dateUtc="2026-04-16T13:17:00Z">
              <w:rPr>
                <w:b/>
                <w:bCs/>
                <w:lang w:val="ru-RU"/>
              </w:rPr>
            </w:rPrChange>
          </w:rPr>
          <w:t>«Связь САПР»</w:t>
        </w:r>
        <w:r w:rsidRPr="00BB1EF4">
          <w:rPr>
            <w:i/>
            <w:iCs/>
            <w:lang w:val="ru-RU"/>
            <w:rPrChange w:id="873" w:author="D.Kambarov" w:date="2026-04-16T16:17:00Z" w16du:dateUtc="2026-04-16T13:17:00Z">
              <w:rPr>
                <w:lang w:val="ru-RU"/>
              </w:rPr>
            </w:rPrChange>
          </w:rPr>
          <w:t>.</w:t>
        </w:r>
      </w:ins>
    </w:p>
    <w:p w14:paraId="5AA0EBEC" w14:textId="53558BAB" w:rsidR="00BB1EF4" w:rsidRDefault="00BB1EF4" w:rsidP="00691EEA">
      <w:pPr>
        <w:pStyle w:val="OMDV3"/>
        <w:rPr>
          <w:ins w:id="874" w:author="D.Kambarov" w:date="2026-04-16T16:18:00Z" w16du:dateUtc="2026-04-16T13:18:00Z"/>
          <w:lang w:val="ru-RU"/>
        </w:rPr>
      </w:pPr>
      <w:ins w:id="875" w:author="D.Kambarov" w:date="2026-04-16T16:18:00Z">
        <w:r w:rsidRPr="00BB1EF4">
          <w:rPr>
            <w:lang w:val="ru-RU"/>
          </w:rPr>
          <w:t>Использов</w:t>
        </w:r>
      </w:ins>
      <w:ins w:id="876" w:author="D.Kambarov" w:date="2026-04-16T16:19:00Z" w16du:dateUtc="2026-04-16T13:19:00Z">
        <w:r>
          <w:rPr>
            <w:lang w:val="ru-RU"/>
          </w:rPr>
          <w:t>ать</w:t>
        </w:r>
      </w:ins>
      <w:ins w:id="877" w:author="D.Kambarov" w:date="2026-04-16T16:18:00Z">
        <w:r w:rsidRPr="00BB1EF4">
          <w:rPr>
            <w:lang w:val="ru-RU"/>
          </w:rPr>
          <w:t xml:space="preserve"> семейств модели с вложенными семействами, у которых включён параметр </w:t>
        </w:r>
        <w:r w:rsidRPr="00BB1EF4">
          <w:rPr>
            <w:i/>
            <w:iCs/>
            <w:lang w:val="ru-RU"/>
            <w:rPrChange w:id="878" w:author="D.Kambarov" w:date="2026-04-16T16:18:00Z" w16du:dateUtc="2026-04-16T13:18:00Z">
              <w:rPr>
                <w:b/>
                <w:bCs/>
                <w:lang w:val="ru-RU"/>
              </w:rPr>
            </w:rPrChange>
          </w:rPr>
          <w:t>«Общее»</w:t>
        </w:r>
        <w:r w:rsidRPr="00BB1EF4">
          <w:rPr>
            <w:i/>
            <w:iCs/>
            <w:lang w:val="ru-RU"/>
            <w:rPrChange w:id="879" w:author="D.Kambarov" w:date="2026-04-16T16:18:00Z" w16du:dateUtc="2026-04-16T13:18:00Z">
              <w:rPr>
                <w:lang w:val="ru-RU"/>
              </w:rPr>
            </w:rPrChange>
          </w:rPr>
          <w:t>,</w:t>
        </w:r>
        <w:r w:rsidRPr="00BB1EF4">
          <w:rPr>
            <w:lang w:val="ru-RU"/>
          </w:rPr>
          <w:t xml:space="preserve"> если такие вложенные семейства не участвуют в расчётах, спецификациях или иных количественных подсчётах по проекту.</w:t>
        </w:r>
      </w:ins>
    </w:p>
    <w:p w14:paraId="26C444FB" w14:textId="1870AEDA" w:rsidR="00691EEA" w:rsidRDefault="00691EEA" w:rsidP="00BB1EF4">
      <w:pPr>
        <w:pStyle w:val="OMDV3"/>
        <w:rPr>
          <w:ins w:id="880" w:author="D.Kambarov" w:date="2026-04-16T16:28:00Z" w16du:dateUtc="2026-04-16T13:28:00Z"/>
          <w:lang w:val="ru-RU"/>
        </w:rPr>
      </w:pPr>
      <w:ins w:id="881" w:author="D.Kambarov" w:date="2026-04-16T16:11:00Z" w16du:dateUtc="2026-04-16T13:11:00Z">
        <w:r w:rsidRPr="00510209">
          <w:rPr>
            <w:lang w:val="ru-RU"/>
          </w:rPr>
          <w:t xml:space="preserve">Изменять нумерацию помещений на этапах после фиксации площадей в плагине </w:t>
        </w:r>
        <w:r>
          <w:t>OMDV</w:t>
        </w:r>
        <w:r w:rsidRPr="00510209">
          <w:rPr>
            <w:lang w:val="ru-RU"/>
          </w:rPr>
          <w:t>.</w:t>
        </w:r>
        <w:r>
          <w:t>Building</w:t>
        </w:r>
        <w:r w:rsidRPr="00510209">
          <w:rPr>
            <w:lang w:val="ru-RU"/>
          </w:rPr>
          <w:t>.</w:t>
        </w:r>
      </w:ins>
    </w:p>
    <w:p w14:paraId="7A8B96AD" w14:textId="7F013E27" w:rsidR="00C354C0" w:rsidRDefault="00C354C0" w:rsidP="00C354C0">
      <w:pPr>
        <w:pStyle w:val="OMDV2"/>
        <w:rPr>
          <w:ins w:id="882" w:author="D.Kambarov" w:date="2026-04-16T16:33:00Z" w16du:dateUtc="2026-04-16T13:33:00Z"/>
        </w:rPr>
      </w:pPr>
      <w:ins w:id="883" w:author="D.Kambarov" w:date="2026-04-16T16:28:00Z">
        <w:r w:rsidRPr="00C354C0">
          <w:rPr>
            <w:lang w:val="ru-RU"/>
            <w:rPrChange w:id="884" w:author="D.Kambarov" w:date="2026-04-16T16:32:00Z" w16du:dateUtc="2026-04-16T13:32:00Z">
              <w:rPr/>
            </w:rPrChange>
          </w:rPr>
          <w:t>Требования к качеству модели</w:t>
        </w:r>
      </w:ins>
      <w:ins w:id="885" w:author="D.Kambarov" w:date="2026-04-16T16:32:00Z" w16du:dateUtc="2026-04-16T13:32:00Z">
        <w:r>
          <w:t>:</w:t>
        </w:r>
      </w:ins>
    </w:p>
    <w:p w14:paraId="2BDC8CA7" w14:textId="040FB29A" w:rsidR="00C354C0" w:rsidRPr="00C354C0" w:rsidRDefault="00F27658" w:rsidP="00C354C0">
      <w:pPr>
        <w:pStyle w:val="OM"/>
        <w:rPr>
          <w:ins w:id="886" w:author="D.Kambarov" w:date="2026-04-16T16:35:00Z"/>
          <w:lang w:eastAsia="fr-FR"/>
        </w:rPr>
      </w:pPr>
      <w:ins w:id="887" w:author="D.Kambarov" w:date="2026-04-16T16:40:00Z" w16du:dateUtc="2026-04-16T13:40:00Z">
        <w:r>
          <w:rPr>
            <w:lang w:val="en-US" w:eastAsia="fr-FR"/>
          </w:rPr>
          <w:t>BIM</w:t>
        </w:r>
        <w:r w:rsidRPr="00F27658">
          <w:rPr>
            <w:lang w:eastAsia="fr-FR"/>
            <w:rPrChange w:id="888" w:author="D.Kambarov" w:date="2026-04-16T16:40:00Z" w16du:dateUtc="2026-04-16T13:40:00Z">
              <w:rPr>
                <w:lang w:val="en-US" w:eastAsia="fr-FR"/>
              </w:rPr>
            </w:rPrChange>
          </w:rPr>
          <w:t>-</w:t>
        </w:r>
      </w:ins>
      <w:ins w:id="889" w:author="D.Kambarov" w:date="2026-04-16T16:35:00Z">
        <w:r w:rsidR="00C354C0" w:rsidRPr="00C354C0">
          <w:rPr>
            <w:lang w:eastAsia="fr-FR"/>
          </w:rPr>
          <w:t xml:space="preserve">модель должна соответствовать EIR для соответствующего контрольного состояния; </w:t>
        </w:r>
      </w:ins>
    </w:p>
    <w:p w14:paraId="470CA235" w14:textId="3BB2F5BD" w:rsidR="00C354C0" w:rsidRPr="00C354C0" w:rsidRDefault="00C354C0" w:rsidP="00C354C0">
      <w:pPr>
        <w:pStyle w:val="OM"/>
        <w:rPr>
          <w:ins w:id="890" w:author="D.Kambarov" w:date="2026-04-16T16:35:00Z"/>
          <w:lang w:eastAsia="fr-FR"/>
        </w:rPr>
      </w:pPr>
      <w:ins w:id="891" w:author="D.Kambarov" w:date="2026-04-16T16:35:00Z">
        <w:r w:rsidRPr="00C354C0">
          <w:rPr>
            <w:lang w:eastAsia="fr-FR"/>
          </w:rPr>
          <w:t>параметры должны быть заполнены</w:t>
        </w:r>
      </w:ins>
      <w:ins w:id="892" w:author="D.Kambarov" w:date="2026-04-16T16:37:00Z" w16du:dateUtc="2026-04-16T13:37:00Z">
        <w:r>
          <w:rPr>
            <w:lang w:eastAsia="fr-FR"/>
          </w:rPr>
          <w:t xml:space="preserve"> </w:t>
        </w:r>
      </w:ins>
      <w:ins w:id="893" w:author="D.Kambarov" w:date="2026-04-16T16:37:00Z">
        <w:r w:rsidRPr="00C354C0">
          <w:rPr>
            <w:lang w:eastAsia="fr-FR"/>
            <w:rPrChange w:id="894" w:author="D.Kambarov" w:date="2026-04-16T16:38:00Z" w16du:dateUtc="2026-04-16T13:38:00Z">
              <w:rPr>
                <w:b/>
                <w:bCs/>
                <w:lang w:eastAsia="fr-FR"/>
              </w:rPr>
            </w:rPrChange>
          </w:rPr>
          <w:t>в объёме, установленном EIR для соответствующего контрольного состояния</w:t>
        </w:r>
        <w:r w:rsidRPr="00C354C0">
          <w:rPr>
            <w:lang w:eastAsia="fr-FR"/>
          </w:rPr>
          <w:t>.</w:t>
        </w:r>
      </w:ins>
      <w:ins w:id="895" w:author="D.Kambarov" w:date="2026-04-16T16:35:00Z">
        <w:r w:rsidRPr="00C354C0">
          <w:rPr>
            <w:lang w:eastAsia="fr-FR"/>
          </w:rPr>
          <w:t xml:space="preserve">; </w:t>
        </w:r>
      </w:ins>
    </w:p>
    <w:p w14:paraId="4AB7A64B" w14:textId="58EEAEAB" w:rsidR="00C354C0" w:rsidRPr="00C354C0" w:rsidRDefault="00F27658" w:rsidP="00C354C0">
      <w:pPr>
        <w:pStyle w:val="OM"/>
        <w:rPr>
          <w:ins w:id="896" w:author="D.Kambarov" w:date="2026-04-16T16:35:00Z"/>
          <w:lang w:eastAsia="fr-FR"/>
        </w:rPr>
      </w:pPr>
      <w:ins w:id="897" w:author="D.Kambarov" w:date="2026-04-16T16:40:00Z" w16du:dateUtc="2026-04-16T13:40:00Z">
        <w:r>
          <w:rPr>
            <w:lang w:val="en-US" w:eastAsia="fr-FR"/>
          </w:rPr>
          <w:t>BIM</w:t>
        </w:r>
        <w:r w:rsidRPr="00F27658">
          <w:rPr>
            <w:lang w:eastAsia="fr-FR"/>
            <w:rPrChange w:id="898" w:author="D.Kambarov" w:date="2026-04-16T16:40:00Z" w16du:dateUtc="2026-04-16T13:40:00Z">
              <w:rPr>
                <w:lang w:val="en-US" w:eastAsia="fr-FR"/>
              </w:rPr>
            </w:rPrChange>
          </w:rPr>
          <w:t>-</w:t>
        </w:r>
      </w:ins>
      <w:ins w:id="899" w:author="D.Kambarov" w:date="2026-04-16T16:35:00Z">
        <w:r w:rsidR="00C354C0" w:rsidRPr="00C354C0">
          <w:rPr>
            <w:lang w:eastAsia="fr-FR"/>
          </w:rPr>
          <w:t xml:space="preserve">модель должна быть пригодна для заявленных </w:t>
        </w:r>
      </w:ins>
      <w:ins w:id="900" w:author="D.Kambarov" w:date="2026-04-16T16:36:00Z" w16du:dateUtc="2026-04-16T13:36:00Z">
        <w:r w:rsidR="00C354C0">
          <w:rPr>
            <w:lang w:eastAsia="fr-FR"/>
          </w:rPr>
          <w:t>сценарие</w:t>
        </w:r>
      </w:ins>
      <w:ins w:id="901" w:author="D.Kambarov" w:date="2026-04-16T16:38:00Z" w16du:dateUtc="2026-04-16T13:38:00Z">
        <w:r w:rsidR="00C354C0">
          <w:rPr>
            <w:lang w:eastAsia="fr-FR"/>
          </w:rPr>
          <w:t>в</w:t>
        </w:r>
      </w:ins>
      <w:ins w:id="902" w:author="D.Kambarov" w:date="2026-04-16T16:36:00Z" w16du:dateUtc="2026-04-16T13:36:00Z">
        <w:r w:rsidR="00C354C0">
          <w:rPr>
            <w:lang w:eastAsia="fr-FR"/>
          </w:rPr>
          <w:t xml:space="preserve"> использования </w:t>
        </w:r>
      </w:ins>
      <w:ins w:id="903" w:author="D.Kambarov" w:date="2026-04-16T16:35:00Z">
        <w:r w:rsidR="00C354C0" w:rsidRPr="00C354C0">
          <w:rPr>
            <w:lang w:eastAsia="fr-FR"/>
          </w:rPr>
          <w:t xml:space="preserve">BIM; </w:t>
        </w:r>
      </w:ins>
    </w:p>
    <w:p w14:paraId="02735953" w14:textId="18375E02" w:rsidR="00C354C0" w:rsidRPr="00C354C0" w:rsidRDefault="00C354C0" w:rsidP="00C354C0">
      <w:pPr>
        <w:pStyle w:val="OM"/>
        <w:rPr>
          <w:ins w:id="904" w:author="D.Kambarov" w:date="2026-04-16T16:35:00Z"/>
          <w:lang w:eastAsia="fr-FR"/>
        </w:rPr>
      </w:pPr>
      <w:ins w:id="905" w:author="D.Kambarov" w:date="2026-04-16T16:35:00Z">
        <w:r w:rsidRPr="00C354C0">
          <w:rPr>
            <w:lang w:eastAsia="fr-FR"/>
          </w:rPr>
          <w:t>данные в документации не должны противоречить</w:t>
        </w:r>
      </w:ins>
      <w:ins w:id="906" w:author="D.Kambarov" w:date="2026-04-16T16:40:00Z" w16du:dateUtc="2026-04-16T13:40:00Z">
        <w:r w:rsidR="00F27658" w:rsidRPr="00F27658">
          <w:rPr>
            <w:lang w:eastAsia="fr-FR"/>
            <w:rPrChange w:id="907" w:author="D.Kambarov" w:date="2026-04-16T16:40:00Z" w16du:dateUtc="2026-04-16T13:40:00Z">
              <w:rPr>
                <w:lang w:val="en-US" w:eastAsia="fr-FR"/>
              </w:rPr>
            </w:rPrChange>
          </w:rPr>
          <w:t xml:space="preserve"> </w:t>
        </w:r>
        <w:r w:rsidR="00F27658">
          <w:rPr>
            <w:lang w:val="en-US" w:eastAsia="fr-FR"/>
          </w:rPr>
          <w:t>BIM</w:t>
        </w:r>
        <w:r w:rsidR="00F27658" w:rsidRPr="00F27658">
          <w:rPr>
            <w:lang w:eastAsia="fr-FR"/>
            <w:rPrChange w:id="908" w:author="D.Kambarov" w:date="2026-04-16T16:41:00Z" w16du:dateUtc="2026-04-16T13:41:00Z">
              <w:rPr>
                <w:lang w:val="en-US" w:eastAsia="fr-FR"/>
              </w:rPr>
            </w:rPrChange>
          </w:rPr>
          <w:t>-</w:t>
        </w:r>
      </w:ins>
      <w:ins w:id="909" w:author="D.Kambarov" w:date="2026-04-16T16:35:00Z">
        <w:r w:rsidRPr="00C354C0">
          <w:rPr>
            <w:lang w:eastAsia="fr-FR"/>
          </w:rPr>
          <w:t xml:space="preserve">модели; </w:t>
        </w:r>
      </w:ins>
    </w:p>
    <w:p w14:paraId="3C9BB428" w14:textId="648516B9" w:rsidR="00C354C0" w:rsidRPr="00C354C0" w:rsidRDefault="00F27658" w:rsidP="00C354C0">
      <w:pPr>
        <w:pStyle w:val="OM"/>
        <w:rPr>
          <w:ins w:id="910" w:author="D.Kambarov" w:date="2026-04-16T16:35:00Z" w16du:dateUtc="2026-04-16T13:35:00Z"/>
          <w:lang w:eastAsia="fr-FR"/>
          <w:rPrChange w:id="911" w:author="D.Kambarov" w:date="2026-04-16T16:35:00Z" w16du:dateUtc="2026-04-16T13:35:00Z">
            <w:rPr>
              <w:ins w:id="912" w:author="D.Kambarov" w:date="2026-04-16T16:35:00Z" w16du:dateUtc="2026-04-16T13:35:00Z"/>
              <w:lang w:val="en-US" w:eastAsia="fr-FR"/>
            </w:rPr>
          </w:rPrChange>
        </w:rPr>
      </w:pPr>
      <w:ins w:id="913" w:author="D.Kambarov" w:date="2026-04-16T16:39:00Z">
        <w:r w:rsidRPr="00F27658">
          <w:rPr>
            <w:lang w:eastAsia="fr-FR"/>
          </w:rPr>
          <w:t>коллизии, подлежащие устранению согласно EIR, матрице коллизий и замечаниям Заказчика</w:t>
        </w:r>
      </w:ins>
      <w:ins w:id="914" w:author="D.Kambarov" w:date="2026-04-16T16:38:00Z" w16du:dateUtc="2026-04-16T13:38:00Z">
        <w:r>
          <w:rPr>
            <w:lang w:eastAsia="fr-FR"/>
          </w:rPr>
          <w:t xml:space="preserve"> </w:t>
        </w:r>
      </w:ins>
      <w:ins w:id="915" w:author="D.Kambarov" w:date="2026-04-16T16:35:00Z">
        <w:r w:rsidR="00C354C0" w:rsidRPr="00C354C0">
          <w:rPr>
            <w:lang w:eastAsia="fr-FR"/>
          </w:rPr>
          <w:t>должны быть устранены или согласованы;</w:t>
        </w:r>
      </w:ins>
    </w:p>
    <w:p w14:paraId="6F1D32F2" w14:textId="3BE51076" w:rsidR="00C354C0" w:rsidRDefault="00C354C0" w:rsidP="00C354C0">
      <w:pPr>
        <w:pStyle w:val="OMDV2"/>
        <w:rPr>
          <w:ins w:id="916" w:author="D.Kambarov" w:date="2026-04-16T16:32:00Z" w16du:dateUtc="2026-04-16T13:32:00Z"/>
        </w:rPr>
      </w:pPr>
      <w:ins w:id="917" w:author="D.Kambarov" w:date="2026-04-16T16:32:00Z" w16du:dateUtc="2026-04-16T13:32:00Z">
        <w:r>
          <w:rPr>
            <w:lang w:val="ru-RU"/>
          </w:rPr>
          <w:t>Критерии приёмки</w:t>
        </w:r>
        <w:r>
          <w:t>:</w:t>
        </w:r>
      </w:ins>
    </w:p>
    <w:p w14:paraId="55D29D9B" w14:textId="001335CC" w:rsidR="00C354C0" w:rsidRDefault="00C354C0" w:rsidP="00C354C0">
      <w:pPr>
        <w:pStyle w:val="OM"/>
        <w:rPr>
          <w:ins w:id="918" w:author="D.Kambarov" w:date="2026-04-16T16:39:00Z" w16du:dateUtc="2026-04-16T13:39:00Z"/>
          <w:lang w:eastAsia="fr-FR"/>
        </w:rPr>
      </w:pPr>
      <w:ins w:id="919" w:author="D.Kambarov" w:date="2026-04-16T16:35:00Z">
        <w:r w:rsidRPr="00C354C0">
          <w:rPr>
            <w:lang w:eastAsia="fr-FR"/>
          </w:rPr>
          <w:t>приёмка осуществляется по обязательным требованиям EIR и согласованн</w:t>
        </w:r>
      </w:ins>
      <w:ins w:id="920" w:author="D.Kambarov" w:date="2026-04-16T16:36:00Z" w16du:dateUtc="2026-04-16T13:36:00Z">
        <w:r>
          <w:rPr>
            <w:lang w:eastAsia="fr-FR"/>
          </w:rPr>
          <w:t xml:space="preserve">ому </w:t>
        </w:r>
      </w:ins>
      <w:ins w:id="921" w:author="D.Kambarov" w:date="2026-04-16T16:35:00Z">
        <w:r w:rsidRPr="00C354C0">
          <w:rPr>
            <w:lang w:eastAsia="fr-FR"/>
          </w:rPr>
          <w:t>BEP</w:t>
        </w:r>
      </w:ins>
      <w:ins w:id="922" w:author="D.Kambarov" w:date="2026-04-16T16:35:00Z" w16du:dateUtc="2026-04-16T13:35:00Z">
        <w:r w:rsidRPr="00C354C0">
          <w:rPr>
            <w:lang w:eastAsia="fr-FR"/>
            <w:rPrChange w:id="923" w:author="D.Kambarov" w:date="2026-04-16T16:35:00Z" w16du:dateUtc="2026-04-16T13:35:00Z">
              <w:rPr>
                <w:lang w:val="en-US" w:eastAsia="fr-FR"/>
              </w:rPr>
            </w:rPrChange>
          </w:rPr>
          <w:t>;</w:t>
        </w:r>
      </w:ins>
    </w:p>
    <w:p w14:paraId="53F19F00" w14:textId="40EE98C6" w:rsidR="00F27658" w:rsidRPr="00C354C0" w:rsidRDefault="00F27658" w:rsidP="00F27658">
      <w:pPr>
        <w:pStyle w:val="OM"/>
        <w:rPr>
          <w:ins w:id="924" w:author="D.Kambarov" w:date="2026-04-16T16:33:00Z" w16du:dateUtc="2026-04-16T13:33:00Z"/>
          <w:lang w:eastAsia="fr-FR"/>
          <w:rPrChange w:id="925" w:author="D.Kambarov" w:date="2026-04-16T16:33:00Z" w16du:dateUtc="2026-04-16T13:33:00Z">
            <w:rPr>
              <w:ins w:id="926" w:author="D.Kambarov" w:date="2026-04-16T16:33:00Z" w16du:dateUtc="2026-04-16T13:33:00Z"/>
              <w:lang w:val="en-US" w:eastAsia="fr-FR"/>
            </w:rPr>
          </w:rPrChange>
        </w:rPr>
      </w:pPr>
      <w:ins w:id="927" w:author="D.Kambarov" w:date="2026-04-16T16:39:00Z" w16du:dateUtc="2026-04-16T13:39:00Z">
        <w:r w:rsidRPr="00C354C0">
          <w:rPr>
            <w:lang w:eastAsia="fr-FR"/>
          </w:rPr>
          <w:t xml:space="preserve">замечания делятся на критичные / существенные / некритичные; </w:t>
        </w:r>
      </w:ins>
    </w:p>
    <w:p w14:paraId="318D1927" w14:textId="58A55719" w:rsidR="00C354C0" w:rsidRPr="00C354C0" w:rsidRDefault="00C354C0">
      <w:pPr>
        <w:pStyle w:val="OM"/>
        <w:rPr>
          <w:ins w:id="928" w:author="D.Kambarov" w:date="2026-04-16T16:32:00Z"/>
          <w:lang w:eastAsia="fr-FR"/>
        </w:rPr>
        <w:pPrChange w:id="929" w:author="D.Kambarov" w:date="2026-04-16T16:33:00Z" w16du:dateUtc="2026-04-16T13:33:00Z">
          <w:pPr>
            <w:pStyle w:val="OMDV"/>
          </w:pPr>
        </w:pPrChange>
      </w:pPr>
      <w:ins w:id="930" w:author="D.Kambarov" w:date="2026-04-16T16:33:00Z" w16du:dateUtc="2026-04-16T13:33:00Z">
        <w:r>
          <w:rPr>
            <w:lang w:eastAsia="fr-FR"/>
          </w:rPr>
          <w:t xml:space="preserve">все критичные и существенные замечания </w:t>
        </w:r>
      </w:ins>
      <w:ins w:id="931" w:author="D.Kambarov" w:date="2026-04-16T16:34:00Z" w16du:dateUtc="2026-04-16T13:34:00Z">
        <w:r>
          <w:rPr>
            <w:lang w:eastAsia="fr-FR"/>
          </w:rPr>
          <w:t xml:space="preserve">исправлены или согласованы с </w:t>
        </w:r>
        <w:r>
          <w:rPr>
            <w:lang w:val="en-US" w:eastAsia="fr-FR"/>
          </w:rPr>
          <w:t>BIM</w:t>
        </w:r>
        <w:r>
          <w:rPr>
            <w:lang w:eastAsia="fr-FR"/>
          </w:rPr>
          <w:t>-отделом ОМ Девелопмент в файлах с замечаниями</w:t>
        </w:r>
        <w:r w:rsidRPr="00C354C0">
          <w:rPr>
            <w:lang w:eastAsia="fr-FR"/>
            <w:rPrChange w:id="932" w:author="D.Kambarov" w:date="2026-04-16T16:34:00Z" w16du:dateUtc="2026-04-16T13:34:00Z">
              <w:rPr>
                <w:lang w:val="en-US" w:eastAsia="fr-FR"/>
              </w:rPr>
            </w:rPrChange>
          </w:rPr>
          <w:t>;</w:t>
        </w:r>
      </w:ins>
    </w:p>
    <w:p w14:paraId="04D4B994" w14:textId="7B7FEB28" w:rsidR="00C354C0" w:rsidRPr="000A3E8D" w:rsidRDefault="00C354C0">
      <w:pPr>
        <w:pStyle w:val="OM"/>
        <w:rPr>
          <w:ins w:id="933" w:author="D.Kambarov" w:date="2026-04-16T16:32:00Z" w16du:dateUtc="2026-04-16T13:32:00Z"/>
        </w:rPr>
        <w:pPrChange w:id="934" w:author="D.Kambarov" w:date="2026-04-16T16:33:00Z" w16du:dateUtc="2026-04-16T13:33:00Z">
          <w:pPr>
            <w:pStyle w:val="OMDV2"/>
          </w:pPr>
        </w:pPrChange>
      </w:pPr>
      <w:ins w:id="935" w:author="D.Kambarov" w:date="2026-04-16T16:32:00Z">
        <w:r w:rsidRPr="00C354C0">
          <w:rPr>
            <w:lang w:eastAsia="fr-FR"/>
          </w:rPr>
          <w:t>перечень допустимых отклонений указывается в BEP.</w:t>
        </w:r>
      </w:ins>
    </w:p>
    <w:p w14:paraId="5E3B4E32" w14:textId="2EAC20A8" w:rsidR="00C354C0" w:rsidRDefault="002D61B8" w:rsidP="002D61B8">
      <w:pPr>
        <w:pStyle w:val="OMDEV"/>
        <w:rPr>
          <w:ins w:id="936" w:author="D.Kambarov" w:date="2026-04-23T17:17:00Z" w16du:dateUtc="2026-04-23T14:17:00Z"/>
          <w:lang w:eastAsia="fr-FR"/>
        </w:rPr>
      </w:pPr>
      <w:ins w:id="937" w:author="D.Kambarov" w:date="2026-04-23T17:16:00Z" w16du:dateUtc="2026-04-23T14:16:00Z">
        <w:r>
          <w:rPr>
            <w:lang w:eastAsia="fr-FR"/>
          </w:rPr>
          <w:lastRenderedPageBreak/>
          <w:t>Требования к архитектурным моделям</w:t>
        </w:r>
      </w:ins>
    </w:p>
    <w:p w14:paraId="3AE93AF8" w14:textId="5C22899A" w:rsidR="002D61B8" w:rsidRDefault="002D61B8" w:rsidP="002D61B8">
      <w:pPr>
        <w:pStyle w:val="OMDV2"/>
        <w:rPr>
          <w:ins w:id="938" w:author="D.Kambarov" w:date="2026-04-23T17:18:00Z" w16du:dateUtc="2026-04-23T14:18:00Z"/>
          <w:lang w:val="ru-RU"/>
        </w:rPr>
      </w:pPr>
      <w:ins w:id="939" w:author="D.Kambarov" w:date="2026-04-23T17:17:00Z" w16du:dateUtc="2026-04-23T14:17:00Z">
        <w:r w:rsidRPr="002D61B8">
          <w:rPr>
            <w:lang w:val="ru-RU"/>
          </w:rPr>
          <w:t xml:space="preserve">BIM-модель является основой для формирования графической части </w:t>
        </w:r>
      </w:ins>
      <w:ins w:id="940" w:author="D.Kambarov" w:date="2026-04-23T17:45:00Z" w16du:dateUtc="2026-04-23T14:45:00Z">
        <w:r w:rsidR="00BB5349">
          <w:rPr>
            <w:lang w:val="ru-RU"/>
          </w:rPr>
          <w:t xml:space="preserve">документации, включая материалы </w:t>
        </w:r>
      </w:ins>
      <w:ins w:id="941" w:author="D.Kambarov" w:date="2026-04-23T17:17:00Z" w16du:dateUtc="2026-04-23T14:17:00Z">
        <w:r>
          <w:rPr>
            <w:lang w:val="ru-RU"/>
          </w:rPr>
          <w:t xml:space="preserve">АГР, АХО, </w:t>
        </w:r>
        <w:r w:rsidRPr="002D61B8">
          <w:rPr>
            <w:lang w:val="ru-RU"/>
          </w:rPr>
          <w:t>проектной и рабочей документации, включая планы, разрезы, фасады, чертежные виды, спецификации.</w:t>
        </w:r>
      </w:ins>
    </w:p>
    <w:p w14:paraId="1D2F12E6" w14:textId="2ED97C08" w:rsidR="002D61B8" w:rsidRDefault="002D61B8" w:rsidP="002D61B8">
      <w:pPr>
        <w:pStyle w:val="OMDV2"/>
        <w:rPr>
          <w:ins w:id="942" w:author="D.Kambarov" w:date="2026-04-23T17:21:00Z" w16du:dateUtc="2026-04-23T14:21:00Z"/>
          <w:lang w:val="ru-RU"/>
        </w:rPr>
      </w:pPr>
      <w:ins w:id="943" w:author="D.Kambarov" w:date="2026-04-23T17:18:00Z" w16du:dateUtc="2026-04-23T14:18:00Z">
        <w:r w:rsidRPr="002D61B8">
          <w:rPr>
            <w:lang w:val="ru-RU"/>
            <w:rPrChange w:id="944" w:author="D.Kambarov" w:date="2026-04-23T17:18:00Z" w16du:dateUtc="2026-04-23T14:18:00Z">
              <w:rPr/>
            </w:rPrChange>
          </w:rPr>
          <w:t xml:space="preserve">Расчёт технико-экономических показателей должен выполняться исключительно средствами </w:t>
        </w:r>
        <w:r w:rsidRPr="002D61B8">
          <w:t>Autodesk</w:t>
        </w:r>
        <w:r w:rsidRPr="002D61B8">
          <w:rPr>
            <w:lang w:val="ru-RU"/>
            <w:rPrChange w:id="945" w:author="D.Kambarov" w:date="2026-04-23T17:18:00Z" w16du:dateUtc="2026-04-23T14:18:00Z">
              <w:rPr/>
            </w:rPrChange>
          </w:rPr>
          <w:t xml:space="preserve"> </w:t>
        </w:r>
        <w:r w:rsidRPr="002D61B8">
          <w:t>Revit</w:t>
        </w:r>
        <w:r w:rsidRPr="002D61B8">
          <w:rPr>
            <w:lang w:val="ru-RU"/>
            <w:rPrChange w:id="946" w:author="D.Kambarov" w:date="2026-04-23T17:18:00Z" w16du:dateUtc="2026-04-23T14:18:00Z">
              <w:rPr/>
            </w:rPrChange>
          </w:rPr>
          <w:t xml:space="preserve">, предусмотренными перечнем, установленным настоящим документом в пункте </w:t>
        </w:r>
        <w:r>
          <w:rPr>
            <w:lang w:val="ru-RU"/>
          </w:rPr>
          <w:t>5.5</w:t>
        </w:r>
      </w:ins>
      <w:ins w:id="947" w:author="D.Kambarov" w:date="2026-04-23T17:21:00Z" w16du:dateUtc="2026-04-23T14:21:00Z">
        <w:r>
          <w:rPr>
            <w:lang w:val="ru-RU"/>
          </w:rPr>
          <w:t>.</w:t>
        </w:r>
      </w:ins>
    </w:p>
    <w:p w14:paraId="619C703A" w14:textId="20346256" w:rsidR="002D61B8" w:rsidRDefault="002D61B8" w:rsidP="002D61B8">
      <w:pPr>
        <w:pStyle w:val="OMDV2"/>
        <w:rPr>
          <w:ins w:id="948" w:author="D.Kambarov" w:date="2026-04-23T17:21:00Z" w16du:dateUtc="2026-04-23T14:21:00Z"/>
          <w:lang w:val="ru-RU"/>
        </w:rPr>
      </w:pPr>
      <w:ins w:id="949" w:author="D.Kambarov" w:date="2026-04-23T17:21:00Z" w16du:dateUtc="2026-04-23T14:21:00Z">
        <w:r w:rsidRPr="00160201">
          <w:rPr>
            <w:lang w:val="ru-RU"/>
            <w:rPrChange w:id="950" w:author="D.Kambarov" w:date="2026-04-24T10:49:00Z" w16du:dateUtc="2026-04-24T07:49:00Z">
              <w:rPr/>
            </w:rPrChange>
          </w:rPr>
          <w:t>Формирование данных для расчёта технико-экономических показателей должно осуществляться в соответствии с требованиями применимых нормативных документов, включая СП 54.13330.2022, СП 118.13330.2022, постановление Правительства Москвы от 28.03.2017 № 120-ПП или их более актуальные редакции.</w:t>
        </w:r>
      </w:ins>
    </w:p>
    <w:p w14:paraId="6714CDEC" w14:textId="5DFDE238" w:rsidR="002D61B8" w:rsidRDefault="002D61B8" w:rsidP="002D61B8">
      <w:pPr>
        <w:pStyle w:val="OMDV2"/>
        <w:rPr>
          <w:ins w:id="951" w:author="D.Kambarov" w:date="2026-04-23T17:21:00Z" w16du:dateUtc="2026-04-23T14:21:00Z"/>
          <w:lang w:val="ru-RU"/>
        </w:rPr>
      </w:pPr>
      <w:ins w:id="952" w:author="D.Kambarov" w:date="2026-04-23T17:21:00Z" w16du:dateUtc="2026-04-23T14:21:00Z">
        <w:r w:rsidRPr="002D61B8">
          <w:rPr>
            <w:lang w:val="ru-RU"/>
            <w:rPrChange w:id="953" w:author="D.Kambarov" w:date="2026-04-23T17:21:00Z" w16du:dateUtc="2026-04-23T14:21:00Z">
              <w:rPr/>
            </w:rPrChange>
          </w:rPr>
          <w:t xml:space="preserve">Для расчёта технико-экономических показателей должны использоваться параметры Заказчика. Требования к составу вносимой информации, применяемым параметрам и допустимым инструментам </w:t>
        </w:r>
        <w:r w:rsidRPr="002D61B8">
          <w:t>Revit</w:t>
        </w:r>
        <w:r w:rsidRPr="002D61B8">
          <w:rPr>
            <w:lang w:val="ru-RU"/>
            <w:rPrChange w:id="954" w:author="D.Kambarov" w:date="2026-04-23T17:21:00Z" w16du:dateUtc="2026-04-23T14:21:00Z">
              <w:rPr/>
            </w:rPrChange>
          </w:rPr>
          <w:t xml:space="preserve"> установлены в пункте 5.5 настоящего документа.</w:t>
        </w:r>
      </w:ins>
    </w:p>
    <w:p w14:paraId="2E9B1131" w14:textId="13E3E765" w:rsidR="002D61B8" w:rsidRDefault="00BB5349" w:rsidP="002D61B8">
      <w:pPr>
        <w:pStyle w:val="OMDV2"/>
        <w:rPr>
          <w:ins w:id="955" w:author="D.Kambarov" w:date="2026-04-23T17:22:00Z" w16du:dateUtc="2026-04-23T14:22:00Z"/>
          <w:lang w:val="ru-RU"/>
        </w:rPr>
      </w:pPr>
      <w:ins w:id="956" w:author="D.Kambarov" w:date="2026-04-23T17:41:00Z" w16du:dateUtc="2026-04-23T14:41:00Z">
        <w:r w:rsidRPr="00BB5349">
          <w:rPr>
            <w:lang w:val="ru-RU"/>
          </w:rPr>
          <w:t>Требования к детализации и информатизации архитектурных моделей для расчёта технико-экономических показателей на всех контрольных состояниях модели.</w:t>
        </w:r>
      </w:ins>
    </w:p>
    <w:tbl>
      <w:tblPr>
        <w:tblStyle w:val="af3"/>
        <w:tblW w:w="10060" w:type="dxa"/>
        <w:tblInd w:w="567" w:type="dxa"/>
        <w:tblLook w:val="04A0" w:firstRow="1" w:lastRow="0" w:firstColumn="1" w:lastColumn="0" w:noHBand="0" w:noVBand="1"/>
        <w:tblPrChange w:id="957" w:author="D.Kambarov" w:date="2026-04-23T17:28:00Z" w16du:dateUtc="2026-04-23T14:28:00Z">
          <w:tblPr>
            <w:tblStyle w:val="af3"/>
            <w:tblW w:w="10873" w:type="dxa"/>
            <w:tblInd w:w="567" w:type="dxa"/>
            <w:tblLook w:val="04A0" w:firstRow="1" w:lastRow="0" w:firstColumn="1" w:lastColumn="0" w:noHBand="0" w:noVBand="1"/>
          </w:tblPr>
        </w:tblPrChange>
      </w:tblPr>
      <w:tblGrid>
        <w:gridCol w:w="3752"/>
        <w:gridCol w:w="2789"/>
        <w:gridCol w:w="565"/>
        <w:gridCol w:w="565"/>
        <w:gridCol w:w="565"/>
        <w:gridCol w:w="565"/>
        <w:gridCol w:w="565"/>
        <w:gridCol w:w="694"/>
        <w:tblGridChange w:id="958">
          <w:tblGrid>
            <w:gridCol w:w="3752"/>
            <w:gridCol w:w="71"/>
            <w:gridCol w:w="2718"/>
            <w:gridCol w:w="565"/>
            <w:gridCol w:w="62"/>
            <w:gridCol w:w="503"/>
            <w:gridCol w:w="238"/>
            <w:gridCol w:w="327"/>
            <w:gridCol w:w="414"/>
            <w:gridCol w:w="151"/>
            <w:gridCol w:w="565"/>
            <w:gridCol w:w="25"/>
            <w:gridCol w:w="669"/>
            <w:gridCol w:w="72"/>
            <w:gridCol w:w="741"/>
            <w:gridCol w:w="741"/>
          </w:tblGrid>
        </w:tblGridChange>
      </w:tblGrid>
      <w:tr w:rsidR="00501F62" w14:paraId="1642812A" w14:textId="77777777" w:rsidTr="00501F62">
        <w:trPr>
          <w:cantSplit/>
          <w:trHeight w:val="2341"/>
          <w:ins w:id="959" w:author="D.Kambarov" w:date="2026-04-23T17:23:00Z"/>
          <w:trPrChange w:id="960" w:author="D.Kambarov" w:date="2026-04-23T17:28:00Z" w16du:dateUtc="2026-04-23T14:28:00Z">
            <w:trPr>
              <w:cantSplit/>
              <w:trHeight w:val="2341"/>
            </w:trPr>
          </w:trPrChange>
        </w:trPr>
        <w:tc>
          <w:tcPr>
            <w:tcW w:w="3823" w:type="dxa"/>
            <w:vAlign w:val="center"/>
            <w:tcPrChange w:id="961" w:author="D.Kambarov" w:date="2026-04-23T17:28:00Z" w16du:dateUtc="2026-04-23T14:28:00Z">
              <w:tcPr>
                <w:tcW w:w="3823" w:type="dxa"/>
                <w:gridSpan w:val="2"/>
                <w:vAlign w:val="center"/>
              </w:tcPr>
            </w:tcPrChange>
          </w:tcPr>
          <w:p w14:paraId="2BD89540" w14:textId="589DEA54" w:rsidR="00501F62" w:rsidRPr="002D61B8" w:rsidRDefault="00501F62">
            <w:pPr>
              <w:ind w:left="0"/>
              <w:jc w:val="left"/>
              <w:rPr>
                <w:ins w:id="962" w:author="D.Kambarov" w:date="2026-04-23T17:23:00Z" w16du:dateUtc="2026-04-23T14:23:00Z"/>
                <w:b/>
                <w:bCs/>
                <w:lang w:eastAsia="fr-FR"/>
                <w:rPrChange w:id="963" w:author="D.Kambarov" w:date="2026-04-23T17:25:00Z" w16du:dateUtc="2026-04-23T14:25:00Z">
                  <w:rPr>
                    <w:ins w:id="964" w:author="D.Kambarov" w:date="2026-04-23T17:23:00Z" w16du:dateUtc="2026-04-23T14:23:00Z"/>
                    <w:lang w:eastAsia="fr-FR"/>
                  </w:rPr>
                </w:rPrChange>
              </w:rPr>
              <w:pPrChange w:id="965" w:author="D.Kambarov" w:date="2026-04-23T17:24:00Z" w16du:dateUtc="2026-04-23T14:24:00Z">
                <w:pPr>
                  <w:ind w:left="0"/>
                </w:pPr>
              </w:pPrChange>
            </w:pPr>
            <w:ins w:id="966" w:author="D.Kambarov" w:date="2026-04-23T17:23:00Z" w16du:dateUtc="2026-04-23T14:23:00Z">
              <w:r w:rsidRPr="002D61B8">
                <w:rPr>
                  <w:b/>
                  <w:bCs/>
                  <w:lang w:eastAsia="fr-FR"/>
                  <w:rPrChange w:id="967" w:author="D.Kambarov" w:date="2026-04-23T17:25:00Z" w16du:dateUtc="2026-04-23T14:25:00Z">
                    <w:rPr>
                      <w:lang w:eastAsia="fr-FR"/>
                    </w:rPr>
                  </w:rPrChange>
                </w:rPr>
                <w:t>Наименование ТЭП</w:t>
              </w:r>
            </w:ins>
          </w:p>
        </w:tc>
        <w:tc>
          <w:tcPr>
            <w:tcW w:w="2835" w:type="dxa"/>
            <w:vAlign w:val="center"/>
            <w:tcPrChange w:id="968" w:author="D.Kambarov" w:date="2026-04-23T17:28:00Z" w16du:dateUtc="2026-04-23T14:28:00Z">
              <w:tcPr>
                <w:tcW w:w="3345" w:type="dxa"/>
                <w:gridSpan w:val="3"/>
                <w:vAlign w:val="center"/>
              </w:tcPr>
            </w:tcPrChange>
          </w:tcPr>
          <w:p w14:paraId="2EE28E32" w14:textId="44823B17" w:rsidR="00501F62" w:rsidRPr="002D61B8" w:rsidRDefault="00501F62">
            <w:pPr>
              <w:ind w:left="0"/>
              <w:jc w:val="left"/>
              <w:rPr>
                <w:ins w:id="969" w:author="D.Kambarov" w:date="2026-04-23T17:23:00Z" w16du:dateUtc="2026-04-23T14:23:00Z"/>
                <w:b/>
                <w:bCs/>
                <w:lang w:eastAsia="fr-FR"/>
                <w:rPrChange w:id="970" w:author="D.Kambarov" w:date="2026-04-23T17:25:00Z" w16du:dateUtc="2026-04-23T14:25:00Z">
                  <w:rPr>
                    <w:ins w:id="971" w:author="D.Kambarov" w:date="2026-04-23T17:23:00Z" w16du:dateUtc="2026-04-23T14:23:00Z"/>
                    <w:lang w:eastAsia="fr-FR"/>
                  </w:rPr>
                </w:rPrChange>
              </w:rPr>
              <w:pPrChange w:id="972" w:author="D.Kambarov" w:date="2026-04-23T17:24:00Z" w16du:dateUtc="2026-04-23T14:24:00Z">
                <w:pPr>
                  <w:ind w:left="0"/>
                </w:pPr>
              </w:pPrChange>
            </w:pPr>
            <w:ins w:id="973" w:author="D.Kambarov" w:date="2026-04-23T17:23:00Z" w16du:dateUtc="2026-04-23T14:23:00Z">
              <w:r w:rsidRPr="002D61B8">
                <w:rPr>
                  <w:b/>
                  <w:bCs/>
                  <w:lang w:eastAsia="fr-FR"/>
                  <w:rPrChange w:id="974" w:author="D.Kambarov" w:date="2026-04-23T17:25:00Z" w16du:dateUtc="2026-04-23T14:25:00Z">
                    <w:rPr>
                      <w:lang w:eastAsia="fr-FR"/>
                    </w:rPr>
                  </w:rPrChange>
                </w:rPr>
                <w:t>Инструмент выполнения</w:t>
              </w:r>
            </w:ins>
          </w:p>
        </w:tc>
        <w:tc>
          <w:tcPr>
            <w:tcW w:w="567" w:type="dxa"/>
            <w:textDirection w:val="btLr"/>
            <w:tcPrChange w:id="975" w:author="D.Kambarov" w:date="2026-04-23T17:28:00Z" w16du:dateUtc="2026-04-23T14:28:00Z">
              <w:tcPr>
                <w:tcW w:w="741" w:type="dxa"/>
                <w:gridSpan w:val="2"/>
                <w:textDirection w:val="btLr"/>
              </w:tcPr>
            </w:tcPrChange>
          </w:tcPr>
          <w:p w14:paraId="27A645F6" w14:textId="5FD99428" w:rsidR="00501F62" w:rsidRPr="00501F62" w:rsidRDefault="00501F62" w:rsidP="00501F62">
            <w:pPr>
              <w:ind w:left="113" w:right="113"/>
              <w:jc w:val="left"/>
              <w:rPr>
                <w:ins w:id="976" w:author="D.Kambarov" w:date="2026-04-23T17:28:00Z" w16du:dateUtc="2026-04-23T14:28:00Z"/>
                <w:b/>
                <w:bCs/>
                <w:lang w:val="en-US" w:eastAsia="fr-FR"/>
              </w:rPr>
            </w:pPr>
            <w:ins w:id="977" w:author="D.Kambarov" w:date="2026-04-23T17:28:00Z" w16du:dateUtc="2026-04-23T14:28:00Z">
              <w:r w:rsidRPr="00914CB9">
                <w:rPr>
                  <w:b/>
                  <w:bCs/>
                  <w:lang w:eastAsia="ru-RU"/>
                </w:rPr>
                <w:t>Точный габарит</w:t>
              </w:r>
            </w:ins>
          </w:p>
        </w:tc>
        <w:tc>
          <w:tcPr>
            <w:tcW w:w="567" w:type="dxa"/>
            <w:textDirection w:val="btLr"/>
            <w:tcPrChange w:id="978" w:author="D.Kambarov" w:date="2026-04-23T17:28:00Z" w16du:dateUtc="2026-04-23T14:28:00Z">
              <w:tcPr>
                <w:tcW w:w="741" w:type="dxa"/>
                <w:gridSpan w:val="2"/>
                <w:textDirection w:val="btLr"/>
              </w:tcPr>
            </w:tcPrChange>
          </w:tcPr>
          <w:p w14:paraId="0C04F6F8" w14:textId="39159AA6" w:rsidR="00501F62" w:rsidRPr="00501F62" w:rsidRDefault="00501F62" w:rsidP="00501F62">
            <w:pPr>
              <w:ind w:left="113" w:right="113"/>
              <w:jc w:val="left"/>
              <w:rPr>
                <w:ins w:id="979" w:author="D.Kambarov" w:date="2026-04-23T17:28:00Z" w16du:dateUtc="2026-04-23T14:28:00Z"/>
                <w:b/>
                <w:bCs/>
                <w:lang w:val="en-US" w:eastAsia="fr-FR"/>
              </w:rPr>
            </w:pPr>
            <w:ins w:id="980" w:author="D.Kambarov" w:date="2026-04-23T17:28:00Z" w16du:dateUtc="2026-04-23T14:28:00Z">
              <w:r w:rsidRPr="00914CB9">
                <w:rPr>
                  <w:b/>
                  <w:bCs/>
                  <w:lang w:eastAsia="ru-RU"/>
                </w:rPr>
                <w:t>Точное положение</w:t>
              </w:r>
            </w:ins>
          </w:p>
        </w:tc>
        <w:tc>
          <w:tcPr>
            <w:tcW w:w="567" w:type="dxa"/>
            <w:textDirection w:val="btLr"/>
            <w:vAlign w:val="center"/>
            <w:tcPrChange w:id="981" w:author="D.Kambarov" w:date="2026-04-23T17:28:00Z" w16du:dateUtc="2026-04-23T14:28:00Z">
              <w:tcPr>
                <w:tcW w:w="741" w:type="dxa"/>
                <w:gridSpan w:val="3"/>
                <w:textDirection w:val="btLr"/>
                <w:vAlign w:val="center"/>
              </w:tcPr>
            </w:tcPrChange>
          </w:tcPr>
          <w:p w14:paraId="4475D4C1" w14:textId="6D525E9F" w:rsidR="00501F62" w:rsidRPr="002D61B8" w:rsidRDefault="00501F62">
            <w:pPr>
              <w:ind w:left="113" w:right="113"/>
              <w:jc w:val="left"/>
              <w:rPr>
                <w:ins w:id="982" w:author="D.Kambarov" w:date="2026-04-23T17:23:00Z" w16du:dateUtc="2026-04-23T14:23:00Z"/>
                <w:b/>
                <w:bCs/>
                <w:lang w:eastAsia="fr-FR"/>
                <w:rPrChange w:id="983" w:author="D.Kambarov" w:date="2026-04-23T17:25:00Z" w16du:dateUtc="2026-04-23T14:25:00Z">
                  <w:rPr>
                    <w:ins w:id="984" w:author="D.Kambarov" w:date="2026-04-23T17:23:00Z" w16du:dateUtc="2026-04-23T14:23:00Z"/>
                    <w:lang w:eastAsia="fr-FR"/>
                  </w:rPr>
                </w:rPrChange>
              </w:rPr>
              <w:pPrChange w:id="985" w:author="D.Kambarov" w:date="2026-04-23T17:26:00Z" w16du:dateUtc="2026-04-23T14:26:00Z">
                <w:pPr>
                  <w:ind w:left="0"/>
                </w:pPr>
              </w:pPrChange>
            </w:pPr>
            <w:commentRangeStart w:id="986"/>
            <w:ins w:id="987" w:author="D.Kambarov" w:date="2026-04-23T17:24:00Z" w16du:dateUtc="2026-04-23T14:24:00Z">
              <w:r w:rsidRPr="002D61B8">
                <w:rPr>
                  <w:b/>
                  <w:bCs/>
                  <w:lang w:val="en-US" w:eastAsia="fr-FR"/>
                  <w:rPrChange w:id="988" w:author="D.Kambarov" w:date="2026-04-23T17:25:00Z" w16du:dateUtc="2026-04-23T14:25:00Z">
                    <w:rPr>
                      <w:lang w:val="en-US" w:eastAsia="fr-FR"/>
                    </w:rPr>
                  </w:rPrChange>
                </w:rPr>
                <w:t>OMDV_</w:t>
              </w:r>
              <w:r w:rsidRPr="002D61B8">
                <w:rPr>
                  <w:b/>
                  <w:bCs/>
                  <w:lang w:eastAsia="fr-FR"/>
                  <w:rPrChange w:id="989" w:author="D.Kambarov" w:date="2026-04-23T17:25:00Z" w16du:dateUtc="2026-04-23T14:25:00Z">
                    <w:rPr>
                      <w:lang w:eastAsia="fr-FR"/>
                    </w:rPr>
                  </w:rPrChange>
                </w:rPr>
                <w:t>Корпус</w:t>
              </w:r>
            </w:ins>
            <w:commentRangeEnd w:id="986"/>
            <w:r w:rsidRPr="002D61B8">
              <w:rPr>
                <w:rStyle w:val="aff6"/>
                <w:b/>
                <w:bCs/>
                <w:sz w:val="22"/>
                <w:szCs w:val="22"/>
                <w:lang w:eastAsia="fr-FR"/>
                <w:rPrChange w:id="990" w:author="D.Kambarov" w:date="2026-04-23T17:25:00Z" w16du:dateUtc="2026-04-23T14:25:00Z">
                  <w:rPr>
                    <w:rStyle w:val="aff6"/>
                    <w:sz w:val="22"/>
                    <w:szCs w:val="22"/>
                    <w:lang w:eastAsia="fr-FR"/>
                  </w:rPr>
                </w:rPrChange>
              </w:rPr>
              <w:commentReference w:id="986"/>
            </w:r>
          </w:p>
        </w:tc>
        <w:tc>
          <w:tcPr>
            <w:tcW w:w="567" w:type="dxa"/>
            <w:textDirection w:val="btLr"/>
            <w:vAlign w:val="center"/>
            <w:tcPrChange w:id="991" w:author="D.Kambarov" w:date="2026-04-23T17:28:00Z" w16du:dateUtc="2026-04-23T14:28:00Z">
              <w:tcPr>
                <w:tcW w:w="741" w:type="dxa"/>
                <w:gridSpan w:val="2"/>
                <w:textDirection w:val="btLr"/>
                <w:vAlign w:val="center"/>
              </w:tcPr>
            </w:tcPrChange>
          </w:tcPr>
          <w:p w14:paraId="776FB99D" w14:textId="2A3E2488" w:rsidR="00501F62" w:rsidRPr="002D61B8" w:rsidRDefault="00501F62">
            <w:pPr>
              <w:ind w:left="113" w:right="113"/>
              <w:jc w:val="left"/>
              <w:rPr>
                <w:ins w:id="992" w:author="D.Kambarov" w:date="2026-04-23T17:23:00Z" w16du:dateUtc="2026-04-23T14:23:00Z"/>
                <w:b/>
                <w:bCs/>
                <w:lang w:val="en-US" w:eastAsia="fr-FR"/>
                <w:rPrChange w:id="993" w:author="D.Kambarov" w:date="2026-04-23T17:25:00Z" w16du:dateUtc="2026-04-23T14:25:00Z">
                  <w:rPr>
                    <w:ins w:id="994" w:author="D.Kambarov" w:date="2026-04-23T17:23:00Z" w16du:dateUtc="2026-04-23T14:23:00Z"/>
                    <w:lang w:eastAsia="fr-FR"/>
                  </w:rPr>
                </w:rPrChange>
              </w:rPr>
              <w:pPrChange w:id="995" w:author="D.Kambarov" w:date="2026-04-23T17:26:00Z" w16du:dateUtc="2026-04-23T14:26:00Z">
                <w:pPr>
                  <w:ind w:left="0"/>
                </w:pPr>
              </w:pPrChange>
            </w:pPr>
            <w:ins w:id="996" w:author="D.Kambarov" w:date="2026-04-23T17:24:00Z" w16du:dateUtc="2026-04-23T14:24:00Z">
              <w:r w:rsidRPr="002D61B8">
                <w:rPr>
                  <w:b/>
                  <w:bCs/>
                  <w:lang w:val="en-US" w:eastAsia="fr-FR"/>
                  <w:rPrChange w:id="997" w:author="D.Kambarov" w:date="2026-04-23T17:25:00Z" w16du:dateUtc="2026-04-23T14:25:00Z">
                    <w:rPr>
                      <w:lang w:val="en-US" w:eastAsia="fr-FR"/>
                    </w:rPr>
                  </w:rPrChange>
                </w:rPr>
                <w:t>OMDV_</w:t>
              </w:r>
            </w:ins>
            <w:ins w:id="998" w:author="D.Kambarov" w:date="2026-04-23T17:25:00Z" w16du:dateUtc="2026-04-23T14:25:00Z">
              <w:r w:rsidRPr="002D61B8">
                <w:rPr>
                  <w:b/>
                  <w:bCs/>
                  <w:lang w:eastAsia="fr-FR"/>
                  <w:rPrChange w:id="999" w:author="D.Kambarov" w:date="2026-04-23T17:25:00Z" w16du:dateUtc="2026-04-23T14:25:00Z">
                    <w:rPr>
                      <w:lang w:eastAsia="fr-FR"/>
                    </w:rPr>
                  </w:rPrChange>
                </w:rPr>
                <w:t>Секция</w:t>
              </w:r>
            </w:ins>
          </w:p>
        </w:tc>
        <w:tc>
          <w:tcPr>
            <w:tcW w:w="567" w:type="dxa"/>
            <w:textDirection w:val="btLr"/>
            <w:vAlign w:val="center"/>
            <w:tcPrChange w:id="1000" w:author="D.Kambarov" w:date="2026-04-23T17:28:00Z" w16du:dateUtc="2026-04-23T14:28:00Z">
              <w:tcPr>
                <w:tcW w:w="741" w:type="dxa"/>
                <w:textDirection w:val="btLr"/>
                <w:vAlign w:val="center"/>
              </w:tcPr>
            </w:tcPrChange>
          </w:tcPr>
          <w:p w14:paraId="1430C382" w14:textId="29D64138" w:rsidR="00501F62" w:rsidRPr="002D61B8" w:rsidRDefault="00501F62">
            <w:pPr>
              <w:ind w:left="113" w:right="113"/>
              <w:jc w:val="left"/>
              <w:rPr>
                <w:ins w:id="1001" w:author="D.Kambarov" w:date="2026-04-23T17:23:00Z" w16du:dateUtc="2026-04-23T14:23:00Z"/>
                <w:b/>
                <w:bCs/>
                <w:lang w:eastAsia="fr-FR"/>
                <w:rPrChange w:id="1002" w:author="D.Kambarov" w:date="2026-04-23T17:25:00Z" w16du:dateUtc="2026-04-23T14:25:00Z">
                  <w:rPr>
                    <w:ins w:id="1003" w:author="D.Kambarov" w:date="2026-04-23T17:23:00Z" w16du:dateUtc="2026-04-23T14:23:00Z"/>
                    <w:lang w:eastAsia="fr-FR"/>
                  </w:rPr>
                </w:rPrChange>
              </w:rPr>
              <w:pPrChange w:id="1004" w:author="D.Kambarov" w:date="2026-04-23T17:26:00Z" w16du:dateUtc="2026-04-23T14:26:00Z">
                <w:pPr>
                  <w:ind w:left="0"/>
                </w:pPr>
              </w:pPrChange>
            </w:pPr>
            <w:ins w:id="1005" w:author="D.Kambarov" w:date="2026-04-23T17:25:00Z" w16du:dateUtc="2026-04-23T14:25:00Z">
              <w:r w:rsidRPr="002D61B8">
                <w:rPr>
                  <w:b/>
                  <w:bCs/>
                  <w:lang w:val="en-US" w:eastAsia="fr-FR"/>
                  <w:rPrChange w:id="1006" w:author="D.Kambarov" w:date="2026-04-23T17:25:00Z" w16du:dateUtc="2026-04-23T14:25:00Z">
                    <w:rPr>
                      <w:lang w:val="en-US" w:eastAsia="fr-FR"/>
                    </w:rPr>
                  </w:rPrChange>
                </w:rPr>
                <w:t>OMDV_</w:t>
              </w:r>
              <w:r w:rsidRPr="002D61B8">
                <w:rPr>
                  <w:b/>
                  <w:bCs/>
                  <w:lang w:eastAsia="fr-FR"/>
                  <w:rPrChange w:id="1007" w:author="D.Kambarov" w:date="2026-04-23T17:25:00Z" w16du:dateUtc="2026-04-23T14:25:00Z">
                    <w:rPr>
                      <w:lang w:eastAsia="fr-FR"/>
                    </w:rPr>
                  </w:rPrChange>
                </w:rPr>
                <w:t>Номер этажа</w:t>
              </w:r>
            </w:ins>
          </w:p>
        </w:tc>
        <w:tc>
          <w:tcPr>
            <w:tcW w:w="567" w:type="dxa"/>
            <w:textDirection w:val="btLr"/>
            <w:vAlign w:val="center"/>
            <w:tcPrChange w:id="1008" w:author="D.Kambarov" w:date="2026-04-23T17:28:00Z" w16du:dateUtc="2026-04-23T14:28:00Z">
              <w:tcPr>
                <w:tcW w:w="741" w:type="dxa"/>
                <w:textDirection w:val="btLr"/>
                <w:vAlign w:val="center"/>
              </w:tcPr>
            </w:tcPrChange>
          </w:tcPr>
          <w:p w14:paraId="2DC9154A" w14:textId="639B678E" w:rsidR="00501F62" w:rsidRPr="002D61B8" w:rsidRDefault="00501F62">
            <w:pPr>
              <w:ind w:left="113" w:right="113"/>
              <w:jc w:val="left"/>
              <w:rPr>
                <w:ins w:id="1009" w:author="D.Kambarov" w:date="2026-04-23T17:23:00Z" w16du:dateUtc="2026-04-23T14:23:00Z"/>
                <w:b/>
                <w:bCs/>
                <w:lang w:eastAsia="fr-FR"/>
                <w:rPrChange w:id="1010" w:author="D.Kambarov" w:date="2026-04-23T17:25:00Z" w16du:dateUtc="2026-04-23T14:25:00Z">
                  <w:rPr>
                    <w:ins w:id="1011" w:author="D.Kambarov" w:date="2026-04-23T17:23:00Z" w16du:dateUtc="2026-04-23T14:23:00Z"/>
                    <w:lang w:eastAsia="fr-FR"/>
                  </w:rPr>
                </w:rPrChange>
              </w:rPr>
              <w:pPrChange w:id="1012" w:author="D.Kambarov" w:date="2026-04-23T17:26:00Z" w16du:dateUtc="2026-04-23T14:26:00Z">
                <w:pPr>
                  <w:ind w:left="0"/>
                </w:pPr>
              </w:pPrChange>
            </w:pPr>
            <w:ins w:id="1013" w:author="D.Kambarov" w:date="2026-04-23T17:25:00Z" w16du:dateUtc="2026-04-23T14:25:00Z">
              <w:r w:rsidRPr="002D61B8">
                <w:rPr>
                  <w:b/>
                  <w:bCs/>
                  <w:lang w:val="en-US" w:eastAsia="fr-FR"/>
                  <w:rPrChange w:id="1014" w:author="D.Kambarov" w:date="2026-04-23T17:25:00Z" w16du:dateUtc="2026-04-23T14:25:00Z">
                    <w:rPr>
                      <w:lang w:val="en-US" w:eastAsia="fr-FR"/>
                    </w:rPr>
                  </w:rPrChange>
                </w:rPr>
                <w:t>OMDV_</w:t>
              </w:r>
              <w:r w:rsidRPr="002D61B8">
                <w:rPr>
                  <w:b/>
                  <w:bCs/>
                  <w:lang w:eastAsia="fr-FR"/>
                  <w:rPrChange w:id="1015" w:author="D.Kambarov" w:date="2026-04-23T17:25:00Z" w16du:dateUtc="2026-04-23T14:25:00Z">
                    <w:rPr>
                      <w:lang w:eastAsia="fr-FR"/>
                    </w:rPr>
                  </w:rPrChange>
                </w:rPr>
                <w:t>Назначение</w:t>
              </w:r>
            </w:ins>
          </w:p>
        </w:tc>
      </w:tr>
      <w:tr w:rsidR="00501F62" w14:paraId="6955F093" w14:textId="77777777" w:rsidTr="00501F62">
        <w:trPr>
          <w:trHeight w:val="43"/>
          <w:ins w:id="1016" w:author="D.Kambarov" w:date="2026-04-23T17:23:00Z"/>
          <w:trPrChange w:id="1017" w:author="D.Kambarov" w:date="2026-04-23T17:29:00Z" w16du:dateUtc="2026-04-23T14:29:00Z">
            <w:trPr>
              <w:trHeight w:val="43"/>
            </w:trPr>
          </w:trPrChange>
        </w:trPr>
        <w:tc>
          <w:tcPr>
            <w:tcW w:w="3823" w:type="dxa"/>
            <w:tcPrChange w:id="1018" w:author="D.Kambarov" w:date="2026-04-23T17:29:00Z" w16du:dateUtc="2026-04-23T14:29:00Z">
              <w:tcPr>
                <w:tcW w:w="3823" w:type="dxa"/>
                <w:gridSpan w:val="2"/>
              </w:tcPr>
            </w:tcPrChange>
          </w:tcPr>
          <w:p w14:paraId="1061F477" w14:textId="7AB2155F" w:rsidR="00501F62" w:rsidRDefault="00501F62">
            <w:pPr>
              <w:pStyle w:val="OMDV"/>
              <w:rPr>
                <w:ins w:id="1019" w:author="D.Kambarov" w:date="2026-04-23T17:23:00Z" w16du:dateUtc="2026-04-23T14:23:00Z"/>
                <w:lang w:eastAsia="fr-FR"/>
              </w:rPr>
              <w:pPrChange w:id="1020" w:author="D.Kambarov" w:date="2026-04-23T17:27:00Z" w16du:dateUtc="2026-04-23T14:27:00Z">
                <w:pPr>
                  <w:ind w:left="0"/>
                </w:pPr>
              </w:pPrChange>
            </w:pPr>
            <w:ins w:id="1021" w:author="D.Kambarov" w:date="2026-04-23T17:25:00Z" w16du:dateUtc="2026-04-23T14:25:00Z">
              <w:r>
                <w:rPr>
                  <w:lang w:eastAsia="fr-FR"/>
                </w:rPr>
                <w:t>Площадь застройки</w:t>
              </w:r>
            </w:ins>
          </w:p>
        </w:tc>
        <w:tc>
          <w:tcPr>
            <w:tcW w:w="2835" w:type="dxa"/>
            <w:tcPrChange w:id="1022" w:author="D.Kambarov" w:date="2026-04-23T17:29:00Z" w16du:dateUtc="2026-04-23T14:29:00Z">
              <w:tcPr>
                <w:tcW w:w="3345" w:type="dxa"/>
                <w:gridSpan w:val="3"/>
              </w:tcPr>
            </w:tcPrChange>
          </w:tcPr>
          <w:p w14:paraId="18EC224B" w14:textId="4BA28E8B" w:rsidR="00501F62" w:rsidRDefault="00501F62">
            <w:pPr>
              <w:pStyle w:val="OMDV"/>
              <w:rPr>
                <w:ins w:id="1023" w:author="D.Kambarov" w:date="2026-04-23T17:23:00Z" w16du:dateUtc="2026-04-23T14:23:00Z"/>
                <w:lang w:eastAsia="fr-FR"/>
              </w:rPr>
              <w:pPrChange w:id="1024" w:author="D.Kambarov" w:date="2026-04-23T17:27:00Z" w16du:dateUtc="2026-04-23T14:27:00Z">
                <w:pPr>
                  <w:ind w:left="0"/>
                </w:pPr>
              </w:pPrChange>
            </w:pPr>
            <w:ins w:id="1025" w:author="D.Kambarov" w:date="2026-04-23T17:27:00Z" w16du:dateUtc="2026-04-23T14:27:00Z">
              <w:r>
                <w:rPr>
                  <w:lang w:eastAsia="fr-FR"/>
                </w:rPr>
                <w:t>Зоны</w:t>
              </w:r>
            </w:ins>
          </w:p>
        </w:tc>
        <w:tc>
          <w:tcPr>
            <w:tcW w:w="567" w:type="dxa"/>
            <w:vAlign w:val="center"/>
            <w:tcPrChange w:id="1026" w:author="D.Kambarov" w:date="2026-04-23T17:29:00Z" w16du:dateUtc="2026-04-23T14:29:00Z">
              <w:tcPr>
                <w:tcW w:w="741" w:type="dxa"/>
                <w:gridSpan w:val="2"/>
              </w:tcPr>
            </w:tcPrChange>
          </w:tcPr>
          <w:p w14:paraId="37339450" w14:textId="6E7E11FA" w:rsidR="00501F62" w:rsidRPr="00501F62" w:rsidRDefault="00501F62">
            <w:pPr>
              <w:pStyle w:val="OMDV"/>
              <w:jc w:val="center"/>
              <w:rPr>
                <w:ins w:id="1027" w:author="D.Kambarov" w:date="2026-04-23T17:28:00Z" w16du:dateUtc="2026-04-23T14:28:00Z"/>
                <w:lang w:val="en-US" w:eastAsia="fr-FR"/>
                <w:rPrChange w:id="1028" w:author="D.Kambarov" w:date="2026-04-23T17:33:00Z" w16du:dateUtc="2026-04-23T14:33:00Z">
                  <w:rPr>
                    <w:ins w:id="1029" w:author="D.Kambarov" w:date="2026-04-23T17:28:00Z" w16du:dateUtc="2026-04-23T14:28:00Z"/>
                    <w:lang w:eastAsia="fr-FR"/>
                  </w:rPr>
                </w:rPrChange>
              </w:rPr>
              <w:pPrChange w:id="1030" w:author="D.Kambarov" w:date="2026-04-23T17:29:00Z" w16du:dateUtc="2026-04-23T14:29:00Z">
                <w:pPr>
                  <w:pStyle w:val="OMDV"/>
                </w:pPr>
              </w:pPrChange>
            </w:pPr>
            <w:ins w:id="1031" w:author="D.Kambarov" w:date="2026-04-23T17:29:00Z" w16du:dateUtc="2026-04-23T14:29:00Z">
              <w:r w:rsidRPr="00501F62">
                <w:rPr>
                  <w:lang w:val="en-US" w:eastAsia="fr-FR"/>
                </w:rPr>
                <w:t>x</w:t>
              </w:r>
            </w:ins>
          </w:p>
        </w:tc>
        <w:tc>
          <w:tcPr>
            <w:tcW w:w="567" w:type="dxa"/>
            <w:vAlign w:val="center"/>
            <w:tcPrChange w:id="1032" w:author="D.Kambarov" w:date="2026-04-23T17:29:00Z" w16du:dateUtc="2026-04-23T14:29:00Z">
              <w:tcPr>
                <w:tcW w:w="741" w:type="dxa"/>
                <w:gridSpan w:val="2"/>
              </w:tcPr>
            </w:tcPrChange>
          </w:tcPr>
          <w:p w14:paraId="09937F0E" w14:textId="7B7B9899" w:rsidR="00501F62" w:rsidRPr="00501F62" w:rsidRDefault="00501F62">
            <w:pPr>
              <w:pStyle w:val="OMDV"/>
              <w:jc w:val="center"/>
              <w:rPr>
                <w:ins w:id="1033" w:author="D.Kambarov" w:date="2026-04-23T17:28:00Z" w16du:dateUtc="2026-04-23T14:28:00Z"/>
                <w:lang w:val="en-US" w:eastAsia="fr-FR"/>
                <w:rPrChange w:id="1034" w:author="D.Kambarov" w:date="2026-04-23T17:33:00Z" w16du:dateUtc="2026-04-23T14:33:00Z">
                  <w:rPr>
                    <w:ins w:id="1035" w:author="D.Kambarov" w:date="2026-04-23T17:28:00Z" w16du:dateUtc="2026-04-23T14:28:00Z"/>
                    <w:lang w:eastAsia="fr-FR"/>
                  </w:rPr>
                </w:rPrChange>
              </w:rPr>
              <w:pPrChange w:id="1036" w:author="D.Kambarov" w:date="2026-04-23T17:29:00Z" w16du:dateUtc="2026-04-23T14:29:00Z">
                <w:pPr>
                  <w:pStyle w:val="OMDV"/>
                </w:pPr>
              </w:pPrChange>
            </w:pPr>
            <w:ins w:id="1037" w:author="D.Kambarov" w:date="2026-04-23T17:29:00Z" w16du:dateUtc="2026-04-23T14:29:00Z">
              <w:r w:rsidRPr="00501F62">
                <w:rPr>
                  <w:lang w:val="en-US" w:eastAsia="fr-FR"/>
                </w:rPr>
                <w:t>x</w:t>
              </w:r>
            </w:ins>
          </w:p>
        </w:tc>
        <w:tc>
          <w:tcPr>
            <w:tcW w:w="567" w:type="dxa"/>
            <w:vAlign w:val="center"/>
            <w:tcPrChange w:id="1038" w:author="D.Kambarov" w:date="2026-04-23T17:29:00Z" w16du:dateUtc="2026-04-23T14:29:00Z">
              <w:tcPr>
                <w:tcW w:w="741" w:type="dxa"/>
                <w:gridSpan w:val="3"/>
              </w:tcPr>
            </w:tcPrChange>
          </w:tcPr>
          <w:p w14:paraId="35EC5F67" w14:textId="56159A1B" w:rsidR="00501F62" w:rsidRPr="00501F62" w:rsidRDefault="00501F62">
            <w:pPr>
              <w:pStyle w:val="OMDV"/>
              <w:jc w:val="center"/>
              <w:rPr>
                <w:ins w:id="1039" w:author="D.Kambarov" w:date="2026-04-23T17:23:00Z" w16du:dateUtc="2026-04-23T14:23:00Z"/>
                <w:lang w:val="en-US" w:eastAsia="fr-FR"/>
                <w:rPrChange w:id="1040" w:author="D.Kambarov" w:date="2026-04-23T17:33:00Z" w16du:dateUtc="2026-04-23T14:33:00Z">
                  <w:rPr>
                    <w:ins w:id="1041" w:author="D.Kambarov" w:date="2026-04-23T17:23:00Z" w16du:dateUtc="2026-04-23T14:23:00Z"/>
                    <w:lang w:eastAsia="fr-FR"/>
                  </w:rPr>
                </w:rPrChange>
              </w:rPr>
              <w:pPrChange w:id="1042" w:author="D.Kambarov" w:date="2026-04-23T17:29:00Z" w16du:dateUtc="2026-04-23T14:29:00Z">
                <w:pPr>
                  <w:ind w:left="0"/>
                </w:pPr>
              </w:pPrChange>
            </w:pPr>
          </w:p>
        </w:tc>
        <w:tc>
          <w:tcPr>
            <w:tcW w:w="567" w:type="dxa"/>
            <w:vAlign w:val="center"/>
            <w:tcPrChange w:id="1043" w:author="D.Kambarov" w:date="2026-04-23T17:29:00Z" w16du:dateUtc="2026-04-23T14:29:00Z">
              <w:tcPr>
                <w:tcW w:w="741" w:type="dxa"/>
                <w:gridSpan w:val="2"/>
              </w:tcPr>
            </w:tcPrChange>
          </w:tcPr>
          <w:p w14:paraId="4814C92F" w14:textId="77777777" w:rsidR="00501F62" w:rsidRPr="00501F62" w:rsidRDefault="00501F62">
            <w:pPr>
              <w:pStyle w:val="OMDV"/>
              <w:jc w:val="center"/>
              <w:rPr>
                <w:ins w:id="1044" w:author="D.Kambarov" w:date="2026-04-23T17:23:00Z" w16du:dateUtc="2026-04-23T14:23:00Z"/>
                <w:lang w:val="en-US" w:eastAsia="fr-FR"/>
                <w:rPrChange w:id="1045" w:author="D.Kambarov" w:date="2026-04-23T17:33:00Z" w16du:dateUtc="2026-04-23T14:33:00Z">
                  <w:rPr>
                    <w:ins w:id="1046" w:author="D.Kambarov" w:date="2026-04-23T17:23:00Z" w16du:dateUtc="2026-04-23T14:23:00Z"/>
                    <w:lang w:eastAsia="fr-FR"/>
                  </w:rPr>
                </w:rPrChange>
              </w:rPr>
              <w:pPrChange w:id="1047" w:author="D.Kambarov" w:date="2026-04-23T17:29:00Z" w16du:dateUtc="2026-04-23T14:29:00Z">
                <w:pPr>
                  <w:ind w:left="0"/>
                </w:pPr>
              </w:pPrChange>
            </w:pPr>
          </w:p>
        </w:tc>
        <w:tc>
          <w:tcPr>
            <w:tcW w:w="567" w:type="dxa"/>
            <w:vAlign w:val="center"/>
            <w:tcPrChange w:id="1048" w:author="D.Kambarov" w:date="2026-04-23T17:29:00Z" w16du:dateUtc="2026-04-23T14:29:00Z">
              <w:tcPr>
                <w:tcW w:w="741" w:type="dxa"/>
              </w:tcPr>
            </w:tcPrChange>
          </w:tcPr>
          <w:p w14:paraId="6076F6F3" w14:textId="77777777" w:rsidR="00501F62" w:rsidRPr="00501F62" w:rsidRDefault="00501F62">
            <w:pPr>
              <w:pStyle w:val="OMDV"/>
              <w:jc w:val="center"/>
              <w:rPr>
                <w:ins w:id="1049" w:author="D.Kambarov" w:date="2026-04-23T17:23:00Z" w16du:dateUtc="2026-04-23T14:23:00Z"/>
                <w:lang w:eastAsia="fr-FR"/>
              </w:rPr>
              <w:pPrChange w:id="1050" w:author="D.Kambarov" w:date="2026-04-23T17:29:00Z" w16du:dateUtc="2026-04-23T14:29:00Z">
                <w:pPr>
                  <w:ind w:left="0"/>
                </w:pPr>
              </w:pPrChange>
            </w:pPr>
          </w:p>
        </w:tc>
        <w:tc>
          <w:tcPr>
            <w:tcW w:w="567" w:type="dxa"/>
            <w:vAlign w:val="center"/>
            <w:tcPrChange w:id="1051" w:author="D.Kambarov" w:date="2026-04-23T17:29:00Z" w16du:dateUtc="2026-04-23T14:29:00Z">
              <w:tcPr>
                <w:tcW w:w="741" w:type="dxa"/>
              </w:tcPr>
            </w:tcPrChange>
          </w:tcPr>
          <w:p w14:paraId="4EECB12D" w14:textId="77777777" w:rsidR="00501F62" w:rsidRPr="00501F62" w:rsidRDefault="00501F62">
            <w:pPr>
              <w:pStyle w:val="OMDV"/>
              <w:jc w:val="center"/>
              <w:rPr>
                <w:ins w:id="1052" w:author="D.Kambarov" w:date="2026-04-23T17:23:00Z" w16du:dateUtc="2026-04-23T14:23:00Z"/>
                <w:lang w:eastAsia="fr-FR"/>
              </w:rPr>
              <w:pPrChange w:id="1053" w:author="D.Kambarov" w:date="2026-04-23T17:29:00Z" w16du:dateUtc="2026-04-23T14:29:00Z">
                <w:pPr>
                  <w:ind w:left="0"/>
                </w:pPr>
              </w:pPrChange>
            </w:pPr>
          </w:p>
        </w:tc>
      </w:tr>
      <w:tr w:rsidR="00501F62" w14:paraId="590476A7" w14:textId="77777777" w:rsidTr="00501F62">
        <w:trPr>
          <w:trHeight w:val="43"/>
          <w:ins w:id="1054" w:author="D.Kambarov" w:date="2026-04-23T17:23:00Z"/>
          <w:trPrChange w:id="1055" w:author="D.Kambarov" w:date="2026-04-23T17:29:00Z" w16du:dateUtc="2026-04-23T14:29:00Z">
            <w:trPr>
              <w:trHeight w:val="43"/>
            </w:trPr>
          </w:trPrChange>
        </w:trPr>
        <w:tc>
          <w:tcPr>
            <w:tcW w:w="3823" w:type="dxa"/>
            <w:tcPrChange w:id="1056" w:author="D.Kambarov" w:date="2026-04-23T17:29:00Z" w16du:dateUtc="2026-04-23T14:29:00Z">
              <w:tcPr>
                <w:tcW w:w="3823" w:type="dxa"/>
                <w:gridSpan w:val="2"/>
              </w:tcPr>
            </w:tcPrChange>
          </w:tcPr>
          <w:p w14:paraId="20FB2074" w14:textId="672A9E51" w:rsidR="00501F62" w:rsidRDefault="00501F62">
            <w:pPr>
              <w:pStyle w:val="OMDV"/>
              <w:rPr>
                <w:ins w:id="1057" w:author="D.Kambarov" w:date="2026-04-23T17:23:00Z" w16du:dateUtc="2026-04-23T14:23:00Z"/>
                <w:lang w:eastAsia="fr-FR"/>
              </w:rPr>
              <w:pPrChange w:id="1058" w:author="D.Kambarov" w:date="2026-04-23T17:27:00Z" w16du:dateUtc="2026-04-23T14:27:00Z">
                <w:pPr>
                  <w:ind w:left="0"/>
                </w:pPr>
              </w:pPrChange>
            </w:pPr>
            <w:ins w:id="1059" w:author="D.Kambarov" w:date="2026-04-23T17:25:00Z" w16du:dateUtc="2026-04-23T14:25:00Z">
              <w:r>
                <w:rPr>
                  <w:lang w:eastAsia="fr-FR"/>
                </w:rPr>
                <w:t>Общая площ</w:t>
              </w:r>
            </w:ins>
            <w:ins w:id="1060" w:author="D.Kambarov" w:date="2026-04-23T17:26:00Z" w16du:dateUtc="2026-04-23T14:26:00Z">
              <w:r>
                <w:rPr>
                  <w:lang w:eastAsia="fr-FR"/>
                </w:rPr>
                <w:t>адь</w:t>
              </w:r>
            </w:ins>
          </w:p>
        </w:tc>
        <w:tc>
          <w:tcPr>
            <w:tcW w:w="2835" w:type="dxa"/>
            <w:tcPrChange w:id="1061" w:author="D.Kambarov" w:date="2026-04-23T17:29:00Z" w16du:dateUtc="2026-04-23T14:29:00Z">
              <w:tcPr>
                <w:tcW w:w="3345" w:type="dxa"/>
                <w:gridSpan w:val="3"/>
              </w:tcPr>
            </w:tcPrChange>
          </w:tcPr>
          <w:p w14:paraId="5D18CEF1" w14:textId="7E001C34" w:rsidR="00501F62" w:rsidRDefault="00501F62">
            <w:pPr>
              <w:pStyle w:val="OMDV"/>
              <w:rPr>
                <w:ins w:id="1062" w:author="D.Kambarov" w:date="2026-04-23T17:23:00Z" w16du:dateUtc="2026-04-23T14:23:00Z"/>
                <w:lang w:eastAsia="fr-FR"/>
              </w:rPr>
              <w:pPrChange w:id="1063" w:author="D.Kambarov" w:date="2026-04-23T17:27:00Z" w16du:dateUtc="2026-04-23T14:27:00Z">
                <w:pPr>
                  <w:ind w:left="0"/>
                </w:pPr>
              </w:pPrChange>
            </w:pPr>
            <w:ins w:id="1064" w:author="D.Kambarov" w:date="2026-04-23T17:27:00Z" w16du:dateUtc="2026-04-23T14:27:00Z">
              <w:r>
                <w:rPr>
                  <w:lang w:eastAsia="fr-FR"/>
                </w:rPr>
                <w:t>Зоны</w:t>
              </w:r>
            </w:ins>
          </w:p>
        </w:tc>
        <w:tc>
          <w:tcPr>
            <w:tcW w:w="567" w:type="dxa"/>
            <w:vAlign w:val="center"/>
            <w:tcPrChange w:id="1065" w:author="D.Kambarov" w:date="2026-04-23T17:29:00Z" w16du:dateUtc="2026-04-23T14:29:00Z">
              <w:tcPr>
                <w:tcW w:w="741" w:type="dxa"/>
                <w:gridSpan w:val="2"/>
              </w:tcPr>
            </w:tcPrChange>
          </w:tcPr>
          <w:p w14:paraId="77134BBF" w14:textId="65EDB5AE" w:rsidR="00501F62" w:rsidRPr="00501F62" w:rsidRDefault="00501F62">
            <w:pPr>
              <w:pStyle w:val="OMDV"/>
              <w:jc w:val="center"/>
              <w:rPr>
                <w:ins w:id="1066" w:author="D.Kambarov" w:date="2026-04-23T17:28:00Z" w16du:dateUtc="2026-04-23T14:28:00Z"/>
                <w:lang w:eastAsia="fr-FR"/>
              </w:rPr>
              <w:pPrChange w:id="1067" w:author="D.Kambarov" w:date="2026-04-23T17:29:00Z" w16du:dateUtc="2026-04-23T14:29:00Z">
                <w:pPr>
                  <w:pStyle w:val="OMDV"/>
                </w:pPr>
              </w:pPrChange>
            </w:pPr>
            <w:ins w:id="1068" w:author="D.Kambarov" w:date="2026-04-23T17:29:00Z" w16du:dateUtc="2026-04-23T14:29:00Z">
              <w:r w:rsidRPr="00501F62">
                <w:rPr>
                  <w:lang w:val="en-US" w:eastAsia="fr-FR"/>
                </w:rPr>
                <w:t>x</w:t>
              </w:r>
            </w:ins>
          </w:p>
        </w:tc>
        <w:tc>
          <w:tcPr>
            <w:tcW w:w="567" w:type="dxa"/>
            <w:vAlign w:val="center"/>
            <w:tcPrChange w:id="1069" w:author="D.Kambarov" w:date="2026-04-23T17:29:00Z" w16du:dateUtc="2026-04-23T14:29:00Z">
              <w:tcPr>
                <w:tcW w:w="741" w:type="dxa"/>
                <w:gridSpan w:val="2"/>
              </w:tcPr>
            </w:tcPrChange>
          </w:tcPr>
          <w:p w14:paraId="4D816BCB" w14:textId="54BE2B31" w:rsidR="00501F62" w:rsidRPr="00501F62" w:rsidRDefault="00501F62">
            <w:pPr>
              <w:pStyle w:val="OMDV"/>
              <w:jc w:val="center"/>
              <w:rPr>
                <w:ins w:id="1070" w:author="D.Kambarov" w:date="2026-04-23T17:28:00Z" w16du:dateUtc="2026-04-23T14:28:00Z"/>
                <w:lang w:eastAsia="fr-FR"/>
              </w:rPr>
              <w:pPrChange w:id="1071" w:author="D.Kambarov" w:date="2026-04-23T17:29:00Z" w16du:dateUtc="2026-04-23T14:29:00Z">
                <w:pPr>
                  <w:pStyle w:val="OMDV"/>
                </w:pPr>
              </w:pPrChange>
            </w:pPr>
            <w:ins w:id="1072" w:author="D.Kambarov" w:date="2026-04-23T17:29:00Z" w16du:dateUtc="2026-04-23T14:29:00Z">
              <w:r w:rsidRPr="00501F62">
                <w:rPr>
                  <w:lang w:val="en-US" w:eastAsia="fr-FR"/>
                </w:rPr>
                <w:t>x</w:t>
              </w:r>
            </w:ins>
          </w:p>
        </w:tc>
        <w:tc>
          <w:tcPr>
            <w:tcW w:w="567" w:type="dxa"/>
            <w:vAlign w:val="center"/>
            <w:tcPrChange w:id="1073" w:author="D.Kambarov" w:date="2026-04-23T17:29:00Z" w16du:dateUtc="2026-04-23T14:29:00Z">
              <w:tcPr>
                <w:tcW w:w="741" w:type="dxa"/>
                <w:gridSpan w:val="3"/>
              </w:tcPr>
            </w:tcPrChange>
          </w:tcPr>
          <w:p w14:paraId="1BC7D45C" w14:textId="738E03BB" w:rsidR="00501F62" w:rsidRPr="00501F62" w:rsidRDefault="00501F62">
            <w:pPr>
              <w:pStyle w:val="OMDV"/>
              <w:jc w:val="center"/>
              <w:rPr>
                <w:ins w:id="1074" w:author="D.Kambarov" w:date="2026-04-23T17:23:00Z" w16du:dateUtc="2026-04-23T14:23:00Z"/>
                <w:lang w:val="en-US" w:eastAsia="fr-FR"/>
                <w:rPrChange w:id="1075" w:author="D.Kambarov" w:date="2026-04-23T17:33:00Z" w16du:dateUtc="2026-04-23T14:33:00Z">
                  <w:rPr>
                    <w:ins w:id="1076" w:author="D.Kambarov" w:date="2026-04-23T17:23:00Z" w16du:dateUtc="2026-04-23T14:23:00Z"/>
                    <w:lang w:eastAsia="fr-FR"/>
                  </w:rPr>
                </w:rPrChange>
              </w:rPr>
              <w:pPrChange w:id="1077" w:author="D.Kambarov" w:date="2026-04-23T17:29:00Z" w16du:dateUtc="2026-04-23T14:29:00Z">
                <w:pPr>
                  <w:ind w:left="0"/>
                </w:pPr>
              </w:pPrChange>
            </w:pPr>
            <w:ins w:id="1078" w:author="D.Kambarov" w:date="2026-04-23T17:32:00Z" w16du:dateUtc="2026-04-23T14:32:00Z">
              <w:r w:rsidRPr="00501F62">
                <w:rPr>
                  <w:lang w:val="en-US" w:eastAsia="fr-FR"/>
                </w:rPr>
                <w:t>x</w:t>
              </w:r>
            </w:ins>
          </w:p>
        </w:tc>
        <w:tc>
          <w:tcPr>
            <w:tcW w:w="567" w:type="dxa"/>
            <w:vAlign w:val="center"/>
            <w:tcPrChange w:id="1079" w:author="D.Kambarov" w:date="2026-04-23T17:29:00Z" w16du:dateUtc="2026-04-23T14:29:00Z">
              <w:tcPr>
                <w:tcW w:w="741" w:type="dxa"/>
                <w:gridSpan w:val="2"/>
              </w:tcPr>
            </w:tcPrChange>
          </w:tcPr>
          <w:p w14:paraId="5C2A9AF9" w14:textId="5FB1582B" w:rsidR="00501F62" w:rsidRPr="00501F62" w:rsidRDefault="00501F62">
            <w:pPr>
              <w:pStyle w:val="OMDV"/>
              <w:jc w:val="center"/>
              <w:rPr>
                <w:ins w:id="1080" w:author="D.Kambarov" w:date="2026-04-23T17:23:00Z" w16du:dateUtc="2026-04-23T14:23:00Z"/>
                <w:lang w:val="en-US" w:eastAsia="fr-FR"/>
                <w:rPrChange w:id="1081" w:author="D.Kambarov" w:date="2026-04-23T17:33:00Z" w16du:dateUtc="2026-04-23T14:33:00Z">
                  <w:rPr>
                    <w:ins w:id="1082" w:author="D.Kambarov" w:date="2026-04-23T17:23:00Z" w16du:dateUtc="2026-04-23T14:23:00Z"/>
                    <w:lang w:eastAsia="fr-FR"/>
                  </w:rPr>
                </w:rPrChange>
              </w:rPr>
              <w:pPrChange w:id="1083" w:author="D.Kambarov" w:date="2026-04-23T17:29:00Z" w16du:dateUtc="2026-04-23T14:29:00Z">
                <w:pPr>
                  <w:ind w:left="0"/>
                </w:pPr>
              </w:pPrChange>
            </w:pPr>
            <w:ins w:id="1084" w:author="D.Kambarov" w:date="2026-04-23T17:33:00Z" w16du:dateUtc="2026-04-23T14:33:00Z">
              <w:r w:rsidRPr="00501F62">
                <w:rPr>
                  <w:lang w:val="en-US" w:eastAsia="fr-FR"/>
                </w:rPr>
                <w:t>x</w:t>
              </w:r>
            </w:ins>
          </w:p>
        </w:tc>
        <w:tc>
          <w:tcPr>
            <w:tcW w:w="567" w:type="dxa"/>
            <w:vAlign w:val="center"/>
            <w:tcPrChange w:id="1085" w:author="D.Kambarov" w:date="2026-04-23T17:29:00Z" w16du:dateUtc="2026-04-23T14:29:00Z">
              <w:tcPr>
                <w:tcW w:w="741" w:type="dxa"/>
              </w:tcPr>
            </w:tcPrChange>
          </w:tcPr>
          <w:p w14:paraId="69881C38" w14:textId="15CF3EF9" w:rsidR="00501F62" w:rsidRPr="00501F62" w:rsidRDefault="00501F62">
            <w:pPr>
              <w:pStyle w:val="OMDV"/>
              <w:jc w:val="center"/>
              <w:rPr>
                <w:ins w:id="1086" w:author="D.Kambarov" w:date="2026-04-23T17:23:00Z" w16du:dateUtc="2026-04-23T14:23:00Z"/>
                <w:lang w:val="en-US" w:eastAsia="fr-FR"/>
                <w:rPrChange w:id="1087" w:author="D.Kambarov" w:date="2026-04-23T17:33:00Z" w16du:dateUtc="2026-04-23T14:33:00Z">
                  <w:rPr>
                    <w:ins w:id="1088" w:author="D.Kambarov" w:date="2026-04-23T17:23:00Z" w16du:dateUtc="2026-04-23T14:23:00Z"/>
                    <w:lang w:eastAsia="fr-FR"/>
                  </w:rPr>
                </w:rPrChange>
              </w:rPr>
              <w:pPrChange w:id="1089" w:author="D.Kambarov" w:date="2026-04-23T17:29:00Z" w16du:dateUtc="2026-04-23T14:29:00Z">
                <w:pPr>
                  <w:ind w:left="0"/>
                </w:pPr>
              </w:pPrChange>
            </w:pPr>
            <w:ins w:id="1090" w:author="D.Kambarov" w:date="2026-04-23T17:33:00Z" w16du:dateUtc="2026-04-23T14:33:00Z">
              <w:r>
                <w:rPr>
                  <w:lang w:val="en-US" w:eastAsia="fr-FR"/>
                </w:rPr>
                <w:t>x</w:t>
              </w:r>
            </w:ins>
          </w:p>
        </w:tc>
        <w:tc>
          <w:tcPr>
            <w:tcW w:w="567" w:type="dxa"/>
            <w:vAlign w:val="center"/>
            <w:tcPrChange w:id="1091" w:author="D.Kambarov" w:date="2026-04-23T17:29:00Z" w16du:dateUtc="2026-04-23T14:29:00Z">
              <w:tcPr>
                <w:tcW w:w="741" w:type="dxa"/>
              </w:tcPr>
            </w:tcPrChange>
          </w:tcPr>
          <w:p w14:paraId="25AF816A" w14:textId="77777777" w:rsidR="00501F62" w:rsidRPr="00501F62" w:rsidRDefault="00501F62">
            <w:pPr>
              <w:pStyle w:val="OMDV"/>
              <w:jc w:val="center"/>
              <w:rPr>
                <w:ins w:id="1092" w:author="D.Kambarov" w:date="2026-04-23T17:23:00Z" w16du:dateUtc="2026-04-23T14:23:00Z"/>
                <w:lang w:eastAsia="fr-FR"/>
              </w:rPr>
              <w:pPrChange w:id="1093" w:author="D.Kambarov" w:date="2026-04-23T17:29:00Z" w16du:dateUtc="2026-04-23T14:29:00Z">
                <w:pPr>
                  <w:ind w:left="0"/>
                </w:pPr>
              </w:pPrChange>
            </w:pPr>
          </w:p>
        </w:tc>
      </w:tr>
      <w:tr w:rsidR="00501F62" w14:paraId="3EC9794F" w14:textId="77777777" w:rsidTr="00501F62">
        <w:trPr>
          <w:trHeight w:val="43"/>
          <w:ins w:id="1094" w:author="D.Kambarov" w:date="2026-04-23T17:23:00Z"/>
          <w:trPrChange w:id="1095" w:author="D.Kambarov" w:date="2026-04-23T17:29:00Z" w16du:dateUtc="2026-04-23T14:29:00Z">
            <w:trPr>
              <w:trHeight w:val="43"/>
            </w:trPr>
          </w:trPrChange>
        </w:trPr>
        <w:tc>
          <w:tcPr>
            <w:tcW w:w="3823" w:type="dxa"/>
            <w:tcPrChange w:id="1096" w:author="D.Kambarov" w:date="2026-04-23T17:29:00Z" w16du:dateUtc="2026-04-23T14:29:00Z">
              <w:tcPr>
                <w:tcW w:w="3823" w:type="dxa"/>
                <w:gridSpan w:val="2"/>
              </w:tcPr>
            </w:tcPrChange>
          </w:tcPr>
          <w:p w14:paraId="1B48D8E2" w14:textId="4A1141D7" w:rsidR="00501F62" w:rsidRDefault="00501F62">
            <w:pPr>
              <w:pStyle w:val="OMDV"/>
              <w:rPr>
                <w:ins w:id="1097" w:author="D.Kambarov" w:date="2026-04-23T17:23:00Z" w16du:dateUtc="2026-04-23T14:23:00Z"/>
                <w:lang w:eastAsia="fr-FR"/>
              </w:rPr>
              <w:pPrChange w:id="1098" w:author="D.Kambarov" w:date="2026-04-23T17:27:00Z" w16du:dateUtc="2026-04-23T14:27:00Z">
                <w:pPr>
                  <w:ind w:left="0"/>
                </w:pPr>
              </w:pPrChange>
            </w:pPr>
            <w:ins w:id="1099" w:author="D.Kambarov" w:date="2026-04-23T17:26:00Z" w16du:dateUtc="2026-04-23T14:26:00Z">
              <w:r>
                <w:rPr>
                  <w:lang w:eastAsia="fr-FR"/>
                </w:rPr>
                <w:t>Суммарная поэтажная площадь в ГНС</w:t>
              </w:r>
            </w:ins>
          </w:p>
        </w:tc>
        <w:tc>
          <w:tcPr>
            <w:tcW w:w="2835" w:type="dxa"/>
            <w:tcPrChange w:id="1100" w:author="D.Kambarov" w:date="2026-04-23T17:29:00Z" w16du:dateUtc="2026-04-23T14:29:00Z">
              <w:tcPr>
                <w:tcW w:w="3345" w:type="dxa"/>
                <w:gridSpan w:val="3"/>
              </w:tcPr>
            </w:tcPrChange>
          </w:tcPr>
          <w:p w14:paraId="54B52560" w14:textId="5894D498" w:rsidR="00501F62" w:rsidRDefault="00501F62">
            <w:pPr>
              <w:pStyle w:val="OMDV"/>
              <w:rPr>
                <w:ins w:id="1101" w:author="D.Kambarov" w:date="2026-04-23T17:23:00Z" w16du:dateUtc="2026-04-23T14:23:00Z"/>
                <w:lang w:eastAsia="fr-FR"/>
              </w:rPr>
              <w:pPrChange w:id="1102" w:author="D.Kambarov" w:date="2026-04-23T17:27:00Z" w16du:dateUtc="2026-04-23T14:27:00Z">
                <w:pPr>
                  <w:ind w:left="0"/>
                </w:pPr>
              </w:pPrChange>
            </w:pPr>
            <w:ins w:id="1103" w:author="D.Kambarov" w:date="2026-04-23T17:27:00Z" w16du:dateUtc="2026-04-23T14:27:00Z">
              <w:r>
                <w:rPr>
                  <w:lang w:eastAsia="fr-FR"/>
                </w:rPr>
                <w:t>Зоны</w:t>
              </w:r>
            </w:ins>
          </w:p>
        </w:tc>
        <w:tc>
          <w:tcPr>
            <w:tcW w:w="567" w:type="dxa"/>
            <w:vAlign w:val="center"/>
            <w:tcPrChange w:id="1104" w:author="D.Kambarov" w:date="2026-04-23T17:29:00Z" w16du:dateUtc="2026-04-23T14:29:00Z">
              <w:tcPr>
                <w:tcW w:w="741" w:type="dxa"/>
                <w:gridSpan w:val="2"/>
              </w:tcPr>
            </w:tcPrChange>
          </w:tcPr>
          <w:p w14:paraId="586C9815" w14:textId="0705B135" w:rsidR="00501F62" w:rsidRPr="00501F62" w:rsidRDefault="00501F62">
            <w:pPr>
              <w:pStyle w:val="OMDV"/>
              <w:jc w:val="center"/>
              <w:rPr>
                <w:ins w:id="1105" w:author="D.Kambarov" w:date="2026-04-23T17:28:00Z" w16du:dateUtc="2026-04-23T14:28:00Z"/>
                <w:lang w:eastAsia="fr-FR"/>
              </w:rPr>
              <w:pPrChange w:id="1106" w:author="D.Kambarov" w:date="2026-04-23T17:29:00Z" w16du:dateUtc="2026-04-23T14:29:00Z">
                <w:pPr>
                  <w:pStyle w:val="OMDV"/>
                </w:pPr>
              </w:pPrChange>
            </w:pPr>
            <w:ins w:id="1107" w:author="D.Kambarov" w:date="2026-04-23T17:29:00Z" w16du:dateUtc="2026-04-23T14:29:00Z">
              <w:r w:rsidRPr="00501F62">
                <w:rPr>
                  <w:lang w:val="en-US" w:eastAsia="fr-FR"/>
                </w:rPr>
                <w:t>x</w:t>
              </w:r>
            </w:ins>
          </w:p>
        </w:tc>
        <w:tc>
          <w:tcPr>
            <w:tcW w:w="567" w:type="dxa"/>
            <w:vAlign w:val="center"/>
            <w:tcPrChange w:id="1108" w:author="D.Kambarov" w:date="2026-04-23T17:29:00Z" w16du:dateUtc="2026-04-23T14:29:00Z">
              <w:tcPr>
                <w:tcW w:w="741" w:type="dxa"/>
                <w:gridSpan w:val="2"/>
              </w:tcPr>
            </w:tcPrChange>
          </w:tcPr>
          <w:p w14:paraId="21E35E19" w14:textId="469016D7" w:rsidR="00501F62" w:rsidRPr="00501F62" w:rsidRDefault="00501F62">
            <w:pPr>
              <w:pStyle w:val="OMDV"/>
              <w:jc w:val="center"/>
              <w:rPr>
                <w:ins w:id="1109" w:author="D.Kambarov" w:date="2026-04-23T17:28:00Z" w16du:dateUtc="2026-04-23T14:28:00Z"/>
                <w:lang w:eastAsia="fr-FR"/>
              </w:rPr>
              <w:pPrChange w:id="1110" w:author="D.Kambarov" w:date="2026-04-23T17:29:00Z" w16du:dateUtc="2026-04-23T14:29:00Z">
                <w:pPr>
                  <w:pStyle w:val="OMDV"/>
                </w:pPr>
              </w:pPrChange>
            </w:pPr>
            <w:ins w:id="1111" w:author="D.Kambarov" w:date="2026-04-23T17:29:00Z" w16du:dateUtc="2026-04-23T14:29:00Z">
              <w:r w:rsidRPr="00501F62">
                <w:rPr>
                  <w:lang w:val="en-US" w:eastAsia="fr-FR"/>
                </w:rPr>
                <w:t>x</w:t>
              </w:r>
            </w:ins>
          </w:p>
        </w:tc>
        <w:tc>
          <w:tcPr>
            <w:tcW w:w="567" w:type="dxa"/>
            <w:vAlign w:val="center"/>
            <w:tcPrChange w:id="1112" w:author="D.Kambarov" w:date="2026-04-23T17:29:00Z" w16du:dateUtc="2026-04-23T14:29:00Z">
              <w:tcPr>
                <w:tcW w:w="741" w:type="dxa"/>
                <w:gridSpan w:val="3"/>
              </w:tcPr>
            </w:tcPrChange>
          </w:tcPr>
          <w:p w14:paraId="4467B475" w14:textId="5D3BEB20" w:rsidR="00501F62" w:rsidRPr="00501F62" w:rsidRDefault="00501F62">
            <w:pPr>
              <w:pStyle w:val="OMDV"/>
              <w:jc w:val="center"/>
              <w:rPr>
                <w:ins w:id="1113" w:author="D.Kambarov" w:date="2026-04-23T17:23:00Z" w16du:dateUtc="2026-04-23T14:23:00Z"/>
                <w:lang w:val="en-US" w:eastAsia="fr-FR"/>
                <w:rPrChange w:id="1114" w:author="D.Kambarov" w:date="2026-04-23T17:33:00Z" w16du:dateUtc="2026-04-23T14:33:00Z">
                  <w:rPr>
                    <w:ins w:id="1115" w:author="D.Kambarov" w:date="2026-04-23T17:23:00Z" w16du:dateUtc="2026-04-23T14:23:00Z"/>
                    <w:lang w:eastAsia="fr-FR"/>
                  </w:rPr>
                </w:rPrChange>
              </w:rPr>
              <w:pPrChange w:id="1116" w:author="D.Kambarov" w:date="2026-04-23T17:29:00Z" w16du:dateUtc="2026-04-23T14:29:00Z">
                <w:pPr>
                  <w:ind w:left="0"/>
                </w:pPr>
              </w:pPrChange>
            </w:pPr>
            <w:ins w:id="1117" w:author="D.Kambarov" w:date="2026-04-23T17:32:00Z" w16du:dateUtc="2026-04-23T14:32:00Z">
              <w:r w:rsidRPr="00501F62">
                <w:rPr>
                  <w:lang w:val="en-US" w:eastAsia="fr-FR"/>
                </w:rPr>
                <w:t>x</w:t>
              </w:r>
            </w:ins>
          </w:p>
        </w:tc>
        <w:tc>
          <w:tcPr>
            <w:tcW w:w="567" w:type="dxa"/>
            <w:vAlign w:val="center"/>
            <w:tcPrChange w:id="1118" w:author="D.Kambarov" w:date="2026-04-23T17:29:00Z" w16du:dateUtc="2026-04-23T14:29:00Z">
              <w:tcPr>
                <w:tcW w:w="741" w:type="dxa"/>
                <w:gridSpan w:val="2"/>
              </w:tcPr>
            </w:tcPrChange>
          </w:tcPr>
          <w:p w14:paraId="5982CB83" w14:textId="56AC8297" w:rsidR="00501F62" w:rsidRPr="00501F62" w:rsidRDefault="00501F62">
            <w:pPr>
              <w:pStyle w:val="OMDV"/>
              <w:jc w:val="center"/>
              <w:rPr>
                <w:ins w:id="1119" w:author="D.Kambarov" w:date="2026-04-23T17:23:00Z" w16du:dateUtc="2026-04-23T14:23:00Z"/>
                <w:lang w:val="en-US" w:eastAsia="fr-FR"/>
                <w:rPrChange w:id="1120" w:author="D.Kambarov" w:date="2026-04-23T17:33:00Z" w16du:dateUtc="2026-04-23T14:33:00Z">
                  <w:rPr>
                    <w:ins w:id="1121" w:author="D.Kambarov" w:date="2026-04-23T17:23:00Z" w16du:dateUtc="2026-04-23T14:23:00Z"/>
                    <w:lang w:eastAsia="fr-FR"/>
                  </w:rPr>
                </w:rPrChange>
              </w:rPr>
              <w:pPrChange w:id="1122" w:author="D.Kambarov" w:date="2026-04-23T17:29:00Z" w16du:dateUtc="2026-04-23T14:29:00Z">
                <w:pPr>
                  <w:ind w:left="0"/>
                </w:pPr>
              </w:pPrChange>
            </w:pPr>
            <w:ins w:id="1123" w:author="D.Kambarov" w:date="2026-04-23T17:33:00Z" w16du:dateUtc="2026-04-23T14:33:00Z">
              <w:r w:rsidRPr="00501F62">
                <w:rPr>
                  <w:lang w:val="en-US" w:eastAsia="fr-FR"/>
                </w:rPr>
                <w:t>x</w:t>
              </w:r>
            </w:ins>
          </w:p>
        </w:tc>
        <w:tc>
          <w:tcPr>
            <w:tcW w:w="567" w:type="dxa"/>
            <w:vAlign w:val="center"/>
            <w:tcPrChange w:id="1124" w:author="D.Kambarov" w:date="2026-04-23T17:29:00Z" w16du:dateUtc="2026-04-23T14:29:00Z">
              <w:tcPr>
                <w:tcW w:w="741" w:type="dxa"/>
              </w:tcPr>
            </w:tcPrChange>
          </w:tcPr>
          <w:p w14:paraId="09C646B9" w14:textId="11ABBE69" w:rsidR="00501F62" w:rsidRPr="00501F62" w:rsidRDefault="00501F62">
            <w:pPr>
              <w:pStyle w:val="OMDV"/>
              <w:jc w:val="center"/>
              <w:rPr>
                <w:ins w:id="1125" w:author="D.Kambarov" w:date="2026-04-23T17:23:00Z" w16du:dateUtc="2026-04-23T14:23:00Z"/>
                <w:lang w:val="en-US" w:eastAsia="fr-FR"/>
                <w:rPrChange w:id="1126" w:author="D.Kambarov" w:date="2026-04-23T17:33:00Z" w16du:dateUtc="2026-04-23T14:33:00Z">
                  <w:rPr>
                    <w:ins w:id="1127" w:author="D.Kambarov" w:date="2026-04-23T17:23:00Z" w16du:dateUtc="2026-04-23T14:23:00Z"/>
                    <w:lang w:eastAsia="fr-FR"/>
                  </w:rPr>
                </w:rPrChange>
              </w:rPr>
              <w:pPrChange w:id="1128" w:author="D.Kambarov" w:date="2026-04-23T17:29:00Z" w16du:dateUtc="2026-04-23T14:29:00Z">
                <w:pPr>
                  <w:ind w:left="0"/>
                </w:pPr>
              </w:pPrChange>
            </w:pPr>
            <w:ins w:id="1129" w:author="D.Kambarov" w:date="2026-04-23T17:33:00Z" w16du:dateUtc="2026-04-23T14:33:00Z">
              <w:r>
                <w:rPr>
                  <w:lang w:val="en-US" w:eastAsia="fr-FR"/>
                </w:rPr>
                <w:t>x</w:t>
              </w:r>
            </w:ins>
          </w:p>
        </w:tc>
        <w:tc>
          <w:tcPr>
            <w:tcW w:w="567" w:type="dxa"/>
            <w:vAlign w:val="center"/>
            <w:tcPrChange w:id="1130" w:author="D.Kambarov" w:date="2026-04-23T17:29:00Z" w16du:dateUtc="2026-04-23T14:29:00Z">
              <w:tcPr>
                <w:tcW w:w="741" w:type="dxa"/>
              </w:tcPr>
            </w:tcPrChange>
          </w:tcPr>
          <w:p w14:paraId="1693CA6D" w14:textId="77777777" w:rsidR="00501F62" w:rsidRPr="00501F62" w:rsidRDefault="00501F62">
            <w:pPr>
              <w:pStyle w:val="OMDV"/>
              <w:jc w:val="center"/>
              <w:rPr>
                <w:ins w:id="1131" w:author="D.Kambarov" w:date="2026-04-23T17:23:00Z" w16du:dateUtc="2026-04-23T14:23:00Z"/>
                <w:lang w:eastAsia="fr-FR"/>
              </w:rPr>
              <w:pPrChange w:id="1132" w:author="D.Kambarov" w:date="2026-04-23T17:29:00Z" w16du:dateUtc="2026-04-23T14:29:00Z">
                <w:pPr>
                  <w:ind w:left="0"/>
                </w:pPr>
              </w:pPrChange>
            </w:pPr>
          </w:p>
        </w:tc>
      </w:tr>
      <w:tr w:rsidR="00501F62" w14:paraId="65E6570F" w14:textId="77777777" w:rsidTr="00501F62">
        <w:trPr>
          <w:trHeight w:val="43"/>
          <w:ins w:id="1133" w:author="D.Kambarov" w:date="2026-04-23T17:27:00Z"/>
          <w:trPrChange w:id="1134" w:author="D.Kambarov" w:date="2026-04-23T17:29:00Z" w16du:dateUtc="2026-04-23T14:29:00Z">
            <w:trPr>
              <w:trHeight w:val="43"/>
            </w:trPr>
          </w:trPrChange>
        </w:trPr>
        <w:tc>
          <w:tcPr>
            <w:tcW w:w="3823" w:type="dxa"/>
            <w:tcPrChange w:id="1135" w:author="D.Kambarov" w:date="2026-04-23T17:29:00Z" w16du:dateUtc="2026-04-23T14:29:00Z">
              <w:tcPr>
                <w:tcW w:w="3823" w:type="dxa"/>
                <w:gridSpan w:val="2"/>
              </w:tcPr>
            </w:tcPrChange>
          </w:tcPr>
          <w:p w14:paraId="341396DF" w14:textId="50A4C4C9" w:rsidR="00501F62" w:rsidRDefault="00501F62">
            <w:pPr>
              <w:pStyle w:val="OMDV"/>
              <w:rPr>
                <w:ins w:id="1136" w:author="D.Kambarov" w:date="2026-04-23T17:27:00Z" w16du:dateUtc="2026-04-23T14:27:00Z"/>
                <w:lang w:eastAsia="fr-FR"/>
              </w:rPr>
              <w:pPrChange w:id="1137" w:author="D.Kambarov" w:date="2026-04-23T17:27:00Z" w16du:dateUtc="2026-04-23T14:27:00Z">
                <w:pPr>
                  <w:ind w:left="0"/>
                </w:pPr>
              </w:pPrChange>
            </w:pPr>
            <w:ins w:id="1138" w:author="D.Kambarov" w:date="2026-04-23T17:27:00Z" w16du:dateUtc="2026-04-23T14:27:00Z">
              <w:r>
                <w:rPr>
                  <w:lang w:eastAsia="fr-FR"/>
                </w:rPr>
                <w:t>Строительный объем</w:t>
              </w:r>
            </w:ins>
          </w:p>
        </w:tc>
        <w:tc>
          <w:tcPr>
            <w:tcW w:w="2835" w:type="dxa"/>
            <w:tcPrChange w:id="1139" w:author="D.Kambarov" w:date="2026-04-23T17:29:00Z" w16du:dateUtc="2026-04-23T14:29:00Z">
              <w:tcPr>
                <w:tcW w:w="3345" w:type="dxa"/>
                <w:gridSpan w:val="3"/>
              </w:tcPr>
            </w:tcPrChange>
          </w:tcPr>
          <w:p w14:paraId="6E8FC4A6" w14:textId="78821A07" w:rsidR="00501F62" w:rsidRDefault="00501F62">
            <w:pPr>
              <w:pStyle w:val="OMDV"/>
              <w:rPr>
                <w:ins w:id="1140" w:author="D.Kambarov" w:date="2026-04-23T17:27:00Z" w16du:dateUtc="2026-04-23T14:27:00Z"/>
                <w:lang w:eastAsia="fr-FR"/>
              </w:rPr>
              <w:pPrChange w:id="1141" w:author="D.Kambarov" w:date="2026-04-23T17:27:00Z" w16du:dateUtc="2026-04-23T14:27:00Z">
                <w:pPr>
                  <w:ind w:left="0"/>
                </w:pPr>
              </w:pPrChange>
            </w:pPr>
            <w:ins w:id="1142" w:author="D.Kambarov" w:date="2026-04-23T17:27:00Z" w16du:dateUtc="2026-04-23T14:27:00Z">
              <w:r>
                <w:rPr>
                  <w:lang w:eastAsia="fr-FR"/>
                </w:rPr>
                <w:t>Формы</w:t>
              </w:r>
            </w:ins>
          </w:p>
        </w:tc>
        <w:tc>
          <w:tcPr>
            <w:tcW w:w="567" w:type="dxa"/>
            <w:vAlign w:val="center"/>
            <w:tcPrChange w:id="1143" w:author="D.Kambarov" w:date="2026-04-23T17:29:00Z" w16du:dateUtc="2026-04-23T14:29:00Z">
              <w:tcPr>
                <w:tcW w:w="741" w:type="dxa"/>
                <w:gridSpan w:val="2"/>
              </w:tcPr>
            </w:tcPrChange>
          </w:tcPr>
          <w:p w14:paraId="55853740" w14:textId="2162300C" w:rsidR="00501F62" w:rsidRPr="00501F62" w:rsidRDefault="00501F62">
            <w:pPr>
              <w:pStyle w:val="OMDV"/>
              <w:jc w:val="center"/>
              <w:rPr>
                <w:ins w:id="1144" w:author="D.Kambarov" w:date="2026-04-23T17:28:00Z" w16du:dateUtc="2026-04-23T14:28:00Z"/>
                <w:lang w:eastAsia="fr-FR"/>
              </w:rPr>
              <w:pPrChange w:id="1145" w:author="D.Kambarov" w:date="2026-04-23T17:29:00Z" w16du:dateUtc="2026-04-23T14:29:00Z">
                <w:pPr>
                  <w:pStyle w:val="OMDV"/>
                </w:pPr>
              </w:pPrChange>
            </w:pPr>
            <w:ins w:id="1146" w:author="D.Kambarov" w:date="2026-04-23T17:29:00Z" w16du:dateUtc="2026-04-23T14:29:00Z">
              <w:r w:rsidRPr="00501F62">
                <w:rPr>
                  <w:lang w:val="en-US" w:eastAsia="fr-FR"/>
                </w:rPr>
                <w:t>x</w:t>
              </w:r>
            </w:ins>
          </w:p>
        </w:tc>
        <w:tc>
          <w:tcPr>
            <w:tcW w:w="567" w:type="dxa"/>
            <w:vAlign w:val="center"/>
            <w:tcPrChange w:id="1147" w:author="D.Kambarov" w:date="2026-04-23T17:29:00Z" w16du:dateUtc="2026-04-23T14:29:00Z">
              <w:tcPr>
                <w:tcW w:w="741" w:type="dxa"/>
                <w:gridSpan w:val="2"/>
              </w:tcPr>
            </w:tcPrChange>
          </w:tcPr>
          <w:p w14:paraId="7C84E583" w14:textId="1BFA9D96" w:rsidR="00501F62" w:rsidRPr="00501F62" w:rsidRDefault="00501F62">
            <w:pPr>
              <w:pStyle w:val="OMDV"/>
              <w:jc w:val="center"/>
              <w:rPr>
                <w:ins w:id="1148" w:author="D.Kambarov" w:date="2026-04-23T17:28:00Z" w16du:dateUtc="2026-04-23T14:28:00Z"/>
                <w:lang w:eastAsia="fr-FR"/>
              </w:rPr>
              <w:pPrChange w:id="1149" w:author="D.Kambarov" w:date="2026-04-23T17:29:00Z" w16du:dateUtc="2026-04-23T14:29:00Z">
                <w:pPr>
                  <w:pStyle w:val="OMDV"/>
                </w:pPr>
              </w:pPrChange>
            </w:pPr>
            <w:ins w:id="1150" w:author="D.Kambarov" w:date="2026-04-23T17:29:00Z" w16du:dateUtc="2026-04-23T14:29:00Z">
              <w:r w:rsidRPr="00501F62">
                <w:rPr>
                  <w:lang w:val="en-US" w:eastAsia="fr-FR"/>
                </w:rPr>
                <w:t>x</w:t>
              </w:r>
            </w:ins>
          </w:p>
        </w:tc>
        <w:tc>
          <w:tcPr>
            <w:tcW w:w="567" w:type="dxa"/>
            <w:vAlign w:val="center"/>
            <w:tcPrChange w:id="1151" w:author="D.Kambarov" w:date="2026-04-23T17:29:00Z" w16du:dateUtc="2026-04-23T14:29:00Z">
              <w:tcPr>
                <w:tcW w:w="741" w:type="dxa"/>
                <w:gridSpan w:val="3"/>
              </w:tcPr>
            </w:tcPrChange>
          </w:tcPr>
          <w:p w14:paraId="1C77F3C4" w14:textId="526C41B6" w:rsidR="00501F62" w:rsidRPr="00501F62" w:rsidRDefault="00501F62">
            <w:pPr>
              <w:pStyle w:val="OMDV"/>
              <w:jc w:val="center"/>
              <w:rPr>
                <w:ins w:id="1152" w:author="D.Kambarov" w:date="2026-04-23T17:27:00Z" w16du:dateUtc="2026-04-23T14:27:00Z"/>
                <w:lang w:val="en-US" w:eastAsia="fr-FR"/>
                <w:rPrChange w:id="1153" w:author="D.Kambarov" w:date="2026-04-23T17:33:00Z" w16du:dateUtc="2026-04-23T14:33:00Z">
                  <w:rPr>
                    <w:ins w:id="1154" w:author="D.Kambarov" w:date="2026-04-23T17:27:00Z" w16du:dateUtc="2026-04-23T14:27:00Z"/>
                    <w:lang w:eastAsia="fr-FR"/>
                  </w:rPr>
                </w:rPrChange>
              </w:rPr>
              <w:pPrChange w:id="1155" w:author="D.Kambarov" w:date="2026-04-23T17:29:00Z" w16du:dateUtc="2026-04-23T14:29:00Z">
                <w:pPr>
                  <w:ind w:left="0"/>
                </w:pPr>
              </w:pPrChange>
            </w:pPr>
            <w:ins w:id="1156" w:author="D.Kambarov" w:date="2026-04-23T17:31:00Z" w16du:dateUtc="2026-04-23T14:31:00Z">
              <w:r w:rsidRPr="00501F62">
                <w:rPr>
                  <w:lang w:val="en-US" w:eastAsia="fr-FR"/>
                </w:rPr>
                <w:t>x</w:t>
              </w:r>
            </w:ins>
          </w:p>
        </w:tc>
        <w:tc>
          <w:tcPr>
            <w:tcW w:w="567" w:type="dxa"/>
            <w:vAlign w:val="center"/>
            <w:tcPrChange w:id="1157" w:author="D.Kambarov" w:date="2026-04-23T17:29:00Z" w16du:dateUtc="2026-04-23T14:29:00Z">
              <w:tcPr>
                <w:tcW w:w="741" w:type="dxa"/>
                <w:gridSpan w:val="2"/>
              </w:tcPr>
            </w:tcPrChange>
          </w:tcPr>
          <w:p w14:paraId="40CF6990" w14:textId="14650BEF" w:rsidR="00501F62" w:rsidRPr="00501F62" w:rsidRDefault="00501F62">
            <w:pPr>
              <w:pStyle w:val="OMDV"/>
              <w:jc w:val="center"/>
              <w:rPr>
                <w:ins w:id="1158" w:author="D.Kambarov" w:date="2026-04-23T17:27:00Z" w16du:dateUtc="2026-04-23T14:27:00Z"/>
                <w:lang w:val="en-US" w:eastAsia="fr-FR"/>
                <w:rPrChange w:id="1159" w:author="D.Kambarov" w:date="2026-04-23T17:33:00Z" w16du:dateUtc="2026-04-23T14:33:00Z">
                  <w:rPr>
                    <w:ins w:id="1160" w:author="D.Kambarov" w:date="2026-04-23T17:27:00Z" w16du:dateUtc="2026-04-23T14:27:00Z"/>
                    <w:lang w:eastAsia="fr-FR"/>
                  </w:rPr>
                </w:rPrChange>
              </w:rPr>
              <w:pPrChange w:id="1161" w:author="D.Kambarov" w:date="2026-04-23T17:29:00Z" w16du:dateUtc="2026-04-23T14:29:00Z">
                <w:pPr>
                  <w:ind w:left="0"/>
                </w:pPr>
              </w:pPrChange>
            </w:pPr>
          </w:p>
        </w:tc>
        <w:tc>
          <w:tcPr>
            <w:tcW w:w="567" w:type="dxa"/>
            <w:vAlign w:val="center"/>
            <w:tcPrChange w:id="1162" w:author="D.Kambarov" w:date="2026-04-23T17:29:00Z" w16du:dateUtc="2026-04-23T14:29:00Z">
              <w:tcPr>
                <w:tcW w:w="741" w:type="dxa"/>
              </w:tcPr>
            </w:tcPrChange>
          </w:tcPr>
          <w:p w14:paraId="70119E77" w14:textId="77777777" w:rsidR="00501F62" w:rsidRPr="00501F62" w:rsidRDefault="00501F62">
            <w:pPr>
              <w:pStyle w:val="OMDV"/>
              <w:jc w:val="center"/>
              <w:rPr>
                <w:ins w:id="1163" w:author="D.Kambarov" w:date="2026-04-23T17:27:00Z" w16du:dateUtc="2026-04-23T14:27:00Z"/>
                <w:lang w:eastAsia="fr-FR"/>
              </w:rPr>
              <w:pPrChange w:id="1164" w:author="D.Kambarov" w:date="2026-04-23T17:29:00Z" w16du:dateUtc="2026-04-23T14:29:00Z">
                <w:pPr>
                  <w:ind w:left="0"/>
                </w:pPr>
              </w:pPrChange>
            </w:pPr>
          </w:p>
        </w:tc>
        <w:tc>
          <w:tcPr>
            <w:tcW w:w="567" w:type="dxa"/>
            <w:vAlign w:val="center"/>
            <w:tcPrChange w:id="1165" w:author="D.Kambarov" w:date="2026-04-23T17:29:00Z" w16du:dateUtc="2026-04-23T14:29:00Z">
              <w:tcPr>
                <w:tcW w:w="741" w:type="dxa"/>
              </w:tcPr>
            </w:tcPrChange>
          </w:tcPr>
          <w:p w14:paraId="6EF91D4F" w14:textId="0F665429" w:rsidR="00501F62" w:rsidRPr="00501F62" w:rsidRDefault="00501F62">
            <w:pPr>
              <w:pStyle w:val="OMDV"/>
              <w:jc w:val="center"/>
              <w:rPr>
                <w:ins w:id="1166" w:author="D.Kambarov" w:date="2026-04-23T17:27:00Z" w16du:dateUtc="2026-04-23T14:27:00Z"/>
                <w:lang w:val="en-US" w:eastAsia="fr-FR"/>
                <w:rPrChange w:id="1167" w:author="D.Kambarov" w:date="2026-04-23T17:33:00Z" w16du:dateUtc="2026-04-23T14:33:00Z">
                  <w:rPr>
                    <w:ins w:id="1168" w:author="D.Kambarov" w:date="2026-04-23T17:27:00Z" w16du:dateUtc="2026-04-23T14:27:00Z"/>
                    <w:lang w:eastAsia="fr-FR"/>
                  </w:rPr>
                </w:rPrChange>
              </w:rPr>
              <w:pPrChange w:id="1169" w:author="D.Kambarov" w:date="2026-04-23T17:29:00Z" w16du:dateUtc="2026-04-23T14:29:00Z">
                <w:pPr>
                  <w:ind w:left="0"/>
                </w:pPr>
              </w:pPrChange>
            </w:pPr>
            <w:commentRangeStart w:id="1170"/>
            <w:ins w:id="1171" w:author="D.Kambarov" w:date="2026-04-23T17:33:00Z" w16du:dateUtc="2026-04-23T14:33:00Z">
              <w:r w:rsidRPr="00501F62">
                <w:rPr>
                  <w:lang w:val="en-US" w:eastAsia="fr-FR"/>
                </w:rPr>
                <w:t>x</w:t>
              </w:r>
            </w:ins>
            <w:commentRangeEnd w:id="1170"/>
            <w:r w:rsidR="00060038" w:rsidRPr="00501F62">
              <w:rPr>
                <w:rStyle w:val="aff6"/>
                <w:sz w:val="22"/>
                <w:szCs w:val="22"/>
                <w:lang w:val="en-US" w:eastAsia="fr-FR"/>
                <w:rPrChange w:id="1172" w:author="D.Kambarov" w:date="2026-04-23T17:33:00Z" w16du:dateUtc="2026-04-23T14:33:00Z">
                  <w:rPr>
                    <w:rStyle w:val="aff6"/>
                    <w:sz w:val="22"/>
                    <w:szCs w:val="22"/>
                    <w:lang w:eastAsia="fr-FR"/>
                  </w:rPr>
                </w:rPrChange>
              </w:rPr>
              <w:commentReference w:id="1170"/>
            </w:r>
          </w:p>
        </w:tc>
      </w:tr>
    </w:tbl>
    <w:p w14:paraId="240CA62A" w14:textId="77777777" w:rsidR="002D61B8" w:rsidRDefault="002D61B8" w:rsidP="00501F62">
      <w:pPr>
        <w:pStyle w:val="OMDV2"/>
        <w:numPr>
          <w:ilvl w:val="0"/>
          <w:numId w:val="0"/>
        </w:numPr>
        <w:ind w:left="595"/>
        <w:rPr>
          <w:ins w:id="1173" w:author="D.Kambarov" w:date="2026-04-23T17:35:00Z" w16du:dateUtc="2026-04-23T14:35:00Z"/>
        </w:rPr>
      </w:pPr>
    </w:p>
    <w:p w14:paraId="7CF26D96" w14:textId="6978D1AB" w:rsidR="00501F62" w:rsidRPr="00BB5349" w:rsidRDefault="00501F62" w:rsidP="00501F62">
      <w:pPr>
        <w:pStyle w:val="OMDV3"/>
        <w:rPr>
          <w:ins w:id="1174" w:author="D.Kambarov" w:date="2026-04-23T17:35:00Z" w16du:dateUtc="2026-04-23T14:35:00Z"/>
          <w:lang w:val="ru-RU"/>
          <w:rPrChange w:id="1175" w:author="D.Kambarov" w:date="2026-04-23T17:41:00Z" w16du:dateUtc="2026-04-23T14:41:00Z">
            <w:rPr>
              <w:ins w:id="1176" w:author="D.Kambarov" w:date="2026-04-23T17:35:00Z" w16du:dateUtc="2026-04-23T14:35:00Z"/>
            </w:rPr>
          </w:rPrChange>
        </w:rPr>
      </w:pPr>
      <w:ins w:id="1177" w:author="D.Kambarov" w:date="2026-04-23T17:35:00Z" w16du:dateUtc="2026-04-23T14:35:00Z">
        <w:r w:rsidRPr="00BB5349">
          <w:rPr>
            <w:lang w:val="ru-RU"/>
            <w:rPrChange w:id="1178" w:author="D.Kambarov" w:date="2026-04-23T17:41:00Z" w16du:dateUtc="2026-04-23T14:41:00Z">
              <w:rPr/>
            </w:rPrChange>
          </w:rPr>
          <w:t>Планы зонирования формиру</w:t>
        </w:r>
      </w:ins>
      <w:ins w:id="1179" w:author="D.Kambarov" w:date="2026-04-23T17:41:00Z" w16du:dateUtc="2026-04-23T14:41:00Z">
        <w:r w:rsidR="00BB5349">
          <w:rPr>
            <w:lang w:val="ru-RU"/>
          </w:rPr>
          <w:t>ю</w:t>
        </w:r>
      </w:ins>
      <w:ins w:id="1180" w:author="D.Kambarov" w:date="2026-04-23T17:35:00Z" w16du:dateUtc="2026-04-23T14:35:00Z">
        <w:r w:rsidRPr="00BB5349">
          <w:rPr>
            <w:lang w:val="ru-RU"/>
            <w:rPrChange w:id="1181" w:author="D.Kambarov" w:date="2026-04-23T17:41:00Z" w16du:dateUtc="2026-04-23T14:41:00Z">
              <w:rPr/>
            </w:rPrChange>
          </w:rPr>
          <w:t>тся отдельно для каждого этажа и для каждого вида технико-экономического показателя.</w:t>
        </w:r>
      </w:ins>
    </w:p>
    <w:p w14:paraId="4CE036D7" w14:textId="1B5B80F3" w:rsidR="00501F62" w:rsidRPr="00501F62" w:rsidRDefault="00501F62" w:rsidP="00501F62">
      <w:pPr>
        <w:pStyle w:val="OMDV3"/>
        <w:rPr>
          <w:ins w:id="1182" w:author="D.Kambarov" w:date="2026-04-23T17:36:00Z" w16du:dateUtc="2026-04-23T14:36:00Z"/>
          <w:lang w:val="ru-RU"/>
          <w:rPrChange w:id="1183" w:author="D.Kambarov" w:date="2026-04-23T17:36:00Z" w16du:dateUtc="2026-04-23T14:36:00Z">
            <w:rPr>
              <w:ins w:id="1184" w:author="D.Kambarov" w:date="2026-04-23T17:36:00Z" w16du:dateUtc="2026-04-23T14:36:00Z"/>
            </w:rPr>
          </w:rPrChange>
        </w:rPr>
      </w:pPr>
      <w:ins w:id="1185" w:author="D.Kambarov" w:date="2026-04-23T17:35:00Z" w16du:dateUtc="2026-04-23T14:35:00Z">
        <w:r w:rsidRPr="00501F62">
          <w:rPr>
            <w:lang w:val="ru-RU"/>
            <w:rPrChange w:id="1186" w:author="D.Kambarov" w:date="2026-04-23T17:35:00Z" w16du:dateUtc="2026-04-23T14:35:00Z">
              <w:rPr/>
            </w:rPrChange>
          </w:rPr>
          <w:t>Планы зонирования для подсчёта ГНС и Общей площади здания должны быть разделены по секциям.</w:t>
        </w:r>
      </w:ins>
    </w:p>
    <w:p w14:paraId="1C33027B" w14:textId="7CF4B6DA" w:rsidR="00501F62" w:rsidRDefault="00501F62" w:rsidP="00501F62">
      <w:pPr>
        <w:pStyle w:val="OMDV3"/>
        <w:rPr>
          <w:ins w:id="1187" w:author="D.Kambarov" w:date="2026-04-23T17:38:00Z" w16du:dateUtc="2026-04-23T14:38:00Z"/>
          <w:lang w:val="ru-RU"/>
        </w:rPr>
      </w:pPr>
      <w:ins w:id="1188" w:author="D.Kambarov" w:date="2026-04-23T17:36:00Z" w16du:dateUtc="2026-04-23T14:36:00Z">
        <w:r w:rsidRPr="00501F62">
          <w:rPr>
            <w:lang w:val="ru-RU"/>
          </w:rPr>
          <w:t>Формы необходимо делить на корпуса и на подземную, надземную части.</w:t>
        </w:r>
      </w:ins>
    </w:p>
    <w:p w14:paraId="411FF4F9" w14:textId="50DF1E9F" w:rsidR="00501F62" w:rsidRDefault="00BB5349" w:rsidP="00BB5349">
      <w:pPr>
        <w:pStyle w:val="OMDV2"/>
        <w:rPr>
          <w:ins w:id="1189" w:author="D.Kambarov" w:date="2026-04-23T18:12:00Z" w16du:dateUtc="2026-04-23T15:12:00Z"/>
          <w:lang w:val="ru-RU"/>
        </w:rPr>
      </w:pPr>
      <w:ins w:id="1190" w:author="D.Kambarov" w:date="2026-04-23T17:42:00Z" w16du:dateUtc="2026-04-23T14:42:00Z">
        <w:r w:rsidRPr="00BB5349">
          <w:rPr>
            <w:lang w:val="ru-RU"/>
            <w:rPrChange w:id="1191" w:author="D.Kambarov" w:date="2026-04-23T17:42:00Z" w16du:dateUtc="2026-04-23T14:42:00Z">
              <w:rPr/>
            </w:rPrChange>
          </w:rPr>
          <w:t>В модели на отдельн</w:t>
        </w:r>
        <w:r>
          <w:rPr>
            <w:lang w:val="ru-RU"/>
          </w:rPr>
          <w:t>ом</w:t>
        </w:r>
        <w:r w:rsidRPr="00BB5349">
          <w:rPr>
            <w:lang w:val="ru-RU"/>
            <w:rPrChange w:id="1192" w:author="D.Kambarov" w:date="2026-04-23T17:42:00Z" w16du:dateUtc="2026-04-23T14:42:00Z">
              <w:rPr/>
            </w:rPrChange>
          </w:rPr>
          <w:t xml:space="preserve"> лист</w:t>
        </w:r>
        <w:r>
          <w:rPr>
            <w:lang w:val="ru-RU"/>
          </w:rPr>
          <w:t>е</w:t>
        </w:r>
        <w:r w:rsidRPr="00BB5349">
          <w:rPr>
            <w:lang w:val="ru-RU"/>
            <w:rPrChange w:id="1193" w:author="D.Kambarov" w:date="2026-04-23T17:42:00Z" w16du:dateUtc="2026-04-23T14:42:00Z">
              <w:rPr/>
            </w:rPrChange>
          </w:rPr>
          <w:t xml:space="preserve"> должны быть размещены спецификации по всем технико-экономическим показателям, рассчитываемым в модели.</w:t>
        </w:r>
      </w:ins>
    </w:p>
    <w:p w14:paraId="3908C779" w14:textId="75CCA9C5" w:rsidR="00060038" w:rsidRDefault="00060038" w:rsidP="00060038">
      <w:pPr>
        <w:pStyle w:val="OMDV2"/>
        <w:rPr>
          <w:ins w:id="1194" w:author="D.Kambarov" w:date="2026-04-23T18:13:00Z" w16du:dateUtc="2026-04-23T15:13:00Z"/>
          <w:lang w:val="ru-RU"/>
        </w:rPr>
      </w:pPr>
      <w:ins w:id="1195" w:author="D.Kambarov" w:date="2026-04-23T18:12:00Z">
        <w:r w:rsidRPr="00060038">
          <w:rPr>
            <w:lang w:val="ru-RU"/>
          </w:rPr>
          <w:t xml:space="preserve">Для расчёта квартирографии, площадей помещений, а также учёта кладовых и машино-мест должен использоваться плагин </w:t>
        </w:r>
        <w:r w:rsidRPr="00060038">
          <w:rPr>
            <w:b/>
            <w:bCs/>
            <w:lang w:val="ru-RU"/>
          </w:rPr>
          <w:t>OMDV.Building</w:t>
        </w:r>
        <w:r w:rsidRPr="00060038">
          <w:rPr>
            <w:lang w:val="ru-RU"/>
          </w:rPr>
          <w:t>. Использование плагина является обязательным на всех контрольных состояниях модели, на которых выполняется расчёт соответствующих показателей.</w:t>
        </w:r>
      </w:ins>
    </w:p>
    <w:p w14:paraId="5837EB5D" w14:textId="26A6855A" w:rsidR="00060038" w:rsidRDefault="00060038" w:rsidP="00060038">
      <w:pPr>
        <w:pStyle w:val="OMDV2"/>
        <w:rPr>
          <w:ins w:id="1196" w:author="D.Kambarov" w:date="2026-04-23T18:15:00Z" w16du:dateUtc="2026-04-23T15:15:00Z"/>
          <w:lang w:val="ru-RU"/>
        </w:rPr>
      </w:pPr>
      <w:ins w:id="1197" w:author="D.Kambarov" w:date="2026-04-23T18:13:00Z">
        <w:r w:rsidRPr="002561EE">
          <w:rPr>
            <w:lang w:val="ru-RU"/>
            <w:rPrChange w:id="1198" w:author="D.Kambarov" w:date="2026-04-23T18:41:00Z" w16du:dateUtc="2026-04-23T15:41:00Z">
              <w:rPr/>
            </w:rPrChange>
          </w:rPr>
          <w:t xml:space="preserve">Пересчёт данных в плагине </w:t>
        </w:r>
        <w:r w:rsidRPr="00060038">
          <w:rPr>
            <w:b/>
            <w:bCs/>
          </w:rPr>
          <w:t>OMDV</w:t>
        </w:r>
        <w:r w:rsidRPr="002561EE">
          <w:rPr>
            <w:b/>
            <w:bCs/>
            <w:lang w:val="ru-RU"/>
            <w:rPrChange w:id="1199" w:author="D.Kambarov" w:date="2026-04-23T18:41:00Z" w16du:dateUtc="2026-04-23T15:41:00Z">
              <w:rPr>
                <w:b/>
                <w:bCs/>
              </w:rPr>
            </w:rPrChange>
          </w:rPr>
          <w:t>.</w:t>
        </w:r>
        <w:r w:rsidRPr="00060038">
          <w:rPr>
            <w:b/>
            <w:bCs/>
          </w:rPr>
          <w:t>Building</w:t>
        </w:r>
        <w:r w:rsidRPr="002561EE">
          <w:rPr>
            <w:lang w:val="ru-RU"/>
            <w:rPrChange w:id="1200" w:author="D.Kambarov" w:date="2026-04-23T18:41:00Z" w16du:dateUtc="2026-04-23T15:41:00Z">
              <w:rPr/>
            </w:rPrChange>
          </w:rPr>
          <w:t xml:space="preserve"> должен выполняться перед каждой передачей модели Заказчику, а также после внесения изменений, влияющих на расчёт квартирографии и площадей помещений.</w:t>
        </w:r>
      </w:ins>
    </w:p>
    <w:p w14:paraId="5857708E" w14:textId="27835850" w:rsidR="00060038" w:rsidRPr="00160201" w:rsidRDefault="00060038">
      <w:pPr>
        <w:pStyle w:val="OMDV2"/>
        <w:rPr>
          <w:ins w:id="1201" w:author="D.Kambarov" w:date="2026-04-23T18:15:00Z" w16du:dateUtc="2026-04-23T15:15:00Z"/>
          <w:lang w:val="ru-RU"/>
          <w:rPrChange w:id="1202" w:author="D.Kambarov" w:date="2026-04-24T10:49:00Z" w16du:dateUtc="2026-04-24T07:49:00Z">
            <w:rPr>
              <w:ins w:id="1203" w:author="D.Kambarov" w:date="2026-04-23T18:15:00Z" w16du:dateUtc="2026-04-23T15:15:00Z"/>
              <w:rFonts w:eastAsiaTheme="minorEastAsia"/>
              <w:lang w:eastAsia="fr-FR"/>
            </w:rPr>
          </w:rPrChange>
        </w:rPr>
        <w:pPrChange w:id="1204" w:author="D.Kambarov" w:date="2026-04-23T18:15:00Z" w16du:dateUtc="2026-04-23T15:15:00Z">
          <w:pPr/>
        </w:pPrChange>
      </w:pPr>
      <w:ins w:id="1205" w:author="D.Kambarov" w:date="2026-04-23T18:15:00Z">
        <w:r w:rsidRPr="002561EE">
          <w:rPr>
            <w:lang w:val="ru-RU"/>
            <w:rPrChange w:id="1206" w:author="D.Kambarov" w:date="2026-04-23T18:41:00Z" w16du:dateUtc="2026-04-23T15:41:00Z">
              <w:rPr/>
            </w:rPrChange>
          </w:rPr>
          <w:t xml:space="preserve">Использование иных плагинов в работе не освобождает Проектировщика от обязанности обеспечивать расчёт квартирографии и площадей помещений с применением плагина </w:t>
        </w:r>
        <w:r w:rsidRPr="00060038">
          <w:rPr>
            <w:b/>
            <w:bCs/>
          </w:rPr>
          <w:t>OMDV</w:t>
        </w:r>
        <w:r w:rsidRPr="002561EE">
          <w:rPr>
            <w:b/>
            <w:bCs/>
            <w:lang w:val="ru-RU"/>
            <w:rPrChange w:id="1207" w:author="D.Kambarov" w:date="2026-04-23T18:41:00Z" w16du:dateUtc="2026-04-23T15:41:00Z">
              <w:rPr>
                <w:b/>
                <w:bCs/>
              </w:rPr>
            </w:rPrChange>
          </w:rPr>
          <w:t>.</w:t>
        </w:r>
        <w:r w:rsidRPr="00060038">
          <w:rPr>
            <w:b/>
            <w:bCs/>
          </w:rPr>
          <w:t>Building</w:t>
        </w:r>
        <w:r w:rsidRPr="002561EE">
          <w:rPr>
            <w:lang w:val="ru-RU"/>
            <w:rPrChange w:id="1208" w:author="D.Kambarov" w:date="2026-04-23T18:41:00Z" w16du:dateUtc="2026-04-23T15:41:00Z">
              <w:rPr/>
            </w:rPrChange>
          </w:rPr>
          <w:t xml:space="preserve"> в случаях, предусмотренных настоящим документом.</w:t>
        </w:r>
      </w:ins>
    </w:p>
    <w:p w14:paraId="72AB3408" w14:textId="1A16885B" w:rsidR="002D61B8" w:rsidRDefault="00DC50CA" w:rsidP="00DC50CA">
      <w:pPr>
        <w:pStyle w:val="OMDV2"/>
        <w:rPr>
          <w:ins w:id="1209" w:author="D.Kambarov" w:date="2026-04-23T18:41:00Z" w16du:dateUtc="2026-04-23T15:41:00Z"/>
          <w:lang w:val="ru-RU"/>
        </w:rPr>
      </w:pPr>
      <w:ins w:id="1210" w:author="D.Kambarov" w:date="2026-04-23T18:41:00Z" w16du:dateUtc="2026-04-23T15:41:00Z">
        <w:r w:rsidRPr="00160201">
          <w:rPr>
            <w:lang w:val="ru-RU"/>
            <w:rPrChange w:id="1211" w:author="D.Kambarov" w:date="2026-04-24T10:49:00Z" w16du:dateUtc="2026-04-24T07:49:00Z">
              <w:rPr/>
            </w:rPrChange>
          </w:rPr>
          <w:t xml:space="preserve">Помещения должны моделироваться в составе модели, обеспечивающей корректное определение границ помещений и расчёт их площадей. Ограждающие конструкции, формирующие границы </w:t>
        </w:r>
        <w:r w:rsidRPr="00160201">
          <w:rPr>
            <w:lang w:val="ru-RU"/>
            <w:rPrChange w:id="1212" w:author="D.Kambarov" w:date="2026-04-24T10:49:00Z" w16du:dateUtc="2026-04-24T07:49:00Z">
              <w:rPr/>
            </w:rPrChange>
          </w:rPr>
          <w:lastRenderedPageBreak/>
          <w:t>помещений, могут содержаться как в самой модели, так и в связанных смежных моделях, используемых при расчёте.</w:t>
        </w:r>
      </w:ins>
    </w:p>
    <w:p w14:paraId="560ABE73" w14:textId="07B9217A" w:rsidR="00DC50CA" w:rsidRDefault="00DC50CA" w:rsidP="00DC50CA">
      <w:pPr>
        <w:pStyle w:val="OMDV2"/>
        <w:rPr>
          <w:ins w:id="1213" w:author="D.Kambarov" w:date="2026-04-23T18:41:00Z" w16du:dateUtc="2026-04-23T15:41:00Z"/>
          <w:lang w:val="ru-RU"/>
        </w:rPr>
      </w:pPr>
      <w:ins w:id="1214" w:author="D.Kambarov" w:date="2026-04-23T18:41:00Z" w16du:dateUtc="2026-04-23T15:41:00Z">
        <w:r w:rsidRPr="00DC50CA">
          <w:rPr>
            <w:lang w:val="ru-RU"/>
            <w:rPrChange w:id="1215" w:author="D.Kambarov" w:date="2026-04-23T18:41:00Z" w16du:dateUtc="2026-04-23T15:41:00Z">
              <w:rPr/>
            </w:rPrChange>
          </w:rPr>
          <w:t>Все помещения должны быть замоделированы на всех этажах, где они предусмотрены проектными решениями.</w:t>
        </w:r>
      </w:ins>
    </w:p>
    <w:p w14:paraId="0ACC7C8C" w14:textId="0CCB0682" w:rsidR="00DC50CA" w:rsidRDefault="00DC50CA" w:rsidP="00DC50CA">
      <w:pPr>
        <w:pStyle w:val="OMDV2"/>
        <w:rPr>
          <w:ins w:id="1216" w:author="D.Kambarov" w:date="2026-04-23T18:41:00Z" w16du:dateUtc="2026-04-23T15:41:00Z"/>
          <w:lang w:val="ru-RU"/>
        </w:rPr>
      </w:pPr>
      <w:ins w:id="1217" w:author="D.Kambarov" w:date="2026-04-23T18:41:00Z" w16du:dateUtc="2026-04-23T15:41:00Z">
        <w:r w:rsidRPr="00DC50CA">
          <w:rPr>
            <w:lang w:val="ru-RU"/>
            <w:rPrChange w:id="1218" w:author="D.Kambarov" w:date="2026-04-23T18:41:00Z" w16du:dateUtc="2026-04-23T15:41:00Z">
              <w:rPr/>
            </w:rPrChange>
          </w:rPr>
          <w:t xml:space="preserve">В пределах одного этажа все помещения должны размещаться в одной модели. Разделение помещений одного этажа между несколькими моделями не допускается, если иное прямо не установлено в </w:t>
        </w:r>
        <w:r w:rsidRPr="00DC50CA">
          <w:t>BEP</w:t>
        </w:r>
        <w:r w:rsidRPr="00DC50CA">
          <w:rPr>
            <w:lang w:val="ru-RU"/>
            <w:rPrChange w:id="1219" w:author="D.Kambarov" w:date="2026-04-23T18:41:00Z" w16du:dateUtc="2026-04-23T15:41:00Z">
              <w:rPr/>
            </w:rPrChange>
          </w:rPr>
          <w:t>.</w:t>
        </w:r>
      </w:ins>
    </w:p>
    <w:p w14:paraId="6F2A66AA" w14:textId="503AF212" w:rsidR="00DC50CA" w:rsidRDefault="00DC50CA" w:rsidP="00DC50CA">
      <w:pPr>
        <w:pStyle w:val="OMDV2"/>
        <w:rPr>
          <w:ins w:id="1220" w:author="D.Kambarov" w:date="2026-04-23T18:41:00Z" w16du:dateUtc="2026-04-23T15:41:00Z"/>
          <w:lang w:val="ru-RU"/>
        </w:rPr>
      </w:pPr>
      <w:ins w:id="1221" w:author="D.Kambarov" w:date="2026-04-23T18:41:00Z" w16du:dateUtc="2026-04-23T15:41:00Z">
        <w:r w:rsidRPr="00DC50CA">
          <w:rPr>
            <w:lang w:val="ru-RU"/>
            <w:rPrChange w:id="1222" w:author="D.Kambarov" w:date="2026-04-23T18:41:00Z" w16du:dateUtc="2026-04-23T15:41:00Z">
              <w:rPr/>
            </w:rPrChange>
          </w:rPr>
          <w:t>При использовании разделителей помещений их положение должно обеспечивать корректное формирование границ помещений. При копировании разделителей на другие уровни их положение не должно изменяться, если иное не предусмотрено проектным решением.</w:t>
        </w:r>
      </w:ins>
    </w:p>
    <w:p w14:paraId="00163EED" w14:textId="45573365" w:rsidR="00DC50CA" w:rsidRDefault="00DC50CA" w:rsidP="00DC50CA">
      <w:pPr>
        <w:pStyle w:val="OMDV2"/>
        <w:rPr>
          <w:ins w:id="1223" w:author="D.Kambarov" w:date="2026-04-23T18:42:00Z" w16du:dateUtc="2026-04-23T15:42:00Z"/>
          <w:lang w:val="ru-RU"/>
        </w:rPr>
      </w:pPr>
      <w:ins w:id="1224" w:author="D.Kambarov" w:date="2026-04-23T18:41:00Z" w16du:dateUtc="2026-04-23T15:41:00Z">
        <w:r w:rsidRPr="00160201">
          <w:rPr>
            <w:lang w:val="ru-RU"/>
            <w:rPrChange w:id="1225" w:author="D.Kambarov" w:date="2026-04-24T10:49:00Z" w16du:dateUtc="2026-04-24T07:49:00Z">
              <w:rPr/>
            </w:rPrChange>
          </w:rPr>
          <w:t xml:space="preserve">Расстояние между стенами или разделителями помещений, формирующими границы помещения для расчёта площадей и иных параметров, не должно быть менее 106,2 мм. </w:t>
        </w:r>
        <w:r w:rsidRPr="00DC50CA">
          <w:t>При меньшем расстоянии корректное формирование помещения не гарантируется.</w:t>
        </w:r>
      </w:ins>
    </w:p>
    <w:p w14:paraId="528DBFF9" w14:textId="70EA0D19" w:rsidR="00DC50CA" w:rsidRDefault="00DC50CA" w:rsidP="00DC50CA">
      <w:pPr>
        <w:pStyle w:val="OMDV2"/>
        <w:rPr>
          <w:ins w:id="1226" w:author="D.Kambarov" w:date="2026-04-23T18:49:00Z" w16du:dateUtc="2026-04-23T15:49:00Z"/>
          <w:lang w:val="ru-RU"/>
        </w:rPr>
      </w:pPr>
      <w:ins w:id="1227" w:author="D.Kambarov" w:date="2026-04-23T18:42:00Z" w16du:dateUtc="2026-04-23T15:42:00Z">
        <w:r w:rsidRPr="00DC50CA">
          <w:rPr>
            <w:lang w:val="ru-RU"/>
            <w:rPrChange w:id="1228" w:author="D.Kambarov" w:date="2026-04-23T18:42:00Z" w16du:dateUtc="2026-04-23T15:42:00Z">
              <w:rPr/>
            </w:rPrChange>
          </w:rPr>
          <w:t xml:space="preserve">Требования по работе с плагином </w:t>
        </w:r>
        <w:r w:rsidRPr="00DC50CA">
          <w:t>OMDV</w:t>
        </w:r>
        <w:r w:rsidRPr="00DC50CA">
          <w:rPr>
            <w:lang w:val="ru-RU"/>
            <w:rPrChange w:id="1229" w:author="D.Kambarov" w:date="2026-04-23T18:42:00Z" w16du:dateUtc="2026-04-23T15:42:00Z">
              <w:rPr/>
            </w:rPrChange>
          </w:rPr>
          <w:t>.</w:t>
        </w:r>
        <w:r w:rsidRPr="00DC50CA">
          <w:t>Building</w:t>
        </w:r>
        <w:r w:rsidRPr="00DC50CA">
          <w:rPr>
            <w:lang w:val="ru-RU"/>
            <w:rPrChange w:id="1230" w:author="D.Kambarov" w:date="2026-04-23T18:42:00Z" w16du:dateUtc="2026-04-23T15:42:00Z">
              <w:rPr/>
            </w:rPrChange>
          </w:rPr>
          <w:t xml:space="preserve"> приведены в </w:t>
        </w:r>
        <w:commentRangeStart w:id="1231"/>
        <w:r w:rsidRPr="00DC50CA">
          <w:rPr>
            <w:highlight w:val="yellow"/>
            <w:lang w:val="ru-RU"/>
            <w:rPrChange w:id="1232" w:author="D.Kambarov" w:date="2026-04-23T18:42:00Z" w16du:dateUtc="2026-04-23T15:42:00Z">
              <w:rPr/>
            </w:rPrChange>
          </w:rPr>
          <w:t>разделе 7</w:t>
        </w:r>
        <w:r w:rsidRPr="00DC50CA">
          <w:rPr>
            <w:lang w:val="ru-RU"/>
            <w:rPrChange w:id="1233" w:author="D.Kambarov" w:date="2026-04-23T18:42:00Z" w16du:dateUtc="2026-04-23T15:42:00Z">
              <w:rPr/>
            </w:rPrChange>
          </w:rPr>
          <w:t xml:space="preserve"> </w:t>
        </w:r>
      </w:ins>
      <w:commentRangeEnd w:id="1231"/>
      <w:r w:rsidRPr="00DC50CA">
        <w:rPr>
          <w:rStyle w:val="aff6"/>
          <w:sz w:val="22"/>
          <w:szCs w:val="22"/>
          <w:lang w:val="ru-RU"/>
          <w:rPrChange w:id="1234" w:author="D.Kambarov" w:date="2026-04-23T18:42:00Z" w16du:dateUtc="2026-04-23T15:42:00Z">
            <w:rPr>
              <w:rStyle w:val="aff6"/>
              <w:sz w:val="22"/>
              <w:szCs w:val="22"/>
            </w:rPr>
          </w:rPrChange>
        </w:rPr>
        <w:commentReference w:id="1231"/>
      </w:r>
      <w:ins w:id="1235" w:author="D.Kambarov" w:date="2026-04-23T18:42:00Z" w16du:dateUtc="2026-04-23T15:42:00Z">
        <w:r w:rsidRPr="00DC50CA">
          <w:rPr>
            <w:lang w:val="ru-RU"/>
            <w:rPrChange w:id="1236" w:author="D.Kambarov" w:date="2026-04-23T18:42:00Z" w16du:dateUtc="2026-04-23T15:42:00Z">
              <w:rPr/>
            </w:rPrChange>
          </w:rPr>
          <w:t>настоящего документа.</w:t>
        </w:r>
      </w:ins>
    </w:p>
    <w:p w14:paraId="5AD093E9" w14:textId="2AAB433B" w:rsidR="00DC50CA" w:rsidRDefault="00DC50CA" w:rsidP="00DC50CA">
      <w:pPr>
        <w:pStyle w:val="OMDV2"/>
        <w:rPr>
          <w:ins w:id="1237" w:author="D.Kambarov" w:date="2026-04-23T18:49:00Z" w16du:dateUtc="2026-04-23T15:49:00Z"/>
          <w:lang w:val="ru-RU"/>
        </w:rPr>
      </w:pPr>
      <w:ins w:id="1238" w:author="D.Kambarov" w:date="2026-04-23T18:49:00Z">
        <w:r w:rsidRPr="00160201">
          <w:rPr>
            <w:lang w:val="ru-RU"/>
            <w:rPrChange w:id="1239" w:author="D.Kambarov" w:date="2026-04-24T10:49:00Z" w16du:dateUtc="2026-04-24T07:49:00Z">
              <w:rPr/>
            </w:rPrChange>
          </w:rPr>
          <w:t>Для оформления архитектурной модели в случаях, предусмотренных настоящим документом, при расстановке мебели и сантехнических приборов должны использоваться семейства, предоставленные Заказчиком.</w:t>
        </w:r>
      </w:ins>
    </w:p>
    <w:p w14:paraId="028A0AC4" w14:textId="6315B63F" w:rsidR="00DC50CA" w:rsidRDefault="00DC50CA">
      <w:pPr>
        <w:pStyle w:val="OMDV3"/>
        <w:rPr>
          <w:ins w:id="1240" w:author="D.Kambarov" w:date="2026-04-23T18:49:00Z" w16du:dateUtc="2026-04-23T15:49:00Z"/>
          <w:lang w:val="ru-RU"/>
        </w:rPr>
        <w:pPrChange w:id="1241" w:author="D.Kambarov" w:date="2026-04-23T18:55:00Z" w16du:dateUtc="2026-04-23T15:55:00Z">
          <w:pPr>
            <w:pStyle w:val="OMDV2"/>
          </w:pPr>
        </w:pPrChange>
      </w:pPr>
      <w:ins w:id="1242" w:author="D.Kambarov" w:date="2026-04-23T18:49:00Z">
        <w:r w:rsidRPr="00160201">
          <w:rPr>
            <w:lang w:val="ru-RU"/>
            <w:rPrChange w:id="1243" w:author="D.Kambarov" w:date="2026-04-24T10:49:00Z" w16du:dateUtc="2026-04-24T07:49:00Z">
              <w:rPr/>
            </w:rPrChange>
          </w:rPr>
          <w:t>Семейства мебели и сантехнических приборов, предоставленные Заказчиком, используются в архитектурной модели в целях графического отображения проектных решений и оформления документации. Указанные семейства не предназначены для моделирования и координации инженерного оборудования смежных разделов.</w:t>
        </w:r>
      </w:ins>
    </w:p>
    <w:p w14:paraId="2A2EFF2F" w14:textId="1C848540" w:rsidR="00DC50CA" w:rsidRDefault="00DC50CA">
      <w:pPr>
        <w:pStyle w:val="OMDV3"/>
        <w:rPr>
          <w:ins w:id="1244" w:author="D.Kambarov" w:date="2026-04-23T18:50:00Z" w16du:dateUtc="2026-04-23T15:50:00Z"/>
          <w:lang w:val="ru-RU"/>
        </w:rPr>
        <w:pPrChange w:id="1245" w:author="D.Kambarov" w:date="2026-04-23T18:55:00Z" w16du:dateUtc="2026-04-23T15:55:00Z">
          <w:pPr>
            <w:pStyle w:val="OMDV2"/>
          </w:pPr>
        </w:pPrChange>
      </w:pPr>
      <w:ins w:id="1246" w:author="D.Kambarov" w:date="2026-04-23T18:49:00Z">
        <w:r w:rsidRPr="00160201">
          <w:rPr>
            <w:lang w:val="ru-RU"/>
            <w:rPrChange w:id="1247" w:author="D.Kambarov" w:date="2026-04-24T10:49:00Z" w16du:dateUtc="2026-04-24T07:49:00Z">
              <w:rPr/>
            </w:rPrChange>
          </w:rPr>
          <w:t>Мебель и сантехнические приборы, предусмотренные проектными решениями, должны быть размещены в архитектурной модели на всех этажах, где они предусмотрены.</w:t>
        </w:r>
      </w:ins>
    </w:p>
    <w:p w14:paraId="297D643A" w14:textId="145FC843" w:rsidR="00DC50CA" w:rsidRDefault="00DC50CA">
      <w:pPr>
        <w:pStyle w:val="OMDV3"/>
        <w:rPr>
          <w:ins w:id="1248" w:author="D.Kambarov" w:date="2026-04-23T18:50:00Z" w16du:dateUtc="2026-04-23T15:50:00Z"/>
          <w:lang w:val="ru-RU"/>
        </w:rPr>
        <w:pPrChange w:id="1249" w:author="D.Kambarov" w:date="2026-04-23T18:55:00Z" w16du:dateUtc="2026-04-23T15:55:00Z">
          <w:pPr>
            <w:pStyle w:val="OMDV2"/>
          </w:pPr>
        </w:pPrChange>
      </w:pPr>
      <w:ins w:id="1250" w:author="D.Kambarov" w:date="2026-04-23T18:50:00Z">
        <w:r w:rsidRPr="00160201">
          <w:rPr>
            <w:lang w:val="ru-RU"/>
            <w:rPrChange w:id="1251" w:author="D.Kambarov" w:date="2026-04-24T10:49:00Z" w16du:dateUtc="2026-04-24T07:49:00Z">
              <w:rPr/>
            </w:rPrChange>
          </w:rPr>
          <w:t>При отсутствии необходимого семейства Проектировщик обязан направить Заказчику запрос на предоставление соответствующего семейства либо на согласование использования собственного семейства.</w:t>
        </w:r>
      </w:ins>
    </w:p>
    <w:p w14:paraId="72A589C5" w14:textId="75A224F8" w:rsidR="00DC50CA" w:rsidRDefault="00DC50CA" w:rsidP="00DC50CA">
      <w:pPr>
        <w:pStyle w:val="OMDV2"/>
        <w:rPr>
          <w:ins w:id="1252" w:author="D.Kambarov" w:date="2026-04-23T18:56:00Z" w16du:dateUtc="2026-04-23T15:56:00Z"/>
          <w:lang w:val="ru-RU"/>
        </w:rPr>
      </w:pPr>
      <w:ins w:id="1253" w:author="D.Kambarov" w:date="2026-04-23T18:50:00Z">
        <w:r w:rsidRPr="00DC50CA">
          <w:rPr>
            <w:lang w:val="ru-RU"/>
          </w:rPr>
          <w:t>Требования к составу и применению библиотеки семейств фиксируются в BEP.</w:t>
        </w:r>
      </w:ins>
    </w:p>
    <w:p w14:paraId="7461339E" w14:textId="77777777" w:rsidR="00A77528" w:rsidRPr="00A77528" w:rsidRDefault="00A77528" w:rsidP="00A77528">
      <w:pPr>
        <w:pStyle w:val="OMDV2"/>
        <w:rPr>
          <w:ins w:id="1254" w:author="D.Kambarov" w:date="2026-04-23T18:56:00Z" w16du:dateUtc="2026-04-23T15:56:00Z"/>
          <w:lang w:val="ru-RU"/>
        </w:rPr>
      </w:pPr>
      <w:ins w:id="1255" w:author="D.Kambarov" w:date="2026-04-23T18:56:00Z" w16du:dateUtc="2026-04-23T15:56:00Z">
        <w:r w:rsidRPr="00A77528">
          <w:rPr>
            <w:lang w:val="ru-RU"/>
          </w:rPr>
          <w:t>При оформлении документации допускается использовать только марки помещений, разработанные BIM-отделом ОМ Девелопмент.</w:t>
        </w:r>
      </w:ins>
    </w:p>
    <w:p w14:paraId="5006191A" w14:textId="77777777" w:rsidR="00A77528" w:rsidRPr="00160201" w:rsidRDefault="00A77528">
      <w:pPr>
        <w:pStyle w:val="OMDV3"/>
        <w:rPr>
          <w:ins w:id="1256" w:author="D.Kambarov" w:date="2026-04-23T18:56:00Z" w16du:dateUtc="2026-04-23T15:56:00Z"/>
          <w:lang w:val="ru-RU"/>
          <w:rPrChange w:id="1257" w:author="D.Kambarov" w:date="2026-04-24T10:49:00Z" w16du:dateUtc="2026-04-24T07:49:00Z">
            <w:rPr>
              <w:ins w:id="1258" w:author="D.Kambarov" w:date="2026-04-23T18:56:00Z" w16du:dateUtc="2026-04-23T15:56:00Z"/>
            </w:rPr>
          </w:rPrChange>
        </w:rPr>
        <w:pPrChange w:id="1259" w:author="D.Kambarov" w:date="2026-04-23T18:56:00Z" w16du:dateUtc="2026-04-23T15:56:00Z">
          <w:pPr>
            <w:pStyle w:val="OMDV2"/>
          </w:pPr>
        </w:pPrChange>
      </w:pPr>
      <w:ins w:id="1260" w:author="D.Kambarov" w:date="2026-04-23T18:56:00Z" w16du:dateUtc="2026-04-23T15:56:00Z">
        <w:r w:rsidRPr="00160201">
          <w:rPr>
            <w:lang w:val="ru-RU"/>
            <w:rPrChange w:id="1261" w:author="D.Kambarov" w:date="2026-04-24T10:49:00Z" w16du:dateUtc="2026-04-24T07:49:00Z">
              <w:rPr/>
            </w:rPrChange>
          </w:rPr>
          <w:t xml:space="preserve">Для выпуска проектной документации используются марки </w:t>
        </w:r>
        <w:r w:rsidRPr="00A77528">
          <w:t>OMDV</w:t>
        </w:r>
        <w:r w:rsidRPr="00160201">
          <w:rPr>
            <w:lang w:val="ru-RU"/>
            <w:rPrChange w:id="1262" w:author="D.Kambarov" w:date="2026-04-24T10:49:00Z" w16du:dateUtc="2026-04-24T07:49:00Z">
              <w:rPr/>
            </w:rPrChange>
          </w:rPr>
          <w:t xml:space="preserve">_Марка_Помещение_П и </w:t>
        </w:r>
        <w:r w:rsidRPr="00A77528">
          <w:t>OMDV</w:t>
        </w:r>
        <w:r w:rsidRPr="00160201">
          <w:rPr>
            <w:lang w:val="ru-RU"/>
            <w:rPrChange w:id="1263" w:author="D.Kambarov" w:date="2026-04-24T10:49:00Z" w16du:dateUtc="2026-04-24T07:49:00Z">
              <w:rPr/>
            </w:rPrChange>
          </w:rPr>
          <w:t>_Марка_Помещение_Квартира_П.</w:t>
        </w:r>
      </w:ins>
    </w:p>
    <w:p w14:paraId="14FDD915" w14:textId="77777777" w:rsidR="00A77528" w:rsidRPr="00160201" w:rsidRDefault="00A77528">
      <w:pPr>
        <w:pStyle w:val="OMDV3"/>
        <w:rPr>
          <w:ins w:id="1264" w:author="D.Kambarov" w:date="2026-04-23T18:56:00Z" w16du:dateUtc="2026-04-23T15:56:00Z"/>
          <w:lang w:val="ru-RU"/>
          <w:rPrChange w:id="1265" w:author="D.Kambarov" w:date="2026-04-24T10:49:00Z" w16du:dateUtc="2026-04-24T07:49:00Z">
            <w:rPr>
              <w:ins w:id="1266" w:author="D.Kambarov" w:date="2026-04-23T18:56:00Z" w16du:dateUtc="2026-04-23T15:56:00Z"/>
            </w:rPr>
          </w:rPrChange>
        </w:rPr>
        <w:pPrChange w:id="1267" w:author="D.Kambarov" w:date="2026-04-23T18:56:00Z" w16du:dateUtc="2026-04-23T15:56:00Z">
          <w:pPr>
            <w:pStyle w:val="OMDV2"/>
          </w:pPr>
        </w:pPrChange>
      </w:pPr>
      <w:ins w:id="1268" w:author="D.Kambarov" w:date="2026-04-23T18:56:00Z" w16du:dateUtc="2026-04-23T15:56:00Z">
        <w:r w:rsidRPr="00160201">
          <w:rPr>
            <w:lang w:val="ru-RU"/>
            <w:rPrChange w:id="1269" w:author="D.Kambarov" w:date="2026-04-24T10:49:00Z" w16du:dateUtc="2026-04-24T07:49:00Z">
              <w:rPr/>
            </w:rPrChange>
          </w:rPr>
          <w:t xml:space="preserve">Для выпуска рабочей документации используются марки </w:t>
        </w:r>
        <w:r w:rsidRPr="00A77528">
          <w:t>OMDV</w:t>
        </w:r>
        <w:r w:rsidRPr="00160201">
          <w:rPr>
            <w:lang w:val="ru-RU"/>
            <w:rPrChange w:id="1270" w:author="D.Kambarov" w:date="2026-04-24T10:49:00Z" w16du:dateUtc="2026-04-24T07:49:00Z">
              <w:rPr/>
            </w:rPrChange>
          </w:rPr>
          <w:t xml:space="preserve">_Марка_Помещение_РД и </w:t>
        </w:r>
        <w:r w:rsidRPr="00A77528">
          <w:t>OMDV</w:t>
        </w:r>
        <w:r w:rsidRPr="00160201">
          <w:rPr>
            <w:lang w:val="ru-RU"/>
            <w:rPrChange w:id="1271" w:author="D.Kambarov" w:date="2026-04-24T10:49:00Z" w16du:dateUtc="2026-04-24T07:49:00Z">
              <w:rPr/>
            </w:rPrChange>
          </w:rPr>
          <w:t>_Марка_Помещение_Квартира_РД.</w:t>
        </w:r>
      </w:ins>
    </w:p>
    <w:p w14:paraId="2F66D217" w14:textId="697DBDEA" w:rsidR="00A77528" w:rsidRPr="00160201" w:rsidRDefault="00A77528">
      <w:pPr>
        <w:pStyle w:val="OMDV3"/>
        <w:rPr>
          <w:ins w:id="1272" w:author="D.Kambarov" w:date="2026-04-23T17:21:00Z" w16du:dateUtc="2026-04-23T14:21:00Z"/>
          <w:lang w:val="ru-RU"/>
          <w:rPrChange w:id="1273" w:author="D.Kambarov" w:date="2026-04-24T10:49:00Z" w16du:dateUtc="2026-04-24T07:49:00Z">
            <w:rPr>
              <w:ins w:id="1274" w:author="D.Kambarov" w:date="2026-04-23T17:21:00Z" w16du:dateUtc="2026-04-23T14:21:00Z"/>
            </w:rPr>
          </w:rPrChange>
        </w:rPr>
        <w:pPrChange w:id="1275" w:author="D.Kambarov" w:date="2026-04-23T18:56:00Z" w16du:dateUtc="2026-04-23T15:56:00Z">
          <w:pPr/>
        </w:pPrChange>
      </w:pPr>
      <w:ins w:id="1276" w:author="D.Kambarov" w:date="2026-04-23T18:56:00Z" w16du:dateUtc="2026-04-23T15:56:00Z">
        <w:r w:rsidRPr="00160201">
          <w:rPr>
            <w:lang w:val="ru-RU"/>
            <w:rPrChange w:id="1277" w:author="D.Kambarov" w:date="2026-04-24T10:49:00Z" w16du:dateUtc="2026-04-24T07:49:00Z">
              <w:rPr/>
            </w:rPrChange>
          </w:rPr>
          <w:t>Допускается изменять только графическое оформление марки. Изменение состава и содержания меток в семействе марки не допускается.</w:t>
        </w:r>
      </w:ins>
    </w:p>
    <w:p w14:paraId="38C88ECE" w14:textId="77777777" w:rsidR="002D61B8" w:rsidRPr="00160201" w:rsidRDefault="002D61B8">
      <w:pPr>
        <w:rPr>
          <w:ins w:id="1278" w:author="D.Kambarov" w:date="2026-04-23T17:18:00Z" w16du:dateUtc="2026-04-23T14:18:00Z"/>
        </w:rPr>
        <w:pPrChange w:id="1279" w:author="D.Kambarov" w:date="2026-04-23T17:21:00Z" w16du:dateUtc="2026-04-23T14:21:00Z">
          <w:pPr>
            <w:pStyle w:val="OMDV2"/>
          </w:pPr>
        </w:pPrChange>
      </w:pPr>
    </w:p>
    <w:p w14:paraId="7D37CDEA" w14:textId="77777777" w:rsidR="002D61B8" w:rsidRPr="002D61B8" w:rsidRDefault="002D61B8">
      <w:pPr>
        <w:rPr>
          <w:ins w:id="1280" w:author="D.Kambarov" w:date="2026-04-16T16:30:00Z" w16du:dateUtc="2026-04-16T13:30:00Z"/>
          <w:lang w:eastAsia="fr-FR"/>
          <w:rPrChange w:id="1281" w:author="D.Kambarov" w:date="2026-04-23T17:18:00Z" w16du:dateUtc="2026-04-23T14:18:00Z">
            <w:rPr>
              <w:ins w:id="1282" w:author="D.Kambarov" w:date="2026-04-16T16:30:00Z" w16du:dateUtc="2026-04-16T13:30:00Z"/>
              <w:rFonts w:eastAsiaTheme="minorHAnsi"/>
            </w:rPr>
          </w:rPrChange>
        </w:rPr>
        <w:pPrChange w:id="1283" w:author="D.Kambarov" w:date="2026-04-23T17:18:00Z" w16du:dateUtc="2026-04-23T14:18:00Z">
          <w:pPr>
            <w:pStyle w:val="OMDEV"/>
          </w:pPr>
        </w:pPrChange>
      </w:pPr>
    </w:p>
    <w:p w14:paraId="6733C38A" w14:textId="77777777" w:rsidR="00C354C0" w:rsidRPr="00C354C0" w:rsidRDefault="00C354C0">
      <w:pPr>
        <w:rPr>
          <w:ins w:id="1284" w:author="D.Kambarov" w:date="2026-04-16T16:28:00Z"/>
          <w:rPrChange w:id="1285" w:author="D.Kambarov" w:date="2026-04-16T16:31:00Z" w16du:dateUtc="2026-04-16T13:31:00Z">
            <w:rPr>
              <w:ins w:id="1286" w:author="D.Kambarov" w:date="2026-04-16T16:28:00Z"/>
              <w:b/>
              <w:bCs/>
            </w:rPr>
          </w:rPrChange>
        </w:rPr>
        <w:pPrChange w:id="1287" w:author="D.Kambarov" w:date="2026-04-16T16:31:00Z" w16du:dateUtc="2026-04-16T13:31:00Z">
          <w:pPr>
            <w:pStyle w:val="OMDV2"/>
          </w:pPr>
        </w:pPrChange>
      </w:pPr>
    </w:p>
    <w:p w14:paraId="2C8BEC59" w14:textId="0526F32A" w:rsidR="00C354C0" w:rsidRPr="00C354C0" w:rsidDel="00C354C0" w:rsidRDefault="00060038">
      <w:pPr>
        <w:pStyle w:val="OMDV2"/>
        <w:numPr>
          <w:ilvl w:val="0"/>
          <w:numId w:val="0"/>
        </w:numPr>
        <w:ind w:left="595" w:hanging="595"/>
        <w:rPr>
          <w:del w:id="1288" w:author="D.Kambarov" w:date="2026-04-16T16:29:00Z" w16du:dateUtc="2026-04-16T13:29:00Z"/>
          <w:lang w:val="ru-RU"/>
          <w:rPrChange w:id="1289" w:author="D.Kambarov" w:date="2026-04-16T16:28:00Z" w16du:dateUtc="2026-04-16T13:28:00Z">
            <w:rPr>
              <w:del w:id="1290" w:author="D.Kambarov" w:date="2026-04-16T16:29:00Z" w16du:dateUtc="2026-04-16T13:29:00Z"/>
              <w:rStyle w:val="afc"/>
              <w:rFonts w:eastAsiaTheme="minorEastAsia" w:cstheme="minorHAnsi"/>
              <w:color w:val="000000" w:themeColor="text1"/>
              <w:u w:val="none"/>
              <w:lang w:val="en-US" w:eastAsia="fr-FR"/>
            </w:rPr>
          </w:rPrChange>
        </w:rPr>
        <w:pPrChange w:id="1291" w:author="D.Kambarov" w:date="2026-04-16T16:28:00Z" w16du:dateUtc="2026-04-16T13:28:00Z">
          <w:pPr>
            <w:ind w:left="993" w:hanging="567"/>
            <w:jc w:val="center"/>
          </w:pPr>
        </w:pPrChange>
      </w:pPr>
      <w:ins w:id="1292" w:author="D.Kambarov" w:date="2026-04-23T18:12:00Z" w16du:dateUtc="2026-04-23T15:12:00Z">
        <w:r>
          <w:t xml:space="preserve"> </w:t>
        </w:r>
      </w:ins>
    </w:p>
    <w:p w14:paraId="4B22B850" w14:textId="3E16AE09" w:rsidR="00A66D76" w:rsidRPr="00160201" w:rsidDel="00A149DD" w:rsidRDefault="00C835C6">
      <w:pPr>
        <w:pStyle w:val="OMDEV"/>
        <w:rPr>
          <w:del w:id="1293" w:author="Дмитрий Камбаров" w:date="2026-04-15T16:05:00Z"/>
          <w:rStyle w:val="afc"/>
          <w:rFonts w:eastAsiaTheme="minorEastAsia"/>
          <w:color w:val="000000" w:themeColor="text1"/>
          <w:u w:val="none"/>
          <w:lang w:eastAsia="fr-FR"/>
          <w:rPrChange w:id="1294" w:author="D.Kambarov" w:date="2026-04-24T10:49:00Z" w16du:dateUtc="2026-04-24T07:49:00Z">
            <w:rPr>
              <w:del w:id="1295" w:author="Дмитрий Камбаров" w:date="2026-04-15T16:05:00Z"/>
              <w:rStyle w:val="afc"/>
              <w:rFonts w:eastAsiaTheme="minorEastAsia"/>
              <w:color w:val="000000" w:themeColor="text1"/>
              <w:u w:val="none"/>
              <w:lang w:val="en-US" w:eastAsia="fr-FR"/>
            </w:rPr>
          </w:rPrChange>
        </w:rPr>
        <w:pPrChange w:id="1296" w:author="Дмитрий Камбаров" w:date="2026-04-15T16:04:00Z">
          <w:pPr>
            <w:jc w:val="center"/>
          </w:pPr>
        </w:pPrChange>
      </w:pPr>
      <w:del w:id="1297" w:author="Дмитрий Камбаров" w:date="2026-04-15T16:05:00Z">
        <w:r w:rsidDel="00A149DD">
          <w:rPr>
            <w:rStyle w:val="afc"/>
            <w:rFonts w:eastAsiaTheme="minorEastAsia"/>
            <w:u w:val="none"/>
          </w:rPr>
          <w:br w:type="page" w:clear="all"/>
        </w:r>
      </w:del>
    </w:p>
    <w:p w14:paraId="0E05B1FA" w14:textId="77777777" w:rsidR="00A66D76" w:rsidRDefault="00A66D76">
      <w:pPr>
        <w:rPr>
          <w:rFonts w:cstheme="minorHAnsi"/>
          <w:lang w:eastAsia="fr-FR"/>
        </w:rPr>
        <w:sectPr w:rsidR="00A66D76">
          <w:headerReference w:type="default" r:id="rId25"/>
          <w:footerReference w:type="default" r:id="rId26"/>
          <w:pgSz w:w="11906" w:h="16838"/>
          <w:pgMar w:top="720" w:right="720" w:bottom="720" w:left="720" w:header="703" w:footer="708" w:gutter="0"/>
          <w:cols w:space="708"/>
          <w:titlePg/>
          <w:docGrid w:linePitch="360"/>
        </w:sectPr>
      </w:pPr>
    </w:p>
    <w:p w14:paraId="0B89804A" w14:textId="71615584" w:rsidR="00A66D76" w:rsidRDefault="00C835C6" w:rsidP="002D0463">
      <w:pPr>
        <w:pStyle w:val="OMDEV"/>
        <w:numPr>
          <w:ilvl w:val="0"/>
          <w:numId w:val="29"/>
        </w:numPr>
      </w:pPr>
      <w:bookmarkStart w:id="1298" w:name="_Toc227161388"/>
      <w:r>
        <w:rPr>
          <w:rFonts w:eastAsiaTheme="minorEastAsia"/>
        </w:rPr>
        <w:lastRenderedPageBreak/>
        <w:t xml:space="preserve">Разграничение разработки документации в </w:t>
      </w:r>
      <w:r>
        <w:rPr>
          <w:rFonts w:eastAsiaTheme="minorEastAsia"/>
          <w:lang w:val="en-US"/>
        </w:rPr>
        <w:t>BIM</w:t>
      </w:r>
      <w:r>
        <w:rPr>
          <w:rFonts w:eastAsiaTheme="minorEastAsia"/>
        </w:rPr>
        <w:t>-Модели и других программных средах</w:t>
      </w:r>
      <w:bookmarkEnd w:id="1298"/>
    </w:p>
    <w:tbl>
      <w:tblPr>
        <w:tblW w:w="15300" w:type="dxa"/>
        <w:tblLook w:val="04A0" w:firstRow="1" w:lastRow="0" w:firstColumn="1" w:lastColumn="0" w:noHBand="0" w:noVBand="1"/>
      </w:tblPr>
      <w:tblGrid>
        <w:gridCol w:w="1360"/>
        <w:gridCol w:w="7419"/>
        <w:gridCol w:w="6521"/>
      </w:tblGrid>
      <w:tr w:rsidR="00A66D76" w14:paraId="25733C07" w14:textId="77777777">
        <w:trPr>
          <w:trHeight w:val="1092"/>
        </w:trPr>
        <w:tc>
          <w:tcPr>
            <w:tcW w:w="13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50B60C3" w14:textId="77777777" w:rsidR="00A66D76" w:rsidRPr="002D0463" w:rsidRDefault="00C835C6" w:rsidP="002D0463">
            <w:pPr>
              <w:pStyle w:val="OMDV"/>
              <w:rPr>
                <w:b/>
                <w:bCs/>
                <w:lang w:eastAsia="ru-RU"/>
              </w:rPr>
            </w:pPr>
            <w:r w:rsidRPr="002D0463">
              <w:rPr>
                <w:b/>
                <w:bCs/>
                <w:lang w:eastAsia="ru-RU"/>
              </w:rPr>
              <w:t>Раздел</w:t>
            </w: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vAlign w:val="center"/>
          </w:tcPr>
          <w:p w14:paraId="108BF66E" w14:textId="77777777" w:rsidR="00A66D76" w:rsidRPr="002D0463" w:rsidRDefault="00C835C6" w:rsidP="002D0463">
            <w:pPr>
              <w:pStyle w:val="OMDV"/>
              <w:rPr>
                <w:b/>
                <w:bCs/>
                <w:lang w:eastAsia="ru-RU"/>
              </w:rPr>
            </w:pPr>
            <w:r w:rsidRPr="002D0463">
              <w:rPr>
                <w:b/>
                <w:bCs/>
                <w:lang w:eastAsia="ru-RU"/>
              </w:rPr>
              <w:t>Работы, выполняемые непосредственно в BIM-модели в среде Revit. Плоскостные чертежи и спецификации по данным видам документации выгружаются непосредственно из модели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14:paraId="6479886A" w14:textId="77777777" w:rsidR="00A66D76" w:rsidRPr="002D0463" w:rsidRDefault="00C835C6" w:rsidP="002D0463">
            <w:pPr>
              <w:pStyle w:val="OMDV"/>
              <w:rPr>
                <w:b/>
                <w:bCs/>
                <w:lang w:eastAsia="ru-RU"/>
              </w:rPr>
            </w:pPr>
            <w:r w:rsidRPr="002D0463">
              <w:rPr>
                <w:b/>
                <w:bCs/>
                <w:lang w:eastAsia="ru-RU"/>
              </w:rPr>
              <w:t>Работы, допустимые к выполнению в других программных комплексах (вид работ/пример программного комплекса). Чертежи могут ссылками увязываться с моделью вручную.</w:t>
            </w:r>
          </w:p>
        </w:tc>
      </w:tr>
      <w:tr w:rsidR="00A66D76" w14:paraId="451EA2F6" w14:textId="77777777">
        <w:trPr>
          <w:trHeight w:val="369"/>
        </w:trPr>
        <w:tc>
          <w:tcPr>
            <w:tcW w:w="136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29323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Генплан</w:t>
            </w: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vAlign w:val="center"/>
          </w:tcPr>
          <w:p w14:paraId="39638134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Земляные работы (разработка грунта, обратная засыпка)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14:paraId="3960796A" w14:textId="77777777" w:rsidR="00A66D76" w:rsidRDefault="00C835C6" w:rsidP="002D0463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Civil 3D </w:t>
            </w:r>
            <w:r>
              <w:rPr>
                <w:highlight w:val="green"/>
                <w:lang w:eastAsia="ru-RU"/>
              </w:rPr>
              <w:t>/</w:t>
            </w:r>
            <w:r>
              <w:rPr>
                <w:highlight w:val="green"/>
                <w:lang w:val="en-US" w:eastAsia="ru-RU"/>
              </w:rPr>
              <w:t xml:space="preserve"> AutoCAD</w:t>
            </w:r>
          </w:p>
        </w:tc>
      </w:tr>
      <w:tr w:rsidR="00A66D76" w14:paraId="1EBC6083" w14:textId="77777777">
        <w:trPr>
          <w:trHeight w:val="369"/>
        </w:trPr>
        <w:tc>
          <w:tcPr>
            <w:tcW w:w="1360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E8DD6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D7415BF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Наружные работы (благоустройство)</w:t>
            </w:r>
          </w:p>
        </w:tc>
        <w:tc>
          <w:tcPr>
            <w:tcW w:w="6521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09731369" w14:textId="77777777" w:rsidR="00A66D76" w:rsidRDefault="00C835C6" w:rsidP="002D0463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Civil 3D </w:t>
            </w:r>
            <w:r>
              <w:rPr>
                <w:highlight w:val="green"/>
                <w:lang w:eastAsia="ru-RU"/>
              </w:rPr>
              <w:t>/</w:t>
            </w:r>
            <w:r>
              <w:rPr>
                <w:highlight w:val="green"/>
                <w:lang w:val="en-US" w:eastAsia="ru-RU"/>
              </w:rPr>
              <w:t xml:space="preserve"> AutoCAD</w:t>
            </w:r>
          </w:p>
        </w:tc>
      </w:tr>
      <w:tr w:rsidR="00A66D76" w14:paraId="75400C36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BCF525D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АР</w:t>
            </w: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B978C49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Планы + фрагменты</w:t>
            </w:r>
          </w:p>
        </w:tc>
        <w:tc>
          <w:tcPr>
            <w:tcW w:w="6521" w:type="dxa"/>
            <w:vMerge w:val="restart"/>
            <w:tcBorders>
              <w:top w:val="single" w:sz="4" w:space="0" w:color="auto"/>
              <w:left w:val="none" w:sz="4" w:space="0" w:color="000000"/>
              <w:right w:val="single" w:sz="8" w:space="0" w:color="auto"/>
            </w:tcBorders>
            <w:vAlign w:val="center"/>
          </w:tcPr>
          <w:p w14:paraId="1FED7F79" w14:textId="77777777" w:rsidR="00A66D76" w:rsidRDefault="00C835C6" w:rsidP="002D0463">
            <w:pPr>
              <w:pStyle w:val="OMDV"/>
              <w:rPr>
                <w:lang w:eastAsia="ru-RU"/>
              </w:rPr>
            </w:pPr>
            <w:bookmarkStart w:id="1299" w:name="OLE_LINK96"/>
            <w:bookmarkStart w:id="1300" w:name="OLE_LINK97"/>
            <w:r>
              <w:rPr>
                <w:lang w:eastAsia="ru-RU"/>
              </w:rPr>
              <w:t>При наличии у Подрядчика библиотек типовых решений допускается использование узлов из среды AutoCAD</w:t>
            </w:r>
            <w:bookmarkEnd w:id="1299"/>
            <w:bookmarkEnd w:id="1300"/>
          </w:p>
        </w:tc>
      </w:tr>
      <w:tr w:rsidR="00A66D76" w14:paraId="764DB783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52169DB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DE6C24F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Разрезы</w:t>
            </w:r>
          </w:p>
        </w:tc>
        <w:tc>
          <w:tcPr>
            <w:tcW w:w="6521" w:type="dxa"/>
            <w:vMerge/>
            <w:tcBorders>
              <w:left w:val="none" w:sz="4" w:space="0" w:color="000000"/>
              <w:right w:val="single" w:sz="8" w:space="0" w:color="auto"/>
            </w:tcBorders>
            <w:vAlign w:val="center"/>
          </w:tcPr>
          <w:p w14:paraId="78B94309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</w:tr>
      <w:tr w:rsidR="00A66D76" w14:paraId="7C03DF42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E86178D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942328C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Фасады + фрагменты</w:t>
            </w:r>
          </w:p>
        </w:tc>
        <w:tc>
          <w:tcPr>
            <w:tcW w:w="6521" w:type="dxa"/>
            <w:vMerge/>
            <w:tcBorders>
              <w:left w:val="none" w:sz="4" w:space="0" w:color="000000"/>
              <w:right w:val="single" w:sz="8" w:space="0" w:color="auto"/>
            </w:tcBorders>
            <w:vAlign w:val="center"/>
          </w:tcPr>
          <w:p w14:paraId="1B99F2CA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</w:tr>
      <w:tr w:rsidR="00A66D76" w14:paraId="77AB7A86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B98E9CD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44E3D01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Спецификации</w:t>
            </w:r>
          </w:p>
        </w:tc>
        <w:tc>
          <w:tcPr>
            <w:tcW w:w="6521" w:type="dxa"/>
            <w:vMerge/>
            <w:tcBorders>
              <w:left w:val="none" w:sz="4" w:space="0" w:color="000000"/>
              <w:right w:val="single" w:sz="8" w:space="0" w:color="auto"/>
            </w:tcBorders>
            <w:vAlign w:val="center"/>
          </w:tcPr>
          <w:p w14:paraId="78873FE7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</w:tr>
      <w:tr w:rsidR="00A66D76" w14:paraId="19F4E3C8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8885F65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vAlign w:val="center"/>
          </w:tcPr>
          <w:p w14:paraId="72C04AC7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Чертёжные виды</w:t>
            </w:r>
          </w:p>
        </w:tc>
        <w:tc>
          <w:tcPr>
            <w:tcW w:w="6521" w:type="dxa"/>
            <w:vMerge/>
            <w:tcBorders>
              <w:left w:val="non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14:paraId="5601B11F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</w:tr>
      <w:tr w:rsidR="00A66D76" w14:paraId="7E173E86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none" w:sz="4" w:space="0" w:color="000000"/>
              <w:left w:val="single" w:sz="8" w:space="0" w:color="auto"/>
              <w:right w:val="single" w:sz="4" w:space="0" w:color="auto"/>
            </w:tcBorders>
            <w:vAlign w:val="center"/>
          </w:tcPr>
          <w:p w14:paraId="62D32A40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КР</w:t>
            </w: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A08B4BC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Опалубочные чертежи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1B0A882F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Узлы армирования /</w:t>
            </w:r>
            <w:bookmarkStart w:id="1301" w:name="OLE_LINK81"/>
            <w:bookmarkStart w:id="1302" w:name="OLE_LINK82"/>
            <w:bookmarkStart w:id="1303" w:name="OLE_LINK83"/>
            <w:r>
              <w:rPr>
                <w:lang w:eastAsia="ru-RU"/>
              </w:rPr>
              <w:t xml:space="preserve"> AutoCAD</w:t>
            </w:r>
            <w:bookmarkEnd w:id="1301"/>
            <w:bookmarkEnd w:id="1302"/>
            <w:bookmarkEnd w:id="1303"/>
          </w:p>
        </w:tc>
      </w:tr>
      <w:tr w:rsidR="00A66D76" w14:paraId="57778CAC" w14:textId="77777777">
        <w:trPr>
          <w:cantSplit/>
          <w:trHeight w:val="369"/>
        </w:trPr>
        <w:tc>
          <w:tcPr>
            <w:tcW w:w="136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5CC69782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9AF47BE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Схемы расположения элементов (например, планы вертикальных конструкций)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646024FB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Раскладка арматуры (стадия РД) / AutoCAD</w:t>
            </w:r>
          </w:p>
        </w:tc>
      </w:tr>
      <w:tr w:rsidR="00A66D76" w14:paraId="276EBAB7" w14:textId="77777777">
        <w:trPr>
          <w:cantSplit/>
          <w:trHeight w:val="369"/>
        </w:trPr>
        <w:tc>
          <w:tcPr>
            <w:tcW w:w="136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205C7402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5DB3C2F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Ведомость объемов (с применением удельного расхода арматуры на м. куб. бетона поэлементно)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16A0872E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Спецификация элементов армирования / AutoCAD + Excel</w:t>
            </w:r>
          </w:p>
        </w:tc>
      </w:tr>
      <w:tr w:rsidR="00A66D76" w14:paraId="749802E6" w14:textId="77777777">
        <w:trPr>
          <w:cantSplit/>
          <w:trHeight w:val="369"/>
        </w:trPr>
        <w:tc>
          <w:tcPr>
            <w:tcW w:w="136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5DFDD180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D5AFF3A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Спецификация элементов (колонн, балок и т.д.) к планам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56FE4B35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Ведомость расхода стали (стадия РД) / AutoCAD + Excel</w:t>
            </w:r>
          </w:p>
        </w:tc>
      </w:tr>
      <w:tr w:rsidR="00A66D76" w14:paraId="6BC044A6" w14:textId="77777777">
        <w:trPr>
          <w:cantSplit/>
          <w:trHeight w:val="369"/>
        </w:trPr>
        <w:tc>
          <w:tcPr>
            <w:tcW w:w="136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06B418CF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vAlign w:val="center"/>
          </w:tcPr>
          <w:p w14:paraId="46287C5D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Разрезы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14:paraId="1A37DA59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</w:tr>
      <w:tr w:rsidR="00A66D76" w14:paraId="47D8B13C" w14:textId="77777777">
        <w:trPr>
          <w:cantSplit/>
          <w:trHeight w:val="369"/>
        </w:trPr>
        <w:tc>
          <w:tcPr>
            <w:tcW w:w="1360" w:type="dxa"/>
            <w:vMerge/>
            <w:tcBorders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A16769C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vAlign w:val="center"/>
          </w:tcPr>
          <w:p w14:paraId="5AD12480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Чертёжные виды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14:paraId="24721692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</w:tr>
      <w:tr w:rsidR="00A66D76" w:rsidRPr="00160201" w14:paraId="7B2FF5C0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42E9A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КМ</w:t>
            </w: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44CA1B0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Схемы расположения элементов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2AE3AB50" w14:textId="77777777" w:rsidR="00A66D76" w:rsidRDefault="00C835C6" w:rsidP="002D0463">
            <w:pPr>
              <w:pStyle w:val="OMDV"/>
              <w:rPr>
                <w:lang w:val="en-US" w:eastAsia="ru-RU"/>
              </w:rPr>
            </w:pPr>
            <w:r>
              <w:rPr>
                <w:lang w:eastAsia="ru-RU"/>
              </w:rPr>
              <w:t>Узлы</w:t>
            </w:r>
            <w:r>
              <w:rPr>
                <w:lang w:val="en-US" w:eastAsia="ru-RU"/>
              </w:rPr>
              <w:t xml:space="preserve"> / AutoCAD / Tekla / Advance Steel</w:t>
            </w:r>
          </w:p>
        </w:tc>
      </w:tr>
      <w:tr w:rsidR="00A66D76" w14:paraId="498D326C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3B0D8" w14:textId="77777777" w:rsidR="00A66D76" w:rsidRDefault="00A66D76" w:rsidP="002D0463">
            <w:pPr>
              <w:pStyle w:val="OMDV"/>
              <w:rPr>
                <w:lang w:val="en-US"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4D45677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Разрезы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3105E0C8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 xml:space="preserve">Техническая спецификация стали / AutoCAD + Excel </w:t>
            </w:r>
            <w:r>
              <w:rPr>
                <w:lang w:val="en-US" w:eastAsia="ru-RU"/>
              </w:rPr>
              <w:t>/</w:t>
            </w:r>
            <w:r>
              <w:rPr>
                <w:lang w:eastAsia="ru-RU"/>
              </w:rPr>
              <w:t xml:space="preserve"> </w:t>
            </w:r>
            <w:r>
              <w:rPr>
                <w:lang w:val="en-US" w:eastAsia="ru-RU"/>
              </w:rPr>
              <w:t>Tekla</w:t>
            </w:r>
            <w:r>
              <w:rPr>
                <w:lang w:eastAsia="ru-RU"/>
              </w:rPr>
              <w:t xml:space="preserve"> </w:t>
            </w:r>
            <w:r>
              <w:rPr>
                <w:lang w:val="en-US" w:eastAsia="ru-RU"/>
              </w:rPr>
              <w:t>/</w:t>
            </w:r>
            <w:r>
              <w:rPr>
                <w:lang w:eastAsia="ru-RU"/>
              </w:rPr>
              <w:t xml:space="preserve"> </w:t>
            </w:r>
            <w:r>
              <w:rPr>
                <w:lang w:val="en-US" w:eastAsia="ru-RU"/>
              </w:rPr>
              <w:t>Advance Steel</w:t>
            </w:r>
          </w:p>
        </w:tc>
      </w:tr>
      <w:tr w:rsidR="00A66D76" w:rsidRPr="00160201" w14:paraId="6CAACA03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423F0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D738BB4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Спецификация элементов к планам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24C31FE1" w14:textId="77777777" w:rsidR="00A66D76" w:rsidRDefault="00C835C6" w:rsidP="002D0463">
            <w:pPr>
              <w:pStyle w:val="OMDV"/>
              <w:rPr>
                <w:lang w:val="en-US" w:eastAsia="ru-RU"/>
              </w:rPr>
            </w:pPr>
            <w:bookmarkStart w:id="1304" w:name="OLE_LINK98"/>
            <w:bookmarkStart w:id="1305" w:name="OLE_LINK99"/>
            <w:bookmarkStart w:id="1306" w:name="OLE_LINK100"/>
            <w:bookmarkStart w:id="1307" w:name="OLE_LINK101"/>
            <w:r>
              <w:rPr>
                <w:lang w:val="en-US" w:eastAsia="ru-RU"/>
              </w:rPr>
              <w:t>Revit / AutoCAD / Tekla / Advance Steel</w:t>
            </w:r>
            <w:bookmarkEnd w:id="1304"/>
            <w:bookmarkEnd w:id="1305"/>
            <w:bookmarkEnd w:id="1306"/>
            <w:bookmarkEnd w:id="1307"/>
          </w:p>
        </w:tc>
      </w:tr>
      <w:tr w:rsidR="00A66D76" w:rsidRPr="00160201" w14:paraId="17861243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4B5AB" w14:textId="77777777" w:rsidR="00A66D76" w:rsidRDefault="00A66D76" w:rsidP="002D0463">
            <w:pPr>
              <w:pStyle w:val="OMDV"/>
              <w:rPr>
                <w:lang w:val="en-US"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88A6692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Ведомость элементов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408DB5D9" w14:textId="77777777" w:rsidR="00A66D76" w:rsidRDefault="00C835C6" w:rsidP="002D0463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Revit / AutoCAD / Tekla / Advance Steel</w:t>
            </w:r>
          </w:p>
        </w:tc>
      </w:tr>
      <w:tr w:rsidR="00A66D76" w:rsidRPr="00160201" w14:paraId="149BC713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7524F" w14:textId="77777777" w:rsidR="00A66D76" w:rsidRDefault="00A66D76" w:rsidP="002D0463">
            <w:pPr>
              <w:pStyle w:val="OMDV"/>
              <w:rPr>
                <w:lang w:val="en-US" w:eastAsia="ru-RU"/>
              </w:rPr>
            </w:pP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59D5C7E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Отдельные элементы (Фермы, балки и т.д.)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70F225A9" w14:textId="77777777" w:rsidR="00A66D76" w:rsidRDefault="00C835C6" w:rsidP="002D0463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Revit / AutoCAD / Tekla / Advance Steel</w:t>
            </w:r>
          </w:p>
        </w:tc>
      </w:tr>
    </w:tbl>
    <w:p w14:paraId="3730CEFD" w14:textId="77777777" w:rsidR="00A66D76" w:rsidRDefault="00C835C6" w:rsidP="002D0463">
      <w:pPr>
        <w:pStyle w:val="OMDV"/>
        <w:rPr>
          <w:lang w:val="en-US"/>
        </w:rPr>
      </w:pPr>
      <w:r>
        <w:rPr>
          <w:rFonts w:eastAsiaTheme="minorEastAsia"/>
          <w:lang w:val="en-US"/>
        </w:rPr>
        <w:br w:type="page" w:clear="all"/>
      </w:r>
    </w:p>
    <w:tbl>
      <w:tblPr>
        <w:tblW w:w="15300" w:type="dxa"/>
        <w:tblLook w:val="04A0" w:firstRow="1" w:lastRow="0" w:firstColumn="1" w:lastColumn="0" w:noHBand="0" w:noVBand="1"/>
      </w:tblPr>
      <w:tblGrid>
        <w:gridCol w:w="1360"/>
        <w:gridCol w:w="7419"/>
        <w:gridCol w:w="6521"/>
      </w:tblGrid>
      <w:tr w:rsidR="00A66D76" w14:paraId="241DF290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66818465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>АУВПТ</w:t>
            </w:r>
          </w:p>
        </w:tc>
        <w:tc>
          <w:tcPr>
            <w:tcW w:w="7419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1C0F148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Трассировка трубопроводов, расстановка спринклерных оросителей и основного оборудования (насосы, арматура и т.п.) на планах</w:t>
            </w:r>
          </w:p>
        </w:tc>
        <w:tc>
          <w:tcPr>
            <w:tcW w:w="6521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31F521C9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Структурная схема установки /AutoCAD</w:t>
            </w:r>
          </w:p>
        </w:tc>
      </w:tr>
      <w:tr w:rsidR="00A66D76" w14:paraId="50908712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BEF5049" w14:textId="77777777" w:rsidR="00A66D76" w:rsidRDefault="00A66D76" w:rsidP="002D0463">
            <w:pPr>
              <w:pStyle w:val="OMDV"/>
              <w:rPr>
                <w:lang w:eastAsia="ru-RU"/>
              </w:rPr>
            </w:pPr>
            <w:bookmarkStart w:id="1308" w:name="_Hlk510602519"/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6E7CF6C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Разрезы по сложным узлам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560D1FF9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 xml:space="preserve">Каталожные узлы крепления элементов / </w:t>
            </w:r>
            <w:r>
              <w:rPr>
                <w:lang w:val="en-US" w:eastAsia="ru-RU"/>
              </w:rPr>
              <w:t>AutoCAD</w:t>
            </w:r>
            <w:bookmarkEnd w:id="1308"/>
          </w:p>
        </w:tc>
      </w:tr>
      <w:tr w:rsidR="00A66D76" w14:paraId="59D884AE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539AA1CB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E3DC3EE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Увязка с инженерными системами здания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529283D6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</w:tr>
      <w:tr w:rsidR="00A66D76" w14:paraId="65586BAC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6266DC2E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F19A9CE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Спецификация оборудования и материалов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3693F630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</w:tr>
      <w:tr w:rsidR="00A66D76" w14:paraId="3858BE79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C279654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ВК</w:t>
            </w: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5BEDD1F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Планы с трассировкой систем, в т.ч. расстановка оборудования (насосы, баки, арматура и т.п.)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6635C879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Принципиальные схемы (Стадия П) / AutoCAD</w:t>
            </w:r>
          </w:p>
        </w:tc>
      </w:tr>
      <w:tr w:rsidR="00A66D76" w14:paraId="01C49B9C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F8FECBE" w14:textId="77777777" w:rsidR="00A66D76" w:rsidRDefault="00A66D76" w:rsidP="002D0463">
            <w:pPr>
              <w:pStyle w:val="OMDV"/>
              <w:rPr>
                <w:lang w:eastAsia="ru-RU"/>
              </w:rPr>
            </w:pPr>
            <w:bookmarkStart w:id="1309" w:name="_Hlk510602580"/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F7A0520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Спецификация оборудования и материалов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572356C5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 xml:space="preserve">Каталожные узлы крепления элементов / </w:t>
            </w:r>
            <w:r>
              <w:rPr>
                <w:lang w:val="en-US" w:eastAsia="ru-RU"/>
              </w:rPr>
              <w:t>AutoCAD</w:t>
            </w:r>
          </w:p>
        </w:tc>
      </w:tr>
      <w:tr w:rsidR="00A66D76" w14:paraId="328BF00C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6E92738E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367FE29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Изометрические схемы систем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478E20C5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Таблицы с расчетами систем/Excel</w:t>
            </w:r>
            <w:bookmarkEnd w:id="1309"/>
          </w:p>
        </w:tc>
      </w:tr>
      <w:tr w:rsidR="00A66D76" w14:paraId="4A9633F6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D84C4F7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98511F2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Сводный план внутренних сетей, разрезы, при необходимости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710E3F10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</w:tr>
      <w:tr w:rsidR="00A66D76" w14:paraId="3EF8806C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4349D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ОВиК</w:t>
            </w: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C73597A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Планы с трассировкой систем, в т.ч. расстановка оборудования (вентиляционные установки, холодильные машины, насосы, баки, арматура и т.п.)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503C93A2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Принципиальные схемы отопления, теплоснабжения, холодоснабжения, вентиляции</w:t>
            </w:r>
          </w:p>
        </w:tc>
      </w:tr>
      <w:tr w:rsidR="00A66D76" w14:paraId="6B81B268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38F84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C85A474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Спецификация оборудования и материалов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1E02C664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 xml:space="preserve">Каталожные узлы крепления элементов / </w:t>
            </w:r>
            <w:r>
              <w:rPr>
                <w:lang w:val="en-US" w:eastAsia="ru-RU"/>
              </w:rPr>
              <w:t>AutoCAD</w:t>
            </w:r>
          </w:p>
        </w:tc>
      </w:tr>
      <w:tr w:rsidR="00A66D76" w14:paraId="0971CA3F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635F1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87049A0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Изометрические схемы систем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76C54841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Таблицы с расчетами систем / Excel</w:t>
            </w:r>
          </w:p>
        </w:tc>
      </w:tr>
      <w:tr w:rsidR="00A66D76" w14:paraId="60847D7B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88443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DA6F314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Сводный план внутренних сетей, разрезы, при необходимости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68C8201A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</w:tr>
      <w:tr w:rsidR="00A66D76" w14:paraId="038F8214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55CEB112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ЭО и ЭМ</w:t>
            </w:r>
          </w:p>
        </w:tc>
        <w:tc>
          <w:tcPr>
            <w:tcW w:w="7419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56BF420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Планы распределительных сетей электроснабжения, в т.ч. расстановка оборудования (электрощиты, ИБП, трансформаторы)</w:t>
            </w:r>
          </w:p>
        </w:tc>
        <w:tc>
          <w:tcPr>
            <w:tcW w:w="6521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498161BE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Структурные и принципиальные электрические схемы/AutoCad, WinELSO</w:t>
            </w:r>
          </w:p>
        </w:tc>
      </w:tr>
      <w:tr w:rsidR="00A66D76" w14:paraId="29EFE13B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37DFAC1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3098E84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Планы силовых сетей - лотки для распределительных линий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20AD0D9C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Расчет освещенности/DIALUX</w:t>
            </w:r>
          </w:p>
        </w:tc>
      </w:tr>
      <w:tr w:rsidR="00A66D76" w14:paraId="054AB9DE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2A070D1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01500B5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Расстановка светильников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10C8E01F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 xml:space="preserve">Заземление, молниезащита и уравнивания потенциалов (расчеты, схемы) / MS Excel, AutoCad; (планы) / </w:t>
            </w:r>
            <w:r>
              <w:rPr>
                <w:lang w:val="en-US" w:eastAsia="ru-RU"/>
              </w:rPr>
              <w:t>Revit</w:t>
            </w:r>
            <w:r>
              <w:rPr>
                <w:lang w:eastAsia="ru-RU"/>
              </w:rPr>
              <w:t xml:space="preserve"> (2</w:t>
            </w:r>
            <w:r>
              <w:rPr>
                <w:lang w:val="en-US" w:eastAsia="ru-RU"/>
              </w:rPr>
              <w:t>D</w:t>
            </w:r>
            <w:r>
              <w:rPr>
                <w:lang w:eastAsia="ru-RU"/>
              </w:rPr>
              <w:t>)</w:t>
            </w:r>
          </w:p>
        </w:tc>
      </w:tr>
      <w:tr w:rsidR="00A66D76" w14:paraId="1435CA89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EC91A65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40656A1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Планы кабеленесущих систем (лотки, короба, кабельные каналы)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22363256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 xml:space="preserve">Элементы крепления кабеленесущих систем и шинопроводов / </w:t>
            </w:r>
            <w:r>
              <w:rPr>
                <w:lang w:val="en-US" w:eastAsia="ru-RU"/>
              </w:rPr>
              <w:t>Revit</w:t>
            </w:r>
            <w:r>
              <w:rPr>
                <w:lang w:eastAsia="ru-RU"/>
              </w:rPr>
              <w:t xml:space="preserve">, </w:t>
            </w:r>
            <w:r>
              <w:rPr>
                <w:lang w:val="en-US" w:eastAsia="ru-RU"/>
              </w:rPr>
              <w:t>AutoCAD</w:t>
            </w:r>
          </w:p>
        </w:tc>
      </w:tr>
      <w:tr w:rsidR="00A66D76" w14:paraId="580EE241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6EA7B392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2A0E505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Планы шинопроводов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617EC9C1" w14:textId="77777777" w:rsidR="00A66D76" w:rsidRDefault="00C835C6" w:rsidP="002D0463">
            <w:pPr>
              <w:pStyle w:val="OMDV"/>
              <w:rPr>
                <w:lang w:val="en-US" w:eastAsia="ru-RU"/>
              </w:rPr>
            </w:pPr>
            <w:r>
              <w:rPr>
                <w:lang w:eastAsia="ru-RU"/>
              </w:rPr>
              <w:t>Спецификации к схемам / MS Excel, Word</w:t>
            </w:r>
            <w:r>
              <w:rPr>
                <w:lang w:val="en-US" w:eastAsia="ru-RU"/>
              </w:rPr>
              <w:t>, AutoCAD</w:t>
            </w:r>
          </w:p>
        </w:tc>
      </w:tr>
      <w:tr w:rsidR="00A66D76" w14:paraId="3DF5CFA9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E0ABC17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CDEAE74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План и схема заземления(стальные полосы)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55D7416D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</w:tr>
      <w:tr w:rsidR="00A66D76" w14:paraId="7E457300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A2C50CD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1248A1C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Сводный план внутренних сетей, разрезы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61D33281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 xml:space="preserve">Спецификации к крепежным элементам / MS Excel, Word, </w:t>
            </w:r>
            <w:r>
              <w:rPr>
                <w:lang w:val="en-US" w:eastAsia="ru-RU"/>
              </w:rPr>
              <w:t>AutoCAD</w:t>
            </w:r>
          </w:p>
        </w:tc>
      </w:tr>
      <w:tr w:rsidR="00A66D76" w14:paraId="72EFDA0E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959B5AB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19B45E7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Спецификации к планам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0CD56E29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Расчеты / MS Excel, WinELSO</w:t>
            </w:r>
          </w:p>
        </w:tc>
      </w:tr>
    </w:tbl>
    <w:p w14:paraId="768D5001" w14:textId="77777777" w:rsidR="00A66D76" w:rsidRDefault="00C835C6" w:rsidP="002D0463">
      <w:pPr>
        <w:pStyle w:val="OMDV"/>
      </w:pPr>
      <w:r>
        <w:rPr>
          <w:rFonts w:eastAsiaTheme="minorEastAsia"/>
        </w:rPr>
        <w:br w:type="page" w:clear="all"/>
      </w:r>
    </w:p>
    <w:tbl>
      <w:tblPr>
        <w:tblW w:w="15306" w:type="dxa"/>
        <w:tblLook w:val="04A0" w:firstRow="1" w:lastRow="0" w:firstColumn="1" w:lastColumn="0" w:noHBand="0" w:noVBand="1"/>
      </w:tblPr>
      <w:tblGrid>
        <w:gridCol w:w="1360"/>
        <w:gridCol w:w="7419"/>
        <w:gridCol w:w="6527"/>
      </w:tblGrid>
      <w:tr w:rsidR="00A66D76" w14:paraId="57AD96CE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6433F8F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>СС</w:t>
            </w: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CEA1AE6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Планы расположения основного оборудования (Шкафы, щиты управления)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3C16F479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Структурные и принципиальные электрические схемы / AutoC</w:t>
            </w:r>
            <w:r>
              <w:rPr>
                <w:lang w:val="en-US" w:eastAsia="ru-RU"/>
              </w:rPr>
              <w:t>AD</w:t>
            </w:r>
          </w:p>
        </w:tc>
      </w:tr>
      <w:tr w:rsidR="00A66D76" w14:paraId="7479E3F6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97F364D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052FD2A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Планы расположения основных магистралей кабеленесущих конструкций (лотки, каналы). Увязка магистралей со смежными системами.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6AC72240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 xml:space="preserve">Спецификации оборудования, изделий и материалов / </w:t>
            </w:r>
            <w:r>
              <w:rPr>
                <w:lang w:val="en-US" w:eastAsia="ru-RU"/>
              </w:rPr>
              <w:t>AutoCAD</w:t>
            </w:r>
            <w:r>
              <w:rPr>
                <w:lang w:eastAsia="ru-RU"/>
              </w:rPr>
              <w:t>, MS Excel, Word</w:t>
            </w:r>
          </w:p>
        </w:tc>
      </w:tr>
      <w:tr w:rsidR="00A66D76" w14:paraId="59037D14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32B582C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0E23094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Спецификации к планам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706E7821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Кабельный журнал / MS Excel, Word</w:t>
            </w:r>
          </w:p>
        </w:tc>
      </w:tr>
      <w:tr w:rsidR="00A66D76" w14:paraId="27845DDF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5E2421A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40ED77C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Расстановка оконечного оборудования. Разводка кабельных линий до оконечного оборудования.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486D6339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</w:tr>
      <w:tr w:rsidR="00A66D76" w14:paraId="2FAC7FA9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C11F786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ТХ</w:t>
            </w: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8519C67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Планы расположения основного оборудования</w:t>
            </w:r>
          </w:p>
        </w:tc>
        <w:tc>
          <w:tcPr>
            <w:tcW w:w="6521" w:type="dxa"/>
            <w:vMerge w:val="restart"/>
            <w:tcBorders>
              <w:top w:val="none" w:sz="4" w:space="0" w:color="000000"/>
              <w:left w:val="none" w:sz="4" w:space="0" w:color="000000"/>
              <w:right w:val="single" w:sz="8" w:space="0" w:color="auto"/>
            </w:tcBorders>
          </w:tcPr>
          <w:p w14:paraId="6DEA1B9E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 </w:t>
            </w:r>
          </w:p>
          <w:p w14:paraId="49327482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При наличии у Поставщика оборудования библиотеки типовых решений допускается использование чертежей из среды AutoCAD</w:t>
            </w:r>
          </w:p>
        </w:tc>
      </w:tr>
      <w:tr w:rsidR="00A66D76" w14:paraId="7AC3050C" w14:textId="77777777">
        <w:trPr>
          <w:trHeight w:val="312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7AA4779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A848E9A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Разрезы</w:t>
            </w:r>
          </w:p>
        </w:tc>
        <w:tc>
          <w:tcPr>
            <w:tcW w:w="6521" w:type="dxa"/>
            <w:vMerge/>
            <w:tcBorders>
              <w:left w:val="none" w:sz="4" w:space="0" w:color="000000"/>
              <w:right w:val="single" w:sz="8" w:space="0" w:color="auto"/>
            </w:tcBorders>
          </w:tcPr>
          <w:p w14:paraId="3A5F72C7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</w:tr>
      <w:tr w:rsidR="00A66D76" w14:paraId="520E121B" w14:textId="77777777">
        <w:trPr>
          <w:trHeight w:val="324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6A58583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vAlign w:val="center"/>
          </w:tcPr>
          <w:p w14:paraId="36FFB8A6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Спецификации основного оборудования</w:t>
            </w:r>
          </w:p>
        </w:tc>
        <w:tc>
          <w:tcPr>
            <w:tcW w:w="6521" w:type="dxa"/>
            <w:vMerge/>
            <w:tcBorders>
              <w:left w:val="none" w:sz="4" w:space="0" w:color="000000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B5B8BC7" w14:textId="77777777" w:rsidR="00A66D76" w:rsidRDefault="00A66D76" w:rsidP="002D0463">
            <w:pPr>
              <w:pStyle w:val="OMDV"/>
              <w:rPr>
                <w:lang w:eastAsia="ru-RU"/>
              </w:rPr>
            </w:pPr>
          </w:p>
        </w:tc>
      </w:tr>
      <w:tr w:rsidR="00A66D76" w14:paraId="50A741B6" w14:textId="77777777">
        <w:trPr>
          <w:trHeight w:val="312"/>
        </w:trPr>
        <w:tc>
          <w:tcPr>
            <w:tcW w:w="1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00D97439" w14:textId="77777777" w:rsidR="00A66D76" w:rsidRDefault="00A66D76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314C5D17" w14:textId="77777777" w:rsidR="00A66D76" w:rsidRDefault="00A66D76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599BFF8A" w14:textId="77777777" w:rsidR="00A66D76" w:rsidRDefault="00A66D76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A66D76" w14:paraId="3D121921" w14:textId="77777777">
        <w:trPr>
          <w:trHeight w:val="312"/>
        </w:trPr>
        <w:tc>
          <w:tcPr>
            <w:tcW w:w="15306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B90CCEB" w14:textId="77777777" w:rsidR="00A66D76" w:rsidRDefault="00C835C6">
            <w:pPr>
              <w:ind w:left="-116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* Уровень детализации 2D чертежей и содержание спецификаций соответствует ГОСТ и СНиП по соответствующей дисциплине и достаточен для выполнения СМР </w:t>
            </w:r>
          </w:p>
        </w:tc>
      </w:tr>
    </w:tbl>
    <w:p w14:paraId="7A5AE4F2" w14:textId="77777777" w:rsidR="00A66D76" w:rsidRDefault="00A66D76">
      <w:pPr>
        <w:rPr>
          <w:rFonts w:cstheme="minorHAnsi"/>
          <w:lang w:eastAsia="fr-FR"/>
        </w:rPr>
      </w:pPr>
    </w:p>
    <w:p w14:paraId="0C0E0F94" w14:textId="77777777" w:rsidR="00A66D76" w:rsidRDefault="00C835C6">
      <w:pPr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br w:type="page" w:clear="all"/>
      </w:r>
    </w:p>
    <w:p w14:paraId="12785764" w14:textId="37A935D6" w:rsidR="00A66D76" w:rsidRDefault="00C835C6" w:rsidP="002D0463">
      <w:pPr>
        <w:pStyle w:val="OMDEV"/>
      </w:pPr>
      <w:bookmarkStart w:id="1310" w:name="_Toc227161389"/>
      <w:r w:rsidRPr="0070453F">
        <w:rPr>
          <w:rFonts w:eastAsiaTheme="minorHAnsi"/>
        </w:rPr>
        <w:lastRenderedPageBreak/>
        <w:t>Терминология</w:t>
      </w:r>
      <w:bookmarkEnd w:id="1310"/>
    </w:p>
    <w:p w14:paraId="2DBD5AC4" w14:textId="77777777" w:rsidR="00A66D76" w:rsidRDefault="00C835C6" w:rsidP="002D0463">
      <w:pPr>
        <w:pStyle w:val="OMDV2"/>
      </w:pPr>
      <w:r w:rsidRPr="0070453F">
        <w:t>Определения</w:t>
      </w:r>
      <w:r>
        <w:t xml:space="preserve"> из таблиц детализации</w:t>
      </w:r>
    </w:p>
    <w:tbl>
      <w:tblPr>
        <w:tblW w:w="15323" w:type="dxa"/>
        <w:jc w:val="center"/>
        <w:tblLook w:val="04A0" w:firstRow="1" w:lastRow="0" w:firstColumn="1" w:lastColumn="0" w:noHBand="0" w:noVBand="1"/>
      </w:tblPr>
      <w:tblGrid>
        <w:gridCol w:w="1980"/>
        <w:gridCol w:w="13343"/>
      </w:tblGrid>
      <w:tr w:rsidR="00A66D76" w14:paraId="2B995CD0" w14:textId="77777777">
        <w:trPr>
          <w:trHeight w:val="750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FD6F6" w14:textId="77777777" w:rsidR="00A66D76" w:rsidRPr="002D0463" w:rsidRDefault="00C835C6" w:rsidP="002D0463">
            <w:pPr>
              <w:pStyle w:val="OMDV"/>
              <w:rPr>
                <w:b/>
                <w:bCs/>
                <w:lang w:eastAsia="ru-RU"/>
              </w:rPr>
            </w:pPr>
            <w:r w:rsidRPr="002D0463">
              <w:rPr>
                <w:b/>
                <w:bCs/>
                <w:lang w:eastAsia="ru-RU"/>
              </w:rPr>
              <w:t>Параметр/</w:t>
            </w:r>
            <w:r w:rsidRPr="002D0463">
              <w:rPr>
                <w:b/>
                <w:bCs/>
                <w:lang w:eastAsia="ru-RU"/>
              </w:rPr>
              <w:br/>
              <w:t>Свойство</w:t>
            </w:r>
          </w:p>
        </w:tc>
        <w:tc>
          <w:tcPr>
            <w:tcW w:w="1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67955" w14:textId="77777777" w:rsidR="00A66D76" w:rsidRPr="002D0463" w:rsidRDefault="00C835C6" w:rsidP="002D0463">
            <w:pPr>
              <w:pStyle w:val="OMDV"/>
              <w:rPr>
                <w:b/>
                <w:bCs/>
                <w:lang w:eastAsia="ru-RU"/>
              </w:rPr>
            </w:pPr>
            <w:r w:rsidRPr="002D0463">
              <w:rPr>
                <w:b/>
                <w:bCs/>
                <w:lang w:eastAsia="ru-RU"/>
              </w:rPr>
              <w:t>Описание</w:t>
            </w:r>
          </w:p>
        </w:tc>
      </w:tr>
      <w:tr w:rsidR="00A66D76" w14:paraId="5D609743" w14:textId="77777777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A7479" w14:textId="77777777" w:rsidR="00A66D76" w:rsidRDefault="00C835C6" w:rsidP="002D0463">
            <w:pPr>
              <w:pStyle w:val="OMDV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Граница помещения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328CA" w14:textId="77777777" w:rsidR="00A66D76" w:rsidRDefault="00C835C6" w:rsidP="002D0463">
            <w:pPr>
              <w:pStyle w:val="OMDV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Семейство участвует в формировании границы помещения</w:t>
            </w:r>
          </w:p>
        </w:tc>
      </w:tr>
      <w:tr w:rsidR="00A66D76" w14:paraId="175191A4" w14:textId="77777777">
        <w:trPr>
          <w:trHeight w:val="816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7C2EC" w14:textId="77777777" w:rsidR="00A66D76" w:rsidRDefault="00C835C6" w:rsidP="002D0463">
            <w:pPr>
              <w:pStyle w:val="OMDV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Зона доступа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DD2EB" w14:textId="77777777" w:rsidR="00A66D76" w:rsidRDefault="00C835C6" w:rsidP="002D0463">
            <w:pPr>
              <w:pStyle w:val="OMDV"/>
              <w:rPr>
                <w:i/>
              </w:rPr>
            </w:pPr>
            <w:r>
              <w:rPr>
                <w:lang w:eastAsia="ru-RU"/>
              </w:rPr>
              <w:t>Зоны доступа, распах дверей, пространства для обслуживая, доступ к показателям датчиков и их обслуживанию моделируется как часть оборудования путем использования невидимых тел внутри объектов. Данные тела впоследствии участвуют в проверке на коллизии.</w:t>
            </w:r>
          </w:p>
          <w:p w14:paraId="6D314C86" w14:textId="77777777" w:rsidR="00A66D76" w:rsidRDefault="00C835C6" w:rsidP="002D0463">
            <w:pPr>
              <w:pStyle w:val="OMDV"/>
              <w:rPr>
                <w:lang w:eastAsia="ru-RU"/>
              </w:rPr>
            </w:pPr>
            <w:r>
              <w:t>Пример: Перегородка перед электрическим щитком пересекается с зоной доступа, что означает нарушение правил эксплуатации.</w:t>
            </w:r>
          </w:p>
        </w:tc>
      </w:tr>
      <w:tr w:rsidR="00A66D76" w14:paraId="7C7A6F3D" w14:textId="77777777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CF5DA" w14:textId="77777777" w:rsidR="00A66D76" w:rsidRDefault="00C835C6" w:rsidP="002D0463">
            <w:pPr>
              <w:pStyle w:val="OMDV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Маркировка </w:t>
            </w:r>
            <w:r>
              <w:rPr>
                <w:sz w:val="20"/>
                <w:szCs w:val="20"/>
                <w:lang w:eastAsia="ru-RU"/>
              </w:rPr>
              <w:br/>
              <w:t>типоразмера</w:t>
            </w:r>
          </w:p>
        </w:tc>
        <w:tc>
          <w:tcPr>
            <w:tcW w:w="1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08BA8" w14:textId="77777777" w:rsidR="00A66D76" w:rsidRDefault="00C835C6" w:rsidP="002D0463">
            <w:pPr>
              <w:pStyle w:val="OMDV"/>
            </w:pPr>
            <w:r>
              <w:t>Маркировка типоразмера должна иметь заполненное поле атрибута, соответствующее действительности. Элементы модели без информации по данному параметру не допускаются. Значение параметра «Марка» используется для аннотаций элементов.</w:t>
            </w:r>
          </w:p>
        </w:tc>
      </w:tr>
      <w:tr w:rsidR="00A66D76" w14:paraId="63EE73B8" w14:textId="77777777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A74BF" w14:textId="77777777" w:rsidR="00A66D76" w:rsidRDefault="00C835C6" w:rsidP="002D0463">
            <w:pPr>
              <w:pStyle w:val="OMDV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Масса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D60FC" w14:textId="77777777" w:rsidR="00A66D76" w:rsidRDefault="00C835C6" w:rsidP="002D0463">
            <w:pPr>
              <w:pStyle w:val="OMDV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Масса определена (в разделе КР применимо для металлических и сборных железобетонных изделий, неприменимо для монолитных)</w:t>
            </w:r>
          </w:p>
        </w:tc>
      </w:tr>
      <w:tr w:rsidR="00A66D76" w14:paraId="54FEE47A" w14:textId="77777777">
        <w:trPr>
          <w:trHeight w:val="315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A4EF5" w14:textId="77777777" w:rsidR="00A66D76" w:rsidRDefault="00C835C6" w:rsidP="002D0463">
            <w:pPr>
              <w:pStyle w:val="OMDV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Материал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3E32C" w14:textId="77777777" w:rsidR="00A66D76" w:rsidRDefault="00C835C6" w:rsidP="002D0463">
            <w:pPr>
              <w:pStyle w:val="OMDV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Материал семейства (а также всех вложенных семейств) точно определен. Исключается использование материалов без описания (по умолчанию).</w:t>
            </w:r>
          </w:p>
        </w:tc>
      </w:tr>
      <w:tr w:rsidR="00A66D76" w14:paraId="5F8C7C8E" w14:textId="77777777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FFFD3" w14:textId="77777777" w:rsidR="00A66D76" w:rsidRDefault="00C835C6" w:rsidP="002D0463">
            <w:pPr>
              <w:pStyle w:val="OMDV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Тип системы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623E3" w14:textId="77777777" w:rsidR="00A66D76" w:rsidRDefault="00C835C6" w:rsidP="002D0463">
            <w:pPr>
              <w:pStyle w:val="OMDV"/>
            </w:pPr>
            <w:r>
              <w:t xml:space="preserve">Системный параметр </w:t>
            </w:r>
            <w:r>
              <w:rPr>
                <w:lang w:val="en-US"/>
              </w:rPr>
              <w:t>Revit</w:t>
            </w:r>
            <w:r>
              <w:t>, служащий для определения системы (трубопроводной или вентиляционной) по обозначению и порядку. Служит для фильтрации систем на видах или в спецификациях.</w:t>
            </w:r>
          </w:p>
          <w:p w14:paraId="2FAB73F6" w14:textId="77777777" w:rsidR="00A66D76" w:rsidRDefault="00C835C6" w:rsidP="002D0463">
            <w:pPr>
              <w:pStyle w:val="OMDV"/>
            </w:pPr>
            <w:r>
              <w:t>Примеры: Система отопления – «Т1.1», Система подпора дымоудаления – «ПД 20а»</w:t>
            </w:r>
          </w:p>
        </w:tc>
      </w:tr>
      <w:tr w:rsidR="00A66D76" w14:paraId="2FA5362D" w14:textId="77777777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34BC6" w14:textId="77777777" w:rsidR="00A66D76" w:rsidRDefault="00C835C6" w:rsidP="002D0463">
            <w:pPr>
              <w:pStyle w:val="OMDV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Точное положение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EABE4" w14:textId="77777777" w:rsidR="00A66D76" w:rsidRDefault="00C835C6" w:rsidP="002D0463">
            <w:pPr>
              <w:pStyle w:val="OMDV"/>
            </w:pPr>
            <w:r>
              <w:t xml:space="preserve">Семейство должно быть точно расположено в пространстве модели согласно проектным решениям, его размещение не может трактоваться двояко или с погрешностью. Расположение данного семейства в финальной модели не подлежит корректировке по одностороннему усмотрению Проектировщика. В случае необходимых проектных изменений положений элементов требуется согласование с Заказчиком. </w:t>
            </w:r>
          </w:p>
        </w:tc>
      </w:tr>
      <w:tr w:rsidR="00A66D76" w14:paraId="60D6E806" w14:textId="77777777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C28D9" w14:textId="77777777" w:rsidR="00A66D76" w:rsidRDefault="00C835C6" w:rsidP="002D0463">
            <w:pPr>
              <w:pStyle w:val="OMDV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Точный габарит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7F822" w14:textId="77777777" w:rsidR="00A66D76" w:rsidRDefault="00C835C6" w:rsidP="002D0463">
            <w:pPr>
              <w:pStyle w:val="OMDV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Габарит соответствует фактическим размерам компонента (Длина, Ширина, Высота [мм]). </w:t>
            </w:r>
            <w:r>
              <w:rPr>
                <w:sz w:val="20"/>
                <w:szCs w:val="20"/>
              </w:rPr>
              <w:t xml:space="preserve">Габаритные размеры элементов финальной модели не подлежат корректировке по одностороннему усмотрению Проектировщика. В случае необходимых проектных изменений габаритов элементов требуется согласование с Заказчиком. </w:t>
            </w:r>
          </w:p>
        </w:tc>
      </w:tr>
      <w:tr w:rsidR="00A66D76" w14:paraId="73999098" w14:textId="77777777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00672" w14:textId="77777777" w:rsidR="00A66D76" w:rsidRDefault="00C835C6" w:rsidP="002D0463">
            <w:pPr>
              <w:pStyle w:val="OMDV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Уклон</w:t>
            </w:r>
          </w:p>
        </w:tc>
        <w:tc>
          <w:tcPr>
            <w:tcW w:w="1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41C34" w14:textId="77777777" w:rsidR="00A66D76" w:rsidRDefault="00C835C6" w:rsidP="002D0463">
            <w:pPr>
              <w:pStyle w:val="OMDV"/>
            </w:pPr>
            <w:r>
              <w:t>Уклоны объекта, заложенные проектными решениями, отражены в модели либо обозначены аннотациями.</w:t>
            </w:r>
          </w:p>
          <w:p w14:paraId="0CCADA19" w14:textId="77777777" w:rsidR="00A66D76" w:rsidRDefault="00C835C6" w:rsidP="002D0463">
            <w:pPr>
              <w:pStyle w:val="OMDV"/>
            </w:pPr>
            <w:r>
              <w:t>Примеры:</w:t>
            </w:r>
          </w:p>
          <w:p w14:paraId="5D1DB770" w14:textId="77777777" w:rsidR="00A66D76" w:rsidRDefault="00C835C6" w:rsidP="002D0463">
            <w:pPr>
              <w:pStyle w:val="OMDV"/>
            </w:pPr>
            <w:r>
              <w:t>1.Пояса фермы на геометрической схеме фермы получают аннотации уклонов.</w:t>
            </w:r>
          </w:p>
          <w:p w14:paraId="58133308" w14:textId="77777777" w:rsidR="00A66D76" w:rsidRDefault="00C835C6" w:rsidP="002D0463">
            <w:pPr>
              <w:pStyle w:val="OMDV"/>
            </w:pPr>
            <w:r>
              <w:t>2. Кровля с малым уклоном в геометрии представляет собой горизонтальное перекрытие/покрытие, а на планах обозначается аннотациями уклонов (следовательно, имеет отдельный текстовый параметр «Уклон»).</w:t>
            </w:r>
          </w:p>
        </w:tc>
      </w:tr>
      <w:tr w:rsidR="00A66D76" w14:paraId="43822DD1" w14:textId="77777777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D1D7D" w14:textId="77777777" w:rsidR="00A66D76" w:rsidRDefault="00C835C6" w:rsidP="002D0463">
            <w:pPr>
              <w:pStyle w:val="OMDV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Функция</w:t>
            </w:r>
          </w:p>
        </w:tc>
        <w:tc>
          <w:tcPr>
            <w:tcW w:w="1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1316E" w14:textId="77777777" w:rsidR="00A66D76" w:rsidRDefault="00C835C6" w:rsidP="002D0463">
            <w:pPr>
              <w:pStyle w:val="OMDV"/>
            </w:pPr>
            <w:r>
              <w:t>Указывает назначение двери: внутренняя (значение по умолчанию) или наружная.</w:t>
            </w:r>
          </w:p>
        </w:tc>
      </w:tr>
    </w:tbl>
    <w:p w14:paraId="74247121" w14:textId="77777777" w:rsidR="00A66D76" w:rsidRDefault="00A66D76">
      <w:pPr>
        <w:spacing w:before="240"/>
        <w:ind w:hanging="567"/>
        <w:rPr>
          <w:b/>
        </w:rPr>
      </w:pPr>
    </w:p>
    <w:p w14:paraId="351506C2" w14:textId="77777777" w:rsidR="00A66D76" w:rsidRDefault="00C835C6">
      <w:pPr>
        <w:rPr>
          <w:b/>
        </w:rPr>
      </w:pPr>
      <w:r>
        <w:rPr>
          <w:rFonts w:cstheme="minorHAnsi"/>
          <w:b/>
        </w:rPr>
        <w:br w:type="page" w:clear="all"/>
      </w:r>
    </w:p>
    <w:p w14:paraId="02B11F6A" w14:textId="0D15086B" w:rsidR="00A66D76" w:rsidRDefault="00C835C6" w:rsidP="002D0463">
      <w:pPr>
        <w:pStyle w:val="OMDV2"/>
      </w:pPr>
      <w:r>
        <w:lastRenderedPageBreak/>
        <w:t>Терминология</w:t>
      </w:r>
    </w:p>
    <w:p w14:paraId="600EDE4D" w14:textId="77777777" w:rsidR="00A66D76" w:rsidRDefault="00C835C6" w:rsidP="002D0463">
      <w:r>
        <w:rPr>
          <w:b/>
        </w:rPr>
        <w:t xml:space="preserve">2D - </w:t>
      </w:r>
      <w:r>
        <w:t>отображение геометрии объектов и их местоположения на плоскости (в координатах X и Y).</w:t>
      </w:r>
    </w:p>
    <w:p w14:paraId="3573240A" w14:textId="77777777" w:rsidR="00A66D76" w:rsidRDefault="00C835C6" w:rsidP="002D0463">
      <w:r>
        <w:rPr>
          <w:b/>
        </w:rPr>
        <w:t xml:space="preserve">3D - </w:t>
      </w:r>
      <w:r>
        <w:t>отображение геометрии объектов и их местоположения в пространстве (в координатах X, Y и Z).</w:t>
      </w:r>
    </w:p>
    <w:p w14:paraId="1D3A6BFA" w14:textId="77777777" w:rsidR="00A66D76" w:rsidRDefault="00C835C6" w:rsidP="002D0463">
      <w:r>
        <w:rPr>
          <w:b/>
          <w:i/>
          <w:lang w:val="en-US"/>
        </w:rPr>
        <w:t>BEP</w:t>
      </w:r>
      <w:r>
        <w:rPr>
          <w:b/>
        </w:rPr>
        <w:t xml:space="preserve"> - </w:t>
      </w:r>
      <w:r>
        <w:t xml:space="preserve">План Выполнения </w:t>
      </w:r>
      <w:r>
        <w:rPr>
          <w:lang w:val="en-US"/>
        </w:rPr>
        <w:t>BIM</w:t>
      </w:r>
      <w:r>
        <w:t>-проекта. Разрабатывается Проектировщиком совместно с Заказчиком.</w:t>
      </w:r>
    </w:p>
    <w:p w14:paraId="654D0F37" w14:textId="77777777" w:rsidR="00A66D76" w:rsidRDefault="00C835C6" w:rsidP="002D0463">
      <w:r>
        <w:rPr>
          <w:b/>
        </w:rPr>
        <w:t xml:space="preserve">BIM-модель/Информационная модель объекта строительства - </w:t>
      </w:r>
      <w:r>
        <w:t>цифровое представление физических и функциональных характеристик объекта при помощи совокупности элементов и информации, служащее коллективным ресурсом знаний о проектировании, строительстве, эксплуатации, модернизации и сносе строительного объекта.</w:t>
      </w:r>
    </w:p>
    <w:p w14:paraId="584D9010" w14:textId="77777777" w:rsidR="00A66D76" w:rsidRDefault="00C835C6" w:rsidP="002D0463">
      <w:r>
        <w:rPr>
          <w:b/>
        </w:rPr>
        <w:t xml:space="preserve">DWG - </w:t>
      </w:r>
      <w:r>
        <w:t xml:space="preserve">формат файла, используемый для хранения двухмерных (2D) и трехмерных (3D) проектных данных и метаданных. Является основным форматом для системы автоматизированного проектирования </w:t>
      </w:r>
      <w:r>
        <w:rPr>
          <w:lang w:val="en-US"/>
        </w:rPr>
        <w:t>Autodesk</w:t>
      </w:r>
      <w:r>
        <w:t xml:space="preserve"> </w:t>
      </w:r>
      <w:r>
        <w:rPr>
          <w:lang w:val="en-US"/>
        </w:rPr>
        <w:t>AutoCAD</w:t>
      </w:r>
      <w:r>
        <w:t>.</w:t>
      </w:r>
    </w:p>
    <w:p w14:paraId="329CA2E9" w14:textId="77777777" w:rsidR="00A66D76" w:rsidRDefault="00C835C6" w:rsidP="002D0463">
      <w:r>
        <w:rPr>
          <w:b/>
          <w:bCs/>
          <w:i/>
          <w:iCs/>
          <w:lang w:val="en-US"/>
        </w:rPr>
        <w:t>OMDV</w:t>
      </w:r>
      <w:r>
        <w:rPr>
          <w:b/>
          <w:bCs/>
        </w:rPr>
        <w:t xml:space="preserve">_Количество комнат и </w:t>
      </w:r>
      <w:r>
        <w:rPr>
          <w:b/>
          <w:bCs/>
          <w:i/>
          <w:iCs/>
          <w:lang w:val="en-US"/>
        </w:rPr>
        <w:t>OMDV</w:t>
      </w:r>
      <w:r>
        <w:rPr>
          <w:b/>
          <w:bCs/>
        </w:rPr>
        <w:t>_Тип квартиры</w:t>
      </w:r>
      <w:r>
        <w:t xml:space="preserve"> – параметры для обозначения типа квартиры с указанием количества жилых помещений.</w:t>
      </w:r>
    </w:p>
    <w:p w14:paraId="3E228A1A" w14:textId="77777777" w:rsidR="00A66D76" w:rsidRDefault="00C835C6" w:rsidP="002D0463">
      <w:r>
        <w:rPr>
          <w:b/>
          <w:bCs/>
          <w:i/>
          <w:iCs/>
          <w:lang w:val="en-US"/>
        </w:rPr>
        <w:t>OMDV</w:t>
      </w:r>
      <w:r>
        <w:rPr>
          <w:b/>
          <w:bCs/>
        </w:rPr>
        <w:t>_Номер помещения</w:t>
      </w:r>
      <w:r>
        <w:t xml:space="preserve"> – параметр для обозначения номера помещения внутри объекта недвижимости.</w:t>
      </w:r>
    </w:p>
    <w:p w14:paraId="4E18EFE5" w14:textId="77777777" w:rsidR="00A66D76" w:rsidRDefault="00C835C6" w:rsidP="002D0463">
      <w:r>
        <w:rPr>
          <w:b/>
          <w:bCs/>
          <w:i/>
          <w:iCs/>
          <w:lang w:val="en-US"/>
        </w:rPr>
        <w:t>OMDV</w:t>
      </w:r>
      <w:r>
        <w:rPr>
          <w:b/>
          <w:bCs/>
        </w:rPr>
        <w:t>_Номер помещения_Составной</w:t>
      </w:r>
      <w:r>
        <w:t xml:space="preserve"> – параметр для обозначения номера помещения внутри объекта недвижимости с содержанием информации о расположении помещения в проекте для жилых и нежилых помещений - (Номер секции, Номер на площадке, Номер помещения), для общественных и технических - (Номер секции, Номер на площадке).</w:t>
      </w:r>
    </w:p>
    <w:p w14:paraId="2DB805F9" w14:textId="77777777" w:rsidR="00A66D76" w:rsidRDefault="00C835C6" w:rsidP="002D0463">
      <w:r>
        <w:rPr>
          <w:b/>
          <w:bCs/>
          <w:i/>
          <w:iCs/>
          <w:lang w:val="en-US"/>
        </w:rPr>
        <w:t>OMDV</w:t>
      </w:r>
      <w:r>
        <w:rPr>
          <w:b/>
          <w:bCs/>
        </w:rPr>
        <w:t>_Условный номер</w:t>
      </w:r>
      <w:r>
        <w:t xml:space="preserve"> – параметр для обозначения номера объекта недвижимости.</w:t>
      </w:r>
    </w:p>
    <w:p w14:paraId="07C9FCE0" w14:textId="77777777" w:rsidR="00A66D76" w:rsidRDefault="00C835C6" w:rsidP="002D0463">
      <w:r>
        <w:rPr>
          <w:b/>
        </w:rPr>
        <w:t xml:space="preserve">PDF - </w:t>
      </w:r>
      <w:r>
        <w:t xml:space="preserve">межплатформенный формат электронных документов, разработанный компанией Adobe Systems. Для просмотра существует множество программ, а также официальная программа </w:t>
      </w:r>
      <w:r>
        <w:rPr>
          <w:lang w:val="en-US"/>
        </w:rPr>
        <w:t>Adobe</w:t>
      </w:r>
      <w:r>
        <w:t xml:space="preserve"> </w:t>
      </w:r>
      <w:r>
        <w:rPr>
          <w:lang w:val="en-US"/>
        </w:rPr>
        <w:t>Reader</w:t>
      </w:r>
      <w:r>
        <w:t>.</w:t>
      </w:r>
    </w:p>
    <w:p w14:paraId="6AF6C190" w14:textId="77777777" w:rsidR="00A66D76" w:rsidRDefault="00C835C6" w:rsidP="002D0463">
      <w:r>
        <w:rPr>
          <w:b/>
        </w:rPr>
        <w:t xml:space="preserve">RVT - </w:t>
      </w:r>
      <w:r>
        <w:t xml:space="preserve">основной формат файла для хранения данных о проекте </w:t>
      </w:r>
      <w:r>
        <w:rPr>
          <w:lang w:val="en-US"/>
        </w:rPr>
        <w:t>Autodesk</w:t>
      </w:r>
      <w:r>
        <w:t xml:space="preserve"> Revit.</w:t>
      </w:r>
    </w:p>
    <w:p w14:paraId="176CA741" w14:textId="77777777" w:rsidR="00A66D76" w:rsidRDefault="00C835C6" w:rsidP="002D0463">
      <w:r>
        <w:rPr>
          <w:b/>
        </w:rPr>
        <w:t xml:space="preserve">Компонент (загружаемое семейство </w:t>
      </w:r>
      <w:r>
        <w:rPr>
          <w:b/>
          <w:lang w:val="en-US"/>
        </w:rPr>
        <w:t>Autodesk</w:t>
      </w:r>
      <w:r>
        <w:rPr>
          <w:b/>
        </w:rPr>
        <w:t xml:space="preserve"> Revit) -</w:t>
      </w:r>
      <w:r>
        <w:t xml:space="preserve"> отдельный элемент объекта строительства, пригодный для многократного использования: двери, мебель, детали фасада и т.д.</w:t>
      </w:r>
    </w:p>
    <w:p w14:paraId="3E59187E" w14:textId="77777777" w:rsidR="00A66D76" w:rsidRDefault="00C835C6" w:rsidP="002D0463">
      <w:r>
        <w:rPr>
          <w:b/>
        </w:rPr>
        <w:t xml:space="preserve">Обмен информацией - </w:t>
      </w:r>
      <w:r>
        <w:t>упорядоченный сбор и предоставление информации, отвечающей требованиям к формату и степени достоверности, на одной из нескольких предварительно установленных стадий проекта.</w:t>
      </w:r>
    </w:p>
    <w:p w14:paraId="7B0D763B" w14:textId="77777777" w:rsidR="00A66D76" w:rsidRDefault="00C835C6" w:rsidP="002D0463">
      <w:r>
        <w:rPr>
          <w:b/>
        </w:rPr>
        <w:t xml:space="preserve">Опубликованные данные - </w:t>
      </w:r>
      <w:r>
        <w:t>область среды общих данных, содержащая проверенные и утвержденные проектные данные, полученные из области общих данных.</w:t>
      </w:r>
    </w:p>
    <w:p w14:paraId="4E7DBB2E" w14:textId="77777777" w:rsidR="00A66D76" w:rsidRDefault="00C835C6" w:rsidP="002D0463">
      <w:r>
        <w:rPr>
          <w:b/>
        </w:rPr>
        <w:t xml:space="preserve">Папка - </w:t>
      </w:r>
      <w:r>
        <w:t>каталог, директория – объект в файловой системе, упрощающий организацию файлов.</w:t>
      </w:r>
    </w:p>
    <w:p w14:paraId="4882B664" w14:textId="77777777" w:rsidR="00A66D76" w:rsidRDefault="00C835C6" w:rsidP="002D0463">
      <w:r>
        <w:rPr>
          <w:b/>
        </w:rPr>
        <w:t xml:space="preserve">Рабочие данные - </w:t>
      </w:r>
      <w:r>
        <w:t>область среды общих данных, над которыми в данный момент ведется работа, которые еще не достигли уровня проработки, при котором файлы могут быть доступны и использованы как ссылка или задание, и которые еще не проверены и не утверждены для использования специалистами смежных дисциплин.</w:t>
      </w:r>
    </w:p>
    <w:p w14:paraId="599BFCA2" w14:textId="77777777" w:rsidR="00A66D76" w:rsidRDefault="00C835C6" w:rsidP="002D0463">
      <w:r>
        <w:rPr>
          <w:b/>
        </w:rPr>
        <w:lastRenderedPageBreak/>
        <w:t>Среда общих данных</w:t>
      </w:r>
      <w:r>
        <w:t xml:space="preserve"> </w:t>
      </w:r>
      <w:r>
        <w:rPr>
          <w:b/>
          <w:lang w:val="en-US"/>
        </w:rPr>
        <w:t>Sarex</w:t>
      </w:r>
      <w:r>
        <w:rPr>
          <w:b/>
        </w:rPr>
        <w:t xml:space="preserve"> </w:t>
      </w:r>
      <w:r>
        <w:t>(</w:t>
      </w:r>
      <w:r>
        <w:rPr>
          <w:lang w:val="en-US"/>
        </w:rPr>
        <w:t>Common</w:t>
      </w:r>
      <w:r>
        <w:t xml:space="preserve"> </w:t>
      </w:r>
      <w:r>
        <w:rPr>
          <w:lang w:val="en-US"/>
        </w:rPr>
        <w:t>Data</w:t>
      </w:r>
      <w:r>
        <w:t xml:space="preserve"> </w:t>
      </w:r>
      <w:r>
        <w:rPr>
          <w:lang w:val="en-US"/>
        </w:rPr>
        <w:t>Environment</w:t>
      </w:r>
      <w:r>
        <w:t xml:space="preserve"> – </w:t>
      </w:r>
      <w:r>
        <w:rPr>
          <w:b/>
        </w:rPr>
        <w:t>CDE</w:t>
      </w:r>
      <w:r>
        <w:t xml:space="preserve">) - единый источник достоверной информации для всех участников проекта. СОД </w:t>
      </w:r>
      <w:r>
        <w:rPr>
          <w:lang w:val="en-US"/>
        </w:rPr>
        <w:t>Sarex</w:t>
      </w:r>
      <w:r>
        <w:t xml:space="preserve"> основана на процедурах и регламентах, обеспечивающих эффективное управление итеративным процессом разработки информационной модели и выпуска проектной документации для достижения полной интеграции и пространственной координации данных/информации от всех участников и от всех источников этой информации.</w:t>
      </w:r>
    </w:p>
    <w:p w14:paraId="5037B8AE" w14:textId="77777777" w:rsidR="00A66D76" w:rsidRDefault="00C835C6" w:rsidP="002D0463">
      <w:r>
        <w:rPr>
          <w:b/>
        </w:rPr>
        <w:t xml:space="preserve">Ссылка - </w:t>
      </w:r>
      <w:r>
        <w:t>ярлык - файл, служащий указателем на объект (файл, папку).</w:t>
      </w:r>
    </w:p>
    <w:p w14:paraId="04B4BF49" w14:textId="77777777" w:rsidR="00A66D76" w:rsidRPr="005326CC" w:rsidRDefault="00C835C6" w:rsidP="002D0463">
      <w:commentRangeStart w:id="1311"/>
      <w:r>
        <w:rPr>
          <w:b/>
          <w:bCs/>
        </w:rPr>
        <w:t xml:space="preserve">Электронный документ - </w:t>
      </w:r>
      <w:r>
        <w:t>любая текстовая, звуковая, графическая и другая электронная информация, хранимая в исходном формате для того приложения, в котором она была создана.</w:t>
      </w:r>
    </w:p>
    <w:p w14:paraId="68AAE466" w14:textId="0FD60F41" w:rsidR="005326CC" w:rsidRDefault="005326CC" w:rsidP="005326CC">
      <w:pPr>
        <w:jc w:val="left"/>
        <w:rPr>
          <w:ins w:id="1312" w:author="Дмитрий Камбаров" w:date="2026-04-15T15:11:00Z"/>
        </w:rPr>
      </w:pPr>
      <w:r w:rsidRPr="005326CC">
        <w:rPr>
          <w:b/>
          <w:bCs/>
        </w:rPr>
        <w:t>Проектная проработка</w:t>
      </w:r>
      <w:r w:rsidRPr="005326CC">
        <w:t xml:space="preserve"> — проработка, необходимая для принятия и выпуска проектных решений.</w:t>
      </w:r>
      <w:r w:rsidRPr="005326CC">
        <w:br/>
      </w:r>
      <w:r w:rsidRPr="005326CC">
        <w:rPr>
          <w:b/>
          <w:bCs/>
        </w:rPr>
        <w:t>BIM-проработка</w:t>
      </w:r>
      <w:r w:rsidRPr="005326CC">
        <w:t xml:space="preserve"> — дополнительная геометрическая, структурная или информационная проработка, необходимая для сценариев использования модели Заказчиком.</w:t>
      </w:r>
      <w:commentRangeEnd w:id="1311"/>
      <w:r>
        <w:rPr>
          <w:rStyle w:val="aff6"/>
          <w:sz w:val="22"/>
          <w:szCs w:val="22"/>
        </w:rPr>
        <w:commentReference w:id="1311"/>
      </w:r>
    </w:p>
    <w:p w14:paraId="2C1B2133" w14:textId="58E31B36" w:rsidR="002B572E" w:rsidRPr="002B572E" w:rsidRDefault="002B572E" w:rsidP="005326CC">
      <w:pPr>
        <w:jc w:val="left"/>
      </w:pPr>
      <w:ins w:id="1313" w:author="Дмитрий Камбаров" w:date="2026-04-15T15:11:00Z">
        <w:r w:rsidRPr="002B572E">
          <w:rPr>
            <w:b/>
            <w:bCs/>
            <w:highlight w:val="yellow"/>
            <w:rPrChange w:id="1314" w:author="Дмитрий Камбаров" w:date="2026-04-15T15:12:00Z">
              <w:rPr>
                <w:b/>
                <w:bCs/>
              </w:rPr>
            </w:rPrChange>
          </w:rPr>
          <w:t xml:space="preserve">Контрольные состояния </w:t>
        </w:r>
        <w:r w:rsidRPr="002B572E">
          <w:rPr>
            <w:highlight w:val="yellow"/>
            <w:rPrChange w:id="1315" w:author="Дмитрий Камбаров" w:date="2026-04-15T15:12:00Z">
              <w:rPr/>
            </w:rPrChange>
          </w:rPr>
          <w:t>-</w:t>
        </w:r>
        <w:r>
          <w:t xml:space="preserve"> </w:t>
        </w:r>
      </w:ins>
    </w:p>
    <w:p w14:paraId="251AFF5B" w14:textId="7AF0B188" w:rsidR="00A66D76" w:rsidRDefault="00A66D76" w:rsidP="0070453F">
      <w:pPr>
        <w:ind w:left="0"/>
        <w:rPr>
          <w:lang w:eastAsia="ru-RU"/>
        </w:rPr>
      </w:pPr>
    </w:p>
    <w:p w14:paraId="17C30381" w14:textId="77777777" w:rsidR="00A66D76" w:rsidRDefault="00A66D76">
      <w:pPr>
        <w:rPr>
          <w:rFonts w:cstheme="minorHAnsi"/>
          <w:b/>
          <w:bCs/>
        </w:rPr>
      </w:pPr>
    </w:p>
    <w:p w14:paraId="2F6A1D3E" w14:textId="77777777" w:rsidR="00A66D76" w:rsidRDefault="00A66D76" w:rsidP="002D0463"/>
    <w:tbl>
      <w:tblPr>
        <w:tblW w:w="10095" w:type="dxa"/>
        <w:jc w:val="center"/>
        <w:tblLayout w:type="fixed"/>
        <w:tblLook w:val="04A0" w:firstRow="1" w:lastRow="0" w:firstColumn="1" w:lastColumn="0" w:noHBand="0" w:noVBand="1"/>
      </w:tblPr>
      <w:tblGrid>
        <w:gridCol w:w="5853"/>
        <w:gridCol w:w="4242"/>
      </w:tblGrid>
      <w:tr w:rsidR="00A66D76" w14:paraId="38180A9F" w14:textId="77777777" w:rsidTr="002D0463">
        <w:trPr>
          <w:jc w:val="center"/>
        </w:trPr>
        <w:tc>
          <w:tcPr>
            <w:tcW w:w="5853" w:type="dxa"/>
            <w:vAlign w:val="center"/>
          </w:tcPr>
          <w:p w14:paraId="14F0A1E7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b/>
                <w:sz w:val="24"/>
                <w:szCs w:val="24"/>
                <w:lang w:eastAsia="ru-RU"/>
              </w:rPr>
            </w:pPr>
            <w:r>
              <w:rPr>
                <w:rFonts w:cstheme="minorHAnsi"/>
              </w:rPr>
              <w:br w:type="page" w:clear="all"/>
            </w:r>
            <w:r>
              <w:rPr>
                <w:rFonts w:eastAsia="Times New Roman" w:cstheme="minorHAnsi"/>
                <w:b/>
                <w:sz w:val="24"/>
                <w:szCs w:val="24"/>
                <w:lang w:eastAsia="ru-RU"/>
              </w:rPr>
              <w:t>От Заказчика:</w:t>
            </w:r>
          </w:p>
        </w:tc>
        <w:tc>
          <w:tcPr>
            <w:tcW w:w="4242" w:type="dxa"/>
            <w:vAlign w:val="center"/>
          </w:tcPr>
          <w:p w14:paraId="6E7FCE3E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ru-RU"/>
              </w:rPr>
              <w:t>От Подрядчика:</w:t>
            </w:r>
          </w:p>
        </w:tc>
      </w:tr>
      <w:tr w:rsidR="00A66D76" w14:paraId="0DF3FE5A" w14:textId="77777777" w:rsidTr="002D0463">
        <w:trPr>
          <w:jc w:val="center"/>
        </w:trPr>
        <w:tc>
          <w:tcPr>
            <w:tcW w:w="5853" w:type="dxa"/>
            <w:vAlign w:val="center"/>
          </w:tcPr>
          <w:p w14:paraId="0D5C5766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>Генеральный директор</w:t>
            </w:r>
          </w:p>
          <w:p w14:paraId="2A918B2B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ru-RU"/>
              </w:rPr>
              <w:t>ООО «________________»</w:t>
            </w:r>
          </w:p>
          <w:p w14:paraId="2C94C36B" w14:textId="77777777" w:rsidR="00A66D76" w:rsidRDefault="00A66D76">
            <w:pPr>
              <w:ind w:left="-284" w:right="-144" w:firstLine="210"/>
              <w:rPr>
                <w:rFonts w:eastAsia="Times New Roman" w:cstheme="minorHAns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42" w:type="dxa"/>
          </w:tcPr>
          <w:p w14:paraId="6219AEB2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>Генеральный директор</w:t>
            </w:r>
          </w:p>
          <w:p w14:paraId="0E4FBFCE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ru-RU"/>
              </w:rPr>
              <w:t>ООО «_________________»</w:t>
            </w:r>
          </w:p>
          <w:p w14:paraId="247DECD9" w14:textId="77777777" w:rsidR="00A66D76" w:rsidRDefault="00A66D76">
            <w:pPr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A66D76" w14:paraId="7DDDB44F" w14:textId="77777777" w:rsidTr="002D0463">
        <w:trPr>
          <w:jc w:val="center"/>
        </w:trPr>
        <w:tc>
          <w:tcPr>
            <w:tcW w:w="5853" w:type="dxa"/>
            <w:vAlign w:val="center"/>
          </w:tcPr>
          <w:p w14:paraId="64717B0A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______________ </w:t>
            </w:r>
          </w:p>
        </w:tc>
        <w:tc>
          <w:tcPr>
            <w:tcW w:w="4242" w:type="dxa"/>
            <w:vAlign w:val="center"/>
          </w:tcPr>
          <w:p w14:paraId="708A1F3F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_______________ </w:t>
            </w:r>
          </w:p>
        </w:tc>
      </w:tr>
      <w:tr w:rsidR="00A66D76" w14:paraId="699D5C4F" w14:textId="77777777" w:rsidTr="002D0463">
        <w:trPr>
          <w:trHeight w:val="587"/>
          <w:jc w:val="center"/>
        </w:trPr>
        <w:tc>
          <w:tcPr>
            <w:tcW w:w="5853" w:type="dxa"/>
            <w:vAlign w:val="center"/>
          </w:tcPr>
          <w:p w14:paraId="3D5B47CA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4242" w:type="dxa"/>
            <w:vAlign w:val="center"/>
          </w:tcPr>
          <w:p w14:paraId="71DDEB6B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>м.п.</w:t>
            </w:r>
          </w:p>
        </w:tc>
      </w:tr>
    </w:tbl>
    <w:p w14:paraId="54EB2707" w14:textId="77777777" w:rsidR="00A66D76" w:rsidRDefault="00A66D76">
      <w:pPr>
        <w:ind w:firstLine="709"/>
        <w:rPr>
          <w:rFonts w:cstheme="minorHAnsi"/>
          <w:b/>
          <w:sz w:val="24"/>
          <w:szCs w:val="24"/>
        </w:rPr>
      </w:pPr>
    </w:p>
    <w:p w14:paraId="5C4519B3" w14:textId="77777777" w:rsidR="00A66D76" w:rsidRDefault="00A66D76">
      <w:pPr>
        <w:rPr>
          <w:rFonts w:cstheme="minorHAnsi"/>
          <w:sz w:val="24"/>
          <w:szCs w:val="24"/>
        </w:rPr>
      </w:pPr>
    </w:p>
    <w:p w14:paraId="61F7BFEB" w14:textId="77777777" w:rsidR="00A66D76" w:rsidRDefault="00A66D76">
      <w:pPr>
        <w:rPr>
          <w:rFonts w:cstheme="minorHAnsi"/>
          <w:sz w:val="24"/>
          <w:szCs w:val="24"/>
        </w:rPr>
      </w:pPr>
    </w:p>
    <w:p w14:paraId="788A76AE" w14:textId="77777777" w:rsidR="00A66D76" w:rsidRDefault="00A66D76">
      <w:pPr>
        <w:rPr>
          <w:rFonts w:cstheme="minorHAnsi"/>
          <w:sz w:val="24"/>
          <w:szCs w:val="24"/>
        </w:rPr>
      </w:pPr>
    </w:p>
    <w:p w14:paraId="72F7E905" w14:textId="77777777" w:rsidR="00A66D76" w:rsidRDefault="00A66D76">
      <w:pPr>
        <w:rPr>
          <w:rFonts w:cstheme="minorHAnsi"/>
          <w:sz w:val="24"/>
          <w:szCs w:val="24"/>
        </w:rPr>
      </w:pPr>
    </w:p>
    <w:p w14:paraId="2BB34FBE" w14:textId="77777777" w:rsidR="00A66D76" w:rsidRDefault="00A66D76">
      <w:pPr>
        <w:rPr>
          <w:rFonts w:cstheme="minorHAnsi"/>
          <w:sz w:val="24"/>
          <w:szCs w:val="24"/>
        </w:rPr>
      </w:pPr>
    </w:p>
    <w:p w14:paraId="1906E74B" w14:textId="77777777" w:rsidR="00A66D76" w:rsidRDefault="00C835C6">
      <w:pPr>
        <w:tabs>
          <w:tab w:val="left" w:pos="850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ab/>
      </w:r>
    </w:p>
    <w:sectPr w:rsidR="00A66D76">
      <w:footerReference w:type="default" r:id="rId27"/>
      <w:headerReference w:type="first" r:id="rId2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1" w:author="D.Kambarov" w:date="2026-04-23T18:31:00Z" w:initials="D">
    <w:p w14:paraId="5531F5C2" w14:textId="50197445" w:rsidR="002561EE" w:rsidRDefault="002561EE">
      <w:pPr>
        <w:pStyle w:val="aff7"/>
      </w:pPr>
      <w:r>
        <w:rPr>
          <w:rStyle w:val="aff6"/>
        </w:rPr>
        <w:annotationRef/>
      </w:r>
      <w:r>
        <w:t xml:space="preserve">Надо будет еще подумать про то, что в СХ42 у нас проектировщик отказывался нести ответственность. </w:t>
      </w:r>
    </w:p>
  </w:comment>
  <w:comment w:id="123" w:author="Дмитрий Камбаров" w:date="2026-04-15T14:37:00Z" w:initials="ДК">
    <w:p w14:paraId="38DDBD25" w14:textId="55FD2CC5" w:rsidR="00EB3623" w:rsidRDefault="00EB3623">
      <w:pPr>
        <w:pStyle w:val="aff7"/>
      </w:pPr>
      <w:r>
        <w:rPr>
          <w:rStyle w:val="aff6"/>
        </w:rPr>
        <w:annotationRef/>
      </w:r>
      <w:r>
        <w:t>Добавить таблицу в конце.</w:t>
      </w:r>
    </w:p>
  </w:comment>
  <w:comment w:id="160" w:author="Дмитрий Камбаров" w:date="2026-04-15T14:43:00Z" w:initials="ДК">
    <w:p w14:paraId="316BB235" w14:textId="5E921FED" w:rsidR="007A049B" w:rsidRDefault="007A049B">
      <w:pPr>
        <w:pStyle w:val="aff7"/>
      </w:pPr>
      <w:r>
        <w:rPr>
          <w:rStyle w:val="aff6"/>
        </w:rPr>
        <w:annotationRef/>
      </w:r>
      <w:r>
        <w:t>Пересмотреть таблицу-приложение и скорерктировать пункт</w:t>
      </w:r>
    </w:p>
  </w:comment>
  <w:comment w:id="203" w:author="Дмитрий Камбаров" w:date="2026-04-15T15:00:00Z" w:initials="ДК">
    <w:p w14:paraId="21770842" w14:textId="77DD93C4" w:rsidR="0061676B" w:rsidRDefault="0061676B">
      <w:pPr>
        <w:pStyle w:val="aff7"/>
      </w:pPr>
      <w:r>
        <w:rPr>
          <w:rStyle w:val="aff6"/>
        </w:rPr>
        <w:annotationRef/>
      </w:r>
      <w:r>
        <w:t>Подумать, нужно ли</w:t>
      </w:r>
    </w:p>
  </w:comment>
  <w:comment w:id="350" w:author="Дмитрий Камбаров" w:date="2026-04-15T15:17:00Z" w:initials="ДК">
    <w:p w14:paraId="63039EDE" w14:textId="43CB6B16" w:rsidR="002B572E" w:rsidRDefault="002B572E">
      <w:pPr>
        <w:pStyle w:val="aff7"/>
      </w:pPr>
      <w:r>
        <w:rPr>
          <w:rStyle w:val="aff6"/>
        </w:rPr>
        <w:annotationRef/>
      </w:r>
      <w:r>
        <w:t xml:space="preserve">Описать в формате зачем каждый этап. Точнее не зачем, а коротко общими словами, что мы хотим проверять на каждом состоянии. </w:t>
      </w:r>
    </w:p>
  </w:comment>
  <w:comment w:id="753" w:author="D.Kambarov" w:date="2026-04-16T16:42:00Z" w:initials="D">
    <w:p w14:paraId="25B106B0" w14:textId="3C57FC6B" w:rsidR="00F27658" w:rsidRPr="00F27658" w:rsidRDefault="00F27658">
      <w:pPr>
        <w:pStyle w:val="aff7"/>
      </w:pPr>
      <w:r>
        <w:rPr>
          <w:rStyle w:val="aff6"/>
        </w:rPr>
        <w:annotationRef/>
      </w:r>
      <w:r>
        <w:t xml:space="preserve">Вынести таблицу в </w:t>
      </w:r>
      <w:r>
        <w:rPr>
          <w:lang w:val="en-US"/>
        </w:rPr>
        <w:t>BEP</w:t>
      </w:r>
    </w:p>
  </w:comment>
  <w:comment w:id="986" w:author="D.Kambarov" w:date="2026-04-23T17:32:00Z" w:initials="D">
    <w:p w14:paraId="75BD1864" w14:textId="0A29A0B6" w:rsidR="00501F62" w:rsidRPr="00501F62" w:rsidRDefault="00501F62">
      <w:pPr>
        <w:pStyle w:val="aff7"/>
      </w:pPr>
      <w:r>
        <w:rPr>
          <w:rStyle w:val="aff6"/>
        </w:rPr>
        <w:annotationRef/>
      </w:r>
      <w:r>
        <w:t>Надо подумать, нужно ли это. Технически можно параметр вынести в параметры проекта и оттуда считывать плагинами.</w:t>
      </w:r>
    </w:p>
  </w:comment>
  <w:comment w:id="1170" w:author="D.Kambarov" w:date="2026-04-23T18:08:00Z" w:initials="D">
    <w:p w14:paraId="52255A79" w14:textId="77777777" w:rsidR="00060038" w:rsidRDefault="00060038">
      <w:pPr>
        <w:pStyle w:val="aff7"/>
      </w:pPr>
      <w:r>
        <w:rPr>
          <w:rStyle w:val="aff6"/>
        </w:rPr>
        <w:annotationRef/>
      </w:r>
      <w:r>
        <w:t>А тут надо подумать, т.к. сюда я хочу запихнуть комментарий «Подземный» и «Надземный»</w:t>
      </w:r>
    </w:p>
    <w:p w14:paraId="25843F85" w14:textId="3E4DCBFC" w:rsidR="00060038" w:rsidRDefault="00060038">
      <w:pPr>
        <w:pStyle w:val="aff7"/>
      </w:pPr>
    </w:p>
  </w:comment>
  <w:comment w:id="1231" w:author="D.Kambarov" w:date="2026-04-23T18:42:00Z" w:initials="D">
    <w:p w14:paraId="42229670" w14:textId="1AD298B8" w:rsidR="00DC50CA" w:rsidRDefault="00DC50CA">
      <w:pPr>
        <w:pStyle w:val="aff7"/>
      </w:pPr>
      <w:r>
        <w:rPr>
          <w:rStyle w:val="aff6"/>
        </w:rPr>
        <w:annotationRef/>
      </w:r>
      <w:r>
        <w:t>Скорректировать потом</w:t>
      </w:r>
    </w:p>
  </w:comment>
  <w:comment w:id="1311" w:author="Дмитрий Камбаров" w:date="2026-04-15T14:14:00Z" w:initials="ДК">
    <w:p w14:paraId="40805B87" w14:textId="568BC41C" w:rsidR="005326CC" w:rsidRDefault="005326CC">
      <w:pPr>
        <w:pStyle w:val="aff7"/>
      </w:pPr>
      <w:r>
        <w:rPr>
          <w:rStyle w:val="aff6"/>
        </w:rPr>
        <w:annotationRef/>
      </w:r>
      <w:r>
        <w:t>Скорректировать отступ и создать стиль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531F5C2" w15:done="0"/>
  <w15:commentEx w15:paraId="38DDBD25" w15:done="0"/>
  <w15:commentEx w15:paraId="316BB235" w15:done="0"/>
  <w15:commentEx w15:paraId="21770842" w15:done="0"/>
  <w15:commentEx w15:paraId="63039EDE" w15:done="0"/>
  <w15:commentEx w15:paraId="25B106B0" w15:done="0"/>
  <w15:commentEx w15:paraId="75BD1864" w15:done="0"/>
  <w15:commentEx w15:paraId="25843F85" w15:done="0"/>
  <w15:commentEx w15:paraId="42229670" w15:done="0"/>
  <w15:commentEx w15:paraId="40805B8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54B5829" w16cex:dateUtc="2026-04-23T15:31:00Z"/>
  <w16cex:commentExtensible w16cex:durableId="6DD70744" w16cex:dateUtc="2026-04-15T11:37:00Z"/>
  <w16cex:commentExtensible w16cex:durableId="1AD78694" w16cex:dateUtc="2026-04-15T11:43:00Z"/>
  <w16cex:commentExtensible w16cex:durableId="76990191" w16cex:dateUtc="2026-04-15T12:00:00Z"/>
  <w16cex:commentExtensible w16cex:durableId="680DE2F7" w16cex:dateUtc="2026-04-15T12:17:00Z"/>
  <w16cex:commentExtensible w16cex:durableId="59AD9B19" w16cex:dateUtc="2026-04-16T13:42:00Z"/>
  <w16cex:commentExtensible w16cex:durableId="056AA765" w16cex:dateUtc="2026-04-23T14:32:00Z"/>
  <w16cex:commentExtensible w16cex:durableId="12C71690" w16cex:dateUtc="2026-04-23T15:08:00Z"/>
  <w16cex:commentExtensible w16cex:durableId="6449C665" w16cex:dateUtc="2026-04-23T15:42:00Z"/>
  <w16cex:commentExtensible w16cex:durableId="31558AEE" w16cex:dateUtc="2026-04-15T11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31F5C2" w16cid:durableId="754B5829"/>
  <w16cid:commentId w16cid:paraId="38DDBD25" w16cid:durableId="6DD70744"/>
  <w16cid:commentId w16cid:paraId="316BB235" w16cid:durableId="1AD78694"/>
  <w16cid:commentId w16cid:paraId="21770842" w16cid:durableId="76990191"/>
  <w16cid:commentId w16cid:paraId="63039EDE" w16cid:durableId="680DE2F7"/>
  <w16cid:commentId w16cid:paraId="25B106B0" w16cid:durableId="59AD9B19"/>
  <w16cid:commentId w16cid:paraId="75BD1864" w16cid:durableId="056AA765"/>
  <w16cid:commentId w16cid:paraId="25843F85" w16cid:durableId="12C71690"/>
  <w16cid:commentId w16cid:paraId="42229670" w16cid:durableId="6449C665"/>
  <w16cid:commentId w16cid:paraId="40805B87" w16cid:durableId="31558AE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62E53" w14:textId="77777777" w:rsidR="000302C2" w:rsidRDefault="000302C2">
      <w:pPr>
        <w:spacing w:after="0"/>
      </w:pPr>
      <w:r>
        <w:separator/>
      </w:r>
    </w:p>
  </w:endnote>
  <w:endnote w:type="continuationSeparator" w:id="0">
    <w:p w14:paraId="400F1C56" w14:textId="77777777" w:rsidR="000302C2" w:rsidRDefault="000302C2">
      <w:pPr>
        <w:spacing w:after="0"/>
      </w:pPr>
      <w:r>
        <w:continuationSeparator/>
      </w:r>
    </w:p>
  </w:endnote>
  <w:endnote w:type="continuationNotice" w:id="1">
    <w:p w14:paraId="1E7C0B3B" w14:textId="77777777" w:rsidR="000302C2" w:rsidRDefault="000302C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376062"/>
      <w:docPartObj>
        <w:docPartGallery w:val="Page Numbers (Bottom of Page)"/>
        <w:docPartUnique/>
      </w:docPartObj>
    </w:sdtPr>
    <w:sdtContent>
      <w:p w14:paraId="0D2528E6" w14:textId="77777777" w:rsidR="00A66D76" w:rsidRDefault="00C835C6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0FD02" w14:textId="131D3267" w:rsidR="00A66D76" w:rsidRPr="00CF2A18" w:rsidRDefault="008037B5" w:rsidP="002D0463">
    <w:pPr>
      <w:pStyle w:val="af8"/>
      <w:jc w:val="center"/>
    </w:pPr>
    <w:r>
      <w:t>Москва 202</w:t>
    </w:r>
    <w:ins w:id="76" w:author="D.Kambarov" w:date="2026-04-16T11:41:00Z" w16du:dateUtc="2026-04-16T08:41:00Z">
      <w:r w:rsidR="00C55179">
        <w:t>6</w:t>
      </w:r>
    </w:ins>
    <w:del w:id="77" w:author="D.Kambarov" w:date="2026-04-16T11:41:00Z" w16du:dateUtc="2026-04-16T08:41:00Z">
      <w:r w:rsidDel="00C55179">
        <w:delText>5</w:delText>
      </w:r>
    </w:del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FFFFF" w:themeColor="background1"/>
      </w:rPr>
      <w:id w:val="-837385291"/>
      <w:docPartObj>
        <w:docPartGallery w:val="Page Numbers (Bottom of Page)"/>
        <w:docPartUnique/>
      </w:docPartObj>
    </w:sdtPr>
    <w:sdtContent>
      <w:p w14:paraId="0B6F2711" w14:textId="77777777" w:rsidR="00A66D76" w:rsidRDefault="00C835C6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42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FFFFF" w:themeColor="background1"/>
      </w:rPr>
      <w:id w:val="1634519787"/>
      <w:docPartObj>
        <w:docPartGallery w:val="Page Numbers (Bottom of Page)"/>
        <w:docPartUnique/>
      </w:docPartObj>
    </w:sdtPr>
    <w:sdtContent>
      <w:p w14:paraId="559BE007" w14:textId="77777777" w:rsidR="00A66D76" w:rsidRDefault="00C835C6">
        <w:pPr>
          <w:pStyle w:val="af8"/>
          <w:jc w:val="right"/>
          <w:rPr>
            <w:b/>
          </w:rPr>
        </w:pPr>
        <w:r>
          <w:rPr>
            <w:b/>
          </w:rPr>
          <w:fldChar w:fldCharType="begin"/>
        </w:r>
        <w:r>
          <w:rPr>
            <w:b/>
          </w:rPr>
          <w:instrText>PAGE   \* MERGEFORMAT</w:instrText>
        </w:r>
        <w:r>
          <w:rPr>
            <w:b/>
          </w:rPr>
          <w:fldChar w:fldCharType="separate"/>
        </w:r>
        <w:r>
          <w:rPr>
            <w:b/>
          </w:rPr>
          <w:t>49</w:t>
        </w:r>
        <w:r>
          <w:rPr>
            <w:b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6AE41" w14:textId="77777777" w:rsidR="000302C2" w:rsidRDefault="000302C2">
      <w:pPr>
        <w:spacing w:after="0"/>
      </w:pPr>
      <w:r>
        <w:separator/>
      </w:r>
    </w:p>
  </w:footnote>
  <w:footnote w:type="continuationSeparator" w:id="0">
    <w:p w14:paraId="33AA2941" w14:textId="77777777" w:rsidR="000302C2" w:rsidRDefault="000302C2">
      <w:pPr>
        <w:spacing w:after="0"/>
      </w:pPr>
      <w:r>
        <w:continuationSeparator/>
      </w:r>
    </w:p>
  </w:footnote>
  <w:footnote w:type="continuationNotice" w:id="1">
    <w:p w14:paraId="14DB7CF8" w14:textId="77777777" w:rsidR="000302C2" w:rsidRDefault="000302C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9D4AC" w14:textId="77777777" w:rsidR="00A66D76" w:rsidRDefault="00C835C6">
    <w:pPr>
      <w:tabs>
        <w:tab w:val="left" w:pos="851"/>
        <w:tab w:val="left" w:pos="1134"/>
      </w:tabs>
      <w:spacing w:after="0"/>
      <w:ind w:left="1134" w:right="28" w:hanging="113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95" behindDoc="1" locked="0" layoutInCell="0" allowOverlap="1" wp14:anchorId="6F63FBA0" wp14:editId="3F71ED70">
              <wp:simplePos x="0" y="0"/>
              <wp:positionH relativeFrom="page">
                <wp:posOffset>460858</wp:posOffset>
              </wp:positionH>
              <wp:positionV relativeFrom="margin">
                <wp:posOffset>-309981</wp:posOffset>
              </wp:positionV>
              <wp:extent cx="4469587" cy="153620"/>
              <wp:effectExtent l="0" t="0" r="7620" b="1841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69587" cy="153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E4C3F8" w14:textId="77777777" w:rsidR="00561C20" w:rsidRDefault="00561C20" w:rsidP="00561C20">
                          <w:pPr>
                            <w:spacing w:line="183" w:lineRule="exact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OMDV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: Информационные требования заказчика (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EIR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 xml:space="preserve">) </w:t>
                          </w:r>
                          <w:r w:rsidRPr="002D0463"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 xml:space="preserve">| 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Версия 2</w:t>
                          </w:r>
                        </w:p>
                        <w:p w14:paraId="573C12AC" w14:textId="77777777" w:rsidR="00A66D76" w:rsidRDefault="00A66D76" w:rsidP="00561C20">
                          <w:pPr>
                            <w:spacing w:line="183" w:lineRule="exact"/>
                            <w:ind w:left="0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63FBA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6.3pt;margin-top:-24.4pt;width:351.95pt;height:12.1pt;z-index:-25165618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" o:allowincell="f" filled="f" stroked="f">
              <v:textbox inset="0,0,0,0">
                <w:txbxContent>
                  <w:p w14:paraId="21E4C3F8" w14:textId="77777777" w:rsidR="00561C20" w:rsidRDefault="00561C20" w:rsidP="00561C20">
                    <w:pPr>
                      <w:spacing w:line="183" w:lineRule="exact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OMDV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: Информационные требования заказчика (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EIR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 xml:space="preserve">) </w:t>
                    </w:r>
                    <w:r w:rsidRPr="002D0463"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 xml:space="preserve">| 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Версия 2</w:t>
                    </w:r>
                  </w:p>
                  <w:p w14:paraId="573C12AC" w14:textId="77777777" w:rsidR="00A66D76" w:rsidRDefault="00A66D76" w:rsidP="00561C20">
                    <w:pPr>
                      <w:spacing w:line="183" w:lineRule="exact"/>
                      <w:ind w:left="0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9" behindDoc="0" locked="0" layoutInCell="1" allowOverlap="1" wp14:anchorId="7F28909F" wp14:editId="5241228A">
              <wp:simplePos x="0" y="0"/>
              <wp:positionH relativeFrom="column">
                <wp:posOffset>0</wp:posOffset>
              </wp:positionH>
              <wp:positionV relativeFrom="paragraph">
                <wp:posOffset>15240</wp:posOffset>
              </wp:positionV>
              <wp:extent cx="6635750" cy="0"/>
              <wp:effectExtent l="0" t="0" r="31750" b="19050"/>
              <wp:wrapNone/>
              <wp:docPr id="2" name="Auto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63575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09E36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0;margin-top:1.2pt;width:522.5pt;height:0;z-index:2516613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" strokecolor="#5a5a5a [2109]" strokeweight="1.2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DB9AD" w14:textId="77777777" w:rsidR="00A66D76" w:rsidRDefault="00C835C6">
    <w:pPr>
      <w:tabs>
        <w:tab w:val="left" w:pos="851"/>
        <w:tab w:val="left" w:pos="1134"/>
      </w:tabs>
      <w:spacing w:after="0"/>
      <w:ind w:left="1134" w:right="28" w:hanging="1134"/>
    </w:pPr>
    <w:r>
      <w:rPr>
        <w:noProof/>
        <w:lang w:eastAsia="ru-RU"/>
      </w:rPr>
      <w:drawing>
        <wp:inline distT="0" distB="0" distL="0" distR="0" wp14:anchorId="27D6EEDC" wp14:editId="7B9648E2">
          <wp:extent cx="1596847" cy="1133475"/>
          <wp:effectExtent l="0" t="0" r="3810" b="0"/>
          <wp:docPr id="1849261053" name="Рисунок 23" descr="C:\Users\kambarov\YandexDisk\Скриншоты\2023-07-24_10-33-5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kambarov\YandexDisk\Скриншоты\2023-07-24_10-33-56.png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1635766" cy="11611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2447F" w14:textId="77777777" w:rsidR="00A66D76" w:rsidRDefault="00C835C6">
    <w:pPr>
      <w:tabs>
        <w:tab w:val="left" w:pos="851"/>
        <w:tab w:val="left" w:pos="1134"/>
      </w:tabs>
      <w:spacing w:after="0"/>
      <w:ind w:left="1134" w:right="28" w:hanging="113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2" behindDoc="1" locked="0" layoutInCell="0" allowOverlap="1" wp14:anchorId="2F03D455" wp14:editId="658C43C7">
              <wp:simplePos x="0" y="0"/>
              <wp:positionH relativeFrom="margin">
                <wp:align>left</wp:align>
              </wp:positionH>
              <wp:positionV relativeFrom="topMargin">
                <wp:posOffset>283845</wp:posOffset>
              </wp:positionV>
              <wp:extent cx="3930620" cy="127000"/>
              <wp:effectExtent l="0" t="0" r="13335" b="635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3062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3F9468" w14:textId="5EE1B875" w:rsidR="00A66D76" w:rsidRDefault="00C835C6" w:rsidP="00561C20">
                          <w:pPr>
                            <w:spacing w:line="183" w:lineRule="exact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OMDV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: Информационные требования заказчика (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EIR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)</w:t>
                          </w:r>
                          <w:r w:rsidR="00561C20"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 xml:space="preserve"> </w:t>
                          </w:r>
                          <w:r w:rsidR="00561C20" w:rsidRPr="002D0463"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 xml:space="preserve">| </w:t>
                          </w:r>
                          <w:r w:rsidR="00561C20"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В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 xml:space="preserve">ерсия </w:t>
                          </w:r>
                          <w:r w:rsidR="00561C20"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3D45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0;margin-top:22.35pt;width:309.5pt;height:10pt;z-index:-25165823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" o:allowincell="f" filled="f" stroked="f">
              <v:textbox inset="0,0,0,0">
                <w:txbxContent>
                  <w:p w14:paraId="313F9468" w14:textId="5EE1B875" w:rsidR="00A66D76" w:rsidRDefault="00C835C6" w:rsidP="00561C20">
                    <w:pPr>
                      <w:spacing w:line="183" w:lineRule="exact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OMDV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: Информационные требования заказчика (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EIR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)</w:t>
                    </w:r>
                    <w:r w:rsidR="00561C20"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 xml:space="preserve"> </w:t>
                    </w:r>
                    <w:r w:rsidR="00561C20" w:rsidRPr="002D0463"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 xml:space="preserve">| </w:t>
                    </w:r>
                    <w:r w:rsidR="00561C20"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В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 xml:space="preserve">ерсия </w:t>
                    </w:r>
                    <w:r w:rsidR="00561C20"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84061E6" wp14:editId="48F878F7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6635750" cy="0"/>
              <wp:effectExtent l="0" t="0" r="31750" b="19050"/>
              <wp:wrapNone/>
              <wp:docPr id="7" name="Auto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63575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4D6F2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0;margin-top:-.05pt;width:522.5pt;height:0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" strokecolor="#5a5a5a [2109]" strokeweight="1.25pt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3"/>
      <w:tblW w:w="2211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2"/>
      <w:gridCol w:w="5813"/>
      <w:gridCol w:w="5813"/>
      <w:gridCol w:w="5813"/>
    </w:tblGrid>
    <w:tr w:rsidR="00A66D76" w14:paraId="24F864D8" w14:textId="77777777">
      <w:tc>
        <w:tcPr>
          <w:tcW w:w="4672" w:type="dxa"/>
        </w:tcPr>
        <w:p w14:paraId="02942B32" w14:textId="77777777" w:rsidR="00A66D76" w:rsidRDefault="00C835C6">
          <w:pPr>
            <w:tabs>
              <w:tab w:val="right" w:pos="9072"/>
            </w:tabs>
            <w:rPr>
              <w:rFonts w:ascii="Calibri Light" w:hAnsi="Calibri Light"/>
              <w:color w:val="525252"/>
              <w:sz w:val="16"/>
              <w:szCs w:val="16"/>
              <w:lang w:val="en-US"/>
            </w:rPr>
          </w:pPr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8247" behindDoc="0" locked="0" layoutInCell="1" allowOverlap="1" wp14:anchorId="7F456F59" wp14:editId="25CD9E72">
                    <wp:simplePos x="0" y="0"/>
                    <wp:positionH relativeFrom="column">
                      <wp:posOffset>-68579</wp:posOffset>
                    </wp:positionH>
                    <wp:positionV relativeFrom="paragraph">
                      <wp:posOffset>8486</wp:posOffset>
                    </wp:positionV>
                    <wp:extent cx="6635750" cy="0"/>
                    <wp:effectExtent l="0" t="0" r="31750" b="19050"/>
                    <wp:wrapNone/>
                    <wp:docPr id="8" name="AutoShap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 bwMode="auto">
                            <a:xfrm>
                              <a:off x="0" y="0"/>
                              <a:ext cx="6635748" cy="0"/>
                            </a:xfrm>
                            <a:prstGeom prst="straightConnector1">
                              <a:avLst/>
                            </a:prstGeom>
                            <a:noFill/>
                            <a:ln w="1587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2806E3A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4" o:spid="_x0000_s1026" type="#_x0000_t32" style="position:absolute;margin-left:-5.4pt;margin-top:.65pt;width:522.5pt;height:0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" strokecolor="#5a5a5a [2109]" strokeweight="1.25pt"/>
                </w:pict>
              </mc:Fallback>
            </mc:AlternateContent>
          </w:r>
        </w:p>
      </w:tc>
      <w:tc>
        <w:tcPr>
          <w:tcW w:w="5813" w:type="dxa"/>
        </w:tcPr>
        <w:p w14:paraId="0949BFB6" w14:textId="77777777" w:rsidR="00A66D76" w:rsidRDefault="00A66D76">
          <w:pPr>
            <w:tabs>
              <w:tab w:val="right" w:pos="9072"/>
            </w:tabs>
            <w:jc w:val="center"/>
            <w:rPr>
              <w:rFonts w:ascii="Calibri Light" w:hAnsi="Calibri Light"/>
              <w:color w:val="525252"/>
              <w:sz w:val="16"/>
              <w:szCs w:val="16"/>
              <w:lang w:val="en-US"/>
            </w:rPr>
          </w:pPr>
        </w:p>
      </w:tc>
      <w:tc>
        <w:tcPr>
          <w:tcW w:w="5813" w:type="dxa"/>
        </w:tcPr>
        <w:p w14:paraId="6D4C6979" w14:textId="77777777" w:rsidR="00A66D76" w:rsidRDefault="00A66D76">
          <w:pPr>
            <w:tabs>
              <w:tab w:val="right" w:pos="9072"/>
            </w:tabs>
            <w:jc w:val="center"/>
            <w:rPr>
              <w:rFonts w:ascii="Calibri Light" w:hAnsi="Calibri Light"/>
              <w:color w:val="525252"/>
              <w:sz w:val="16"/>
              <w:szCs w:val="16"/>
              <w:lang w:val="en-US"/>
            </w:rPr>
          </w:pPr>
        </w:p>
      </w:tc>
      <w:tc>
        <w:tcPr>
          <w:tcW w:w="5813" w:type="dxa"/>
        </w:tcPr>
        <w:p w14:paraId="277740A9" w14:textId="77777777" w:rsidR="00A66D76" w:rsidRDefault="00A66D76">
          <w:pPr>
            <w:tabs>
              <w:tab w:val="right" w:pos="9072"/>
            </w:tabs>
            <w:jc w:val="center"/>
            <w:rPr>
              <w:rFonts w:ascii="Calibri Light" w:hAnsi="Calibri Light"/>
              <w:color w:val="525252"/>
              <w:sz w:val="16"/>
              <w:szCs w:val="16"/>
              <w:lang w:val="en-US"/>
            </w:rPr>
          </w:pPr>
        </w:p>
      </w:tc>
    </w:tr>
  </w:tbl>
  <w:p w14:paraId="684176F3" w14:textId="77777777" w:rsidR="00A66D76" w:rsidRDefault="00C835C6">
    <w:pPr>
      <w:pStyle w:val="af6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7" behindDoc="1" locked="0" layoutInCell="0" allowOverlap="1" wp14:anchorId="5C4451A8" wp14:editId="16ADFF2F">
              <wp:simplePos x="0" y="0"/>
              <wp:positionH relativeFrom="page">
                <wp:posOffset>526211</wp:posOffset>
              </wp:positionH>
              <wp:positionV relativeFrom="margin">
                <wp:posOffset>-421868</wp:posOffset>
              </wp:positionV>
              <wp:extent cx="3528204" cy="215661"/>
              <wp:effectExtent l="0" t="0" r="15240" b="13335"/>
              <wp:wrapNone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8204" cy="2156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7B21F0" w14:textId="20C7A0C9" w:rsidR="00A66D76" w:rsidRPr="002D0463" w:rsidRDefault="00C835C6" w:rsidP="00841694">
                          <w:pPr>
                            <w:spacing w:line="183" w:lineRule="exact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OMDV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: Информационные требования заказчика (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EIR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)</w:t>
                          </w:r>
                          <w:r w:rsidR="00841694"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 xml:space="preserve"> </w:t>
                          </w:r>
                          <w:r w:rsidR="00841694" w:rsidRPr="002D0463"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|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 xml:space="preserve"> версия </w:t>
                          </w:r>
                          <w:r w:rsidR="00841694" w:rsidRPr="002D0463"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4451A8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1.45pt;margin-top:-33.2pt;width:277.8pt;height:17pt;z-index:-2516531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" o:allowincell="f" filled="f" stroked="f">
              <v:textbox inset="0,0,0,0">
                <w:txbxContent>
                  <w:p w14:paraId="5E7B21F0" w14:textId="20C7A0C9" w:rsidR="00A66D76" w:rsidRPr="002D0463" w:rsidRDefault="00C835C6" w:rsidP="00841694">
                    <w:pPr>
                      <w:spacing w:line="183" w:lineRule="exact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OMDV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: Информационные требования заказчика (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EIR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)</w:t>
                    </w:r>
                    <w:r w:rsidR="00841694"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 xml:space="preserve"> </w:t>
                    </w:r>
                    <w:r w:rsidR="00841694" w:rsidRPr="002D0463"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|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 xml:space="preserve"> версия </w:t>
                    </w:r>
                    <w:r w:rsidR="00841694" w:rsidRPr="002D0463"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AFFF0" w14:textId="77777777" w:rsidR="00A66D76" w:rsidRDefault="00C835C6">
    <w:pPr>
      <w:pStyle w:val="af6"/>
      <w:jc w:val="right"/>
      <w:rPr>
        <w:b/>
      </w:rPr>
    </w:pPr>
    <w:r>
      <w:rPr>
        <w:b/>
      </w:rPr>
      <w:t xml:space="preserve">ПРИЛОЖЕНИЕ А:ПРИМЕР СТРУКТУРЫ ГРАФИКА ПРОИЗВОДСТВА РАБОТ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26B"/>
    <w:multiLevelType w:val="hybridMultilevel"/>
    <w:tmpl w:val="B7A23126"/>
    <w:lvl w:ilvl="0" w:tplc="018A5496">
      <w:start w:val="1"/>
      <w:numFmt w:val="bullet"/>
      <w:lvlText w:val=""/>
      <w:lvlJc w:val="left"/>
      <w:rPr>
        <w:rFonts w:ascii="Symbol" w:hAnsi="Symbol" w:hint="default"/>
      </w:rPr>
    </w:lvl>
    <w:lvl w:ilvl="1" w:tplc="5278372E">
      <w:start w:val="1"/>
      <w:numFmt w:val="decimal"/>
      <w:lvlText w:val=""/>
      <w:lvlJc w:val="left"/>
    </w:lvl>
    <w:lvl w:ilvl="2" w:tplc="31B41E98">
      <w:start w:val="1"/>
      <w:numFmt w:val="decimal"/>
      <w:lvlText w:val=""/>
      <w:lvlJc w:val="left"/>
    </w:lvl>
    <w:lvl w:ilvl="3" w:tplc="3814E76E">
      <w:start w:val="1"/>
      <w:numFmt w:val="decimal"/>
      <w:lvlText w:val=""/>
      <w:lvlJc w:val="left"/>
    </w:lvl>
    <w:lvl w:ilvl="4" w:tplc="15FA656C">
      <w:start w:val="1"/>
      <w:numFmt w:val="decimal"/>
      <w:lvlText w:val=""/>
      <w:lvlJc w:val="left"/>
    </w:lvl>
    <w:lvl w:ilvl="5" w:tplc="366051B0">
      <w:start w:val="1"/>
      <w:numFmt w:val="decimal"/>
      <w:lvlText w:val=""/>
      <w:lvlJc w:val="left"/>
    </w:lvl>
    <w:lvl w:ilvl="6" w:tplc="2F8C653A">
      <w:start w:val="1"/>
      <w:numFmt w:val="decimal"/>
      <w:lvlText w:val=""/>
      <w:lvlJc w:val="left"/>
    </w:lvl>
    <w:lvl w:ilvl="7" w:tplc="BE14991C">
      <w:start w:val="1"/>
      <w:numFmt w:val="decimal"/>
      <w:lvlText w:val=""/>
      <w:lvlJc w:val="left"/>
    </w:lvl>
    <w:lvl w:ilvl="8" w:tplc="64D22DCA">
      <w:start w:val="1"/>
      <w:numFmt w:val="decimal"/>
      <w:lvlText w:val=""/>
      <w:lvlJc w:val="left"/>
    </w:lvl>
  </w:abstractNum>
  <w:abstractNum w:abstractNumId="1" w15:restartNumberingAfterBreak="0">
    <w:nsid w:val="02C43D60"/>
    <w:multiLevelType w:val="hybridMultilevel"/>
    <w:tmpl w:val="95FECA66"/>
    <w:lvl w:ilvl="0" w:tplc="6820ED16">
      <w:start w:val="1"/>
      <w:numFmt w:val="decimal"/>
      <w:lvlText w:val="1.%1"/>
      <w:lvlJc w:val="left"/>
      <w:pPr>
        <w:ind w:left="6598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0FE07478">
      <w:start w:val="1"/>
      <w:numFmt w:val="bullet"/>
      <w:lvlText w:val=""/>
      <w:lvlJc w:val="left"/>
      <w:pPr>
        <w:ind w:left="7318" w:hanging="360"/>
      </w:pPr>
      <w:rPr>
        <w:rFonts w:ascii="Symbol" w:hAnsi="Symbol" w:hint="default"/>
      </w:rPr>
    </w:lvl>
    <w:lvl w:ilvl="2" w:tplc="993E77D2">
      <w:start w:val="1"/>
      <w:numFmt w:val="lowerRoman"/>
      <w:lvlText w:val="%3."/>
      <w:lvlJc w:val="right"/>
      <w:pPr>
        <w:ind w:left="8038" w:hanging="180"/>
      </w:pPr>
    </w:lvl>
    <w:lvl w:ilvl="3" w:tplc="4EE8B3A6">
      <w:start w:val="1"/>
      <w:numFmt w:val="decimal"/>
      <w:lvlText w:val="%4."/>
      <w:lvlJc w:val="left"/>
      <w:pPr>
        <w:ind w:left="8758" w:hanging="360"/>
      </w:pPr>
    </w:lvl>
    <w:lvl w:ilvl="4" w:tplc="8A76735E">
      <w:start w:val="1"/>
      <w:numFmt w:val="lowerLetter"/>
      <w:lvlText w:val="%5."/>
      <w:lvlJc w:val="left"/>
      <w:pPr>
        <w:ind w:left="9478" w:hanging="360"/>
      </w:pPr>
    </w:lvl>
    <w:lvl w:ilvl="5" w:tplc="7D2C60E6">
      <w:start w:val="1"/>
      <w:numFmt w:val="lowerRoman"/>
      <w:lvlText w:val="%6."/>
      <w:lvlJc w:val="right"/>
      <w:pPr>
        <w:ind w:left="10198" w:hanging="180"/>
      </w:pPr>
    </w:lvl>
    <w:lvl w:ilvl="6" w:tplc="C76619B4">
      <w:start w:val="1"/>
      <w:numFmt w:val="decimal"/>
      <w:lvlText w:val="%7."/>
      <w:lvlJc w:val="left"/>
      <w:pPr>
        <w:ind w:left="10918" w:hanging="360"/>
      </w:pPr>
    </w:lvl>
    <w:lvl w:ilvl="7" w:tplc="8700904C">
      <w:start w:val="1"/>
      <w:numFmt w:val="lowerLetter"/>
      <w:lvlText w:val="%8."/>
      <w:lvlJc w:val="left"/>
      <w:pPr>
        <w:ind w:left="11638" w:hanging="360"/>
      </w:pPr>
    </w:lvl>
    <w:lvl w:ilvl="8" w:tplc="3AE27C4C">
      <w:start w:val="1"/>
      <w:numFmt w:val="lowerRoman"/>
      <w:lvlText w:val="%9."/>
      <w:lvlJc w:val="right"/>
      <w:pPr>
        <w:ind w:left="12358" w:hanging="180"/>
      </w:pPr>
    </w:lvl>
  </w:abstractNum>
  <w:abstractNum w:abstractNumId="2" w15:restartNumberingAfterBreak="0">
    <w:nsid w:val="065360A4"/>
    <w:multiLevelType w:val="multilevel"/>
    <w:tmpl w:val="5962699E"/>
    <w:lvl w:ilvl="0">
      <w:start w:val="9"/>
      <w:numFmt w:val="decimal"/>
      <w:lvlText w:val="%1."/>
      <w:lvlJc w:val="left"/>
      <w:pPr>
        <w:ind w:left="360" w:hanging="360"/>
      </w:pPr>
      <w:rPr>
        <w:rFonts w:cstheme="minorHAns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theme="minorHAnsi" w:hint="default"/>
        <w:b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theme="minorHAnsi" w:hint="default"/>
        <w:b w:val="0"/>
        <w:i w:val="0"/>
        <w:color w:val="000000" w:themeColor="text1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theme="minorHAns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theme="minorHAns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theme="minorHAnsi" w:hint="default"/>
      </w:rPr>
    </w:lvl>
  </w:abstractNum>
  <w:abstractNum w:abstractNumId="3" w15:restartNumberingAfterBreak="0">
    <w:nsid w:val="073355C2"/>
    <w:multiLevelType w:val="hybridMultilevel"/>
    <w:tmpl w:val="CCAC6388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4" w15:restartNumberingAfterBreak="0">
    <w:nsid w:val="086957A1"/>
    <w:multiLevelType w:val="hybridMultilevel"/>
    <w:tmpl w:val="BFF4793A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5" w15:restartNumberingAfterBreak="0">
    <w:nsid w:val="0A102DE4"/>
    <w:multiLevelType w:val="multilevel"/>
    <w:tmpl w:val="9036D908"/>
    <w:lvl w:ilvl="0">
      <w:start w:val="4"/>
      <w:numFmt w:val="decimal"/>
      <w:lvlText w:val="%1."/>
      <w:lvlJc w:val="left"/>
      <w:pPr>
        <w:ind w:left="432" w:hanging="432"/>
      </w:pPr>
    </w:lvl>
    <w:lvl w:ilvl="1">
      <w:start w:val="10"/>
      <w:numFmt w:val="decimal"/>
      <w:lvlText w:val="%1.%2."/>
      <w:lvlJc w:val="left"/>
      <w:pPr>
        <w:ind w:left="576" w:hanging="576"/>
      </w:pPr>
      <w:rPr>
        <w:b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6" w15:restartNumberingAfterBreak="0">
    <w:nsid w:val="0A905EAD"/>
    <w:multiLevelType w:val="multilevel"/>
    <w:tmpl w:val="FF529A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000000" w:themeColor="text1"/>
        <w:sz w:val="22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0CEC6BA2"/>
    <w:multiLevelType w:val="hybridMultilevel"/>
    <w:tmpl w:val="0AB4FC92"/>
    <w:lvl w:ilvl="0" w:tplc="185E4480">
      <w:start w:val="1"/>
      <w:numFmt w:val="bullet"/>
      <w:lvlText w:val=""/>
      <w:lvlJc w:val="left"/>
      <w:rPr>
        <w:rFonts w:ascii="Symbol" w:hAnsi="Symbol" w:hint="default"/>
      </w:rPr>
    </w:lvl>
    <w:lvl w:ilvl="1" w:tplc="7736F40A">
      <w:start w:val="1"/>
      <w:numFmt w:val="decimal"/>
      <w:lvlText w:val=""/>
      <w:lvlJc w:val="left"/>
    </w:lvl>
    <w:lvl w:ilvl="2" w:tplc="CE5C34C6">
      <w:start w:val="1"/>
      <w:numFmt w:val="decimal"/>
      <w:lvlText w:val=""/>
      <w:lvlJc w:val="left"/>
    </w:lvl>
    <w:lvl w:ilvl="3" w:tplc="FABC8832">
      <w:start w:val="1"/>
      <w:numFmt w:val="decimal"/>
      <w:lvlText w:val=""/>
      <w:lvlJc w:val="left"/>
    </w:lvl>
    <w:lvl w:ilvl="4" w:tplc="58BEF210">
      <w:start w:val="1"/>
      <w:numFmt w:val="decimal"/>
      <w:lvlText w:val=""/>
      <w:lvlJc w:val="left"/>
    </w:lvl>
    <w:lvl w:ilvl="5" w:tplc="E598A82A">
      <w:start w:val="1"/>
      <w:numFmt w:val="decimal"/>
      <w:lvlText w:val=""/>
      <w:lvlJc w:val="left"/>
    </w:lvl>
    <w:lvl w:ilvl="6" w:tplc="04AEF43C">
      <w:start w:val="1"/>
      <w:numFmt w:val="decimal"/>
      <w:lvlText w:val=""/>
      <w:lvlJc w:val="left"/>
    </w:lvl>
    <w:lvl w:ilvl="7" w:tplc="4E22E432">
      <w:start w:val="1"/>
      <w:numFmt w:val="decimal"/>
      <w:lvlText w:val=""/>
      <w:lvlJc w:val="left"/>
    </w:lvl>
    <w:lvl w:ilvl="8" w:tplc="12CA0D3A">
      <w:start w:val="1"/>
      <w:numFmt w:val="decimal"/>
      <w:lvlText w:val=""/>
      <w:lvlJc w:val="left"/>
    </w:lvl>
  </w:abstractNum>
  <w:abstractNum w:abstractNumId="8" w15:restartNumberingAfterBreak="0">
    <w:nsid w:val="0D645FB8"/>
    <w:multiLevelType w:val="multilevel"/>
    <w:tmpl w:val="DBE2E6E8"/>
    <w:lvl w:ilvl="0">
      <w:start w:val="3"/>
      <w:numFmt w:val="decimal"/>
      <w:lvlText w:val="%1."/>
      <w:lvlJc w:val="left"/>
      <w:pPr>
        <w:ind w:left="360" w:hanging="360"/>
      </w:pPr>
      <w:rPr>
        <w:rFonts w:cstheme="minorHAns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theme="minorHAnsi"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theme="minorHAnsi" w:hint="default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theme="minorHAns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theme="minorHAns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theme="minorHAnsi" w:hint="default"/>
      </w:rPr>
    </w:lvl>
  </w:abstractNum>
  <w:abstractNum w:abstractNumId="9" w15:restartNumberingAfterBreak="0">
    <w:nsid w:val="0F1A183A"/>
    <w:multiLevelType w:val="hybridMultilevel"/>
    <w:tmpl w:val="996C4A4A"/>
    <w:lvl w:ilvl="0" w:tplc="3BE885DA">
      <w:start w:val="1"/>
      <w:numFmt w:val="decimal"/>
      <w:lvlText w:val=""/>
      <w:lvlJc w:val="left"/>
    </w:lvl>
    <w:lvl w:ilvl="1" w:tplc="69CE7092">
      <w:start w:val="1"/>
      <w:numFmt w:val="decimal"/>
      <w:lvlText w:val=""/>
      <w:lvlJc w:val="left"/>
    </w:lvl>
    <w:lvl w:ilvl="2" w:tplc="2236BF08">
      <w:start w:val="1"/>
      <w:numFmt w:val="decimal"/>
      <w:lvlText w:val=""/>
      <w:lvlJc w:val="left"/>
    </w:lvl>
    <w:lvl w:ilvl="3" w:tplc="11E4DE26">
      <w:start w:val="1"/>
      <w:numFmt w:val="decimal"/>
      <w:lvlText w:val=""/>
      <w:lvlJc w:val="left"/>
    </w:lvl>
    <w:lvl w:ilvl="4" w:tplc="F01CE5A8">
      <w:start w:val="1"/>
      <w:numFmt w:val="decimal"/>
      <w:pStyle w:val="2"/>
      <w:lvlText w:val=""/>
      <w:lvlJc w:val="left"/>
    </w:lvl>
    <w:lvl w:ilvl="5" w:tplc="FC8E58BE">
      <w:start w:val="1"/>
      <w:numFmt w:val="decimal"/>
      <w:lvlText w:val=""/>
      <w:lvlJc w:val="left"/>
    </w:lvl>
    <w:lvl w:ilvl="6" w:tplc="C8365750">
      <w:start w:val="1"/>
      <w:numFmt w:val="decimal"/>
      <w:lvlText w:val=""/>
      <w:lvlJc w:val="left"/>
    </w:lvl>
    <w:lvl w:ilvl="7" w:tplc="20CEDAEE">
      <w:start w:val="1"/>
      <w:numFmt w:val="decimal"/>
      <w:lvlText w:val=""/>
      <w:lvlJc w:val="left"/>
    </w:lvl>
    <w:lvl w:ilvl="8" w:tplc="6D106998">
      <w:start w:val="1"/>
      <w:numFmt w:val="decimal"/>
      <w:lvlText w:val=""/>
      <w:lvlJc w:val="left"/>
    </w:lvl>
  </w:abstractNum>
  <w:abstractNum w:abstractNumId="10" w15:restartNumberingAfterBreak="0">
    <w:nsid w:val="10454F24"/>
    <w:multiLevelType w:val="hybridMultilevel"/>
    <w:tmpl w:val="44D2AD02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11" w15:restartNumberingAfterBreak="0">
    <w:nsid w:val="11A50970"/>
    <w:multiLevelType w:val="multilevel"/>
    <w:tmpl w:val="7F90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E3341"/>
    <w:multiLevelType w:val="hybridMultilevel"/>
    <w:tmpl w:val="E460E906"/>
    <w:lvl w:ilvl="0" w:tplc="3B42C89C">
      <w:start w:val="1"/>
      <w:numFmt w:val="decimal"/>
      <w:pStyle w:val="a"/>
      <w:lvlText w:val="*"/>
      <w:lvlJc w:val="left"/>
    </w:lvl>
    <w:lvl w:ilvl="1" w:tplc="9C4A5636">
      <w:start w:val="1"/>
      <w:numFmt w:val="decimal"/>
      <w:lvlText w:val=""/>
      <w:lvlJc w:val="left"/>
    </w:lvl>
    <w:lvl w:ilvl="2" w:tplc="B04A759A">
      <w:start w:val="1"/>
      <w:numFmt w:val="decimal"/>
      <w:lvlText w:val=""/>
      <w:lvlJc w:val="left"/>
    </w:lvl>
    <w:lvl w:ilvl="3" w:tplc="0ABAFC1E">
      <w:start w:val="1"/>
      <w:numFmt w:val="decimal"/>
      <w:lvlText w:val=""/>
      <w:lvlJc w:val="left"/>
    </w:lvl>
    <w:lvl w:ilvl="4" w:tplc="962C98F0">
      <w:start w:val="1"/>
      <w:numFmt w:val="decimal"/>
      <w:lvlText w:val=""/>
      <w:lvlJc w:val="left"/>
    </w:lvl>
    <w:lvl w:ilvl="5" w:tplc="D524476A">
      <w:start w:val="1"/>
      <w:numFmt w:val="decimal"/>
      <w:lvlText w:val=""/>
      <w:lvlJc w:val="left"/>
    </w:lvl>
    <w:lvl w:ilvl="6" w:tplc="2E0E46A4">
      <w:start w:val="1"/>
      <w:numFmt w:val="decimal"/>
      <w:lvlText w:val=""/>
      <w:lvlJc w:val="left"/>
    </w:lvl>
    <w:lvl w:ilvl="7" w:tplc="84DA4774">
      <w:start w:val="1"/>
      <w:numFmt w:val="decimal"/>
      <w:lvlText w:val=""/>
      <w:lvlJc w:val="left"/>
    </w:lvl>
    <w:lvl w:ilvl="8" w:tplc="79588ACA">
      <w:start w:val="1"/>
      <w:numFmt w:val="decimal"/>
      <w:lvlText w:val=""/>
      <w:lvlJc w:val="left"/>
    </w:lvl>
  </w:abstractNum>
  <w:abstractNum w:abstractNumId="13" w15:restartNumberingAfterBreak="0">
    <w:nsid w:val="18510192"/>
    <w:multiLevelType w:val="multilevel"/>
    <w:tmpl w:val="FD6A7246"/>
    <w:lvl w:ilvl="0">
      <w:start w:val="4"/>
      <w:numFmt w:val="decimal"/>
      <w:lvlText w:val="%1."/>
      <w:lvlJc w:val="left"/>
      <w:pPr>
        <w:ind w:left="360" w:hanging="360"/>
      </w:pPr>
      <w:rPr>
        <w:rFonts w:cstheme="minorHAnsi" w:hint="default"/>
      </w:rPr>
    </w:lvl>
    <w:lvl w:ilvl="1">
      <w:start w:val="1"/>
      <w:numFmt w:val="decimal"/>
      <w:lvlText w:val="%1.%2."/>
      <w:lvlJc w:val="left"/>
      <w:pPr>
        <w:ind w:left="1287" w:hanging="360"/>
      </w:pPr>
      <w:rPr>
        <w:rFonts w:cstheme="minorHAnsi"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2574" w:hanging="720"/>
      </w:pPr>
      <w:rPr>
        <w:rFonts w:cstheme="minorHAnsi" w:hint="default"/>
        <w:b w:val="0"/>
        <w:i w:val="0"/>
        <w:color w:val="auto"/>
        <w:highlight w:val="white"/>
      </w:rPr>
    </w:lvl>
    <w:lvl w:ilvl="3">
      <w:start w:val="1"/>
      <w:numFmt w:val="bullet"/>
      <w:lvlText w:val=""/>
      <w:lvlJc w:val="left"/>
      <w:pPr>
        <w:ind w:left="3414" w:hanging="72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4788" w:hanging="108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7002" w:hanging="1440"/>
      </w:pPr>
      <w:rPr>
        <w:rFonts w:cstheme="minorHAnsi" w:hint="default"/>
      </w:rPr>
    </w:lvl>
    <w:lvl w:ilvl="7">
      <w:start w:val="1"/>
      <w:numFmt w:val="decimal"/>
      <w:lvlText w:val="%1.%2.%3.%4.%5.%6.%7.%8."/>
      <w:lvlJc w:val="left"/>
      <w:pPr>
        <w:ind w:left="7929" w:hanging="1440"/>
      </w:pPr>
      <w:rPr>
        <w:rFonts w:cstheme="minorHAnsi" w:hint="default"/>
      </w:rPr>
    </w:lvl>
    <w:lvl w:ilvl="8">
      <w:start w:val="1"/>
      <w:numFmt w:val="decimal"/>
      <w:lvlText w:val="%1.%2.%3.%4.%5.%6.%7.%8.%9."/>
      <w:lvlJc w:val="left"/>
      <w:pPr>
        <w:ind w:left="9216" w:hanging="1800"/>
      </w:pPr>
      <w:rPr>
        <w:rFonts w:cstheme="minorHAnsi" w:hint="default"/>
      </w:rPr>
    </w:lvl>
  </w:abstractNum>
  <w:abstractNum w:abstractNumId="14" w15:restartNumberingAfterBreak="0">
    <w:nsid w:val="186C1092"/>
    <w:multiLevelType w:val="multilevel"/>
    <w:tmpl w:val="EBD4A812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C204106"/>
    <w:multiLevelType w:val="multilevel"/>
    <w:tmpl w:val="0F3A67B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134" w:hanging="850"/>
      </w:pPr>
      <w:rPr>
        <w:sz w:val="22"/>
        <w:szCs w:val="22"/>
        <w:lang w:val="ru-RU"/>
      </w:rPr>
    </w:lvl>
    <w:lvl w:ilvl="3">
      <w:start w:val="1"/>
      <w:numFmt w:val="decimal"/>
      <w:lvlText w:val="%1.%2.%3.%4."/>
      <w:lvlJc w:val="left"/>
      <w:pPr>
        <w:ind w:left="1134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1EBF2E98"/>
    <w:multiLevelType w:val="multilevel"/>
    <w:tmpl w:val="54FE01D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3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7" w15:restartNumberingAfterBreak="0">
    <w:nsid w:val="202A2CD2"/>
    <w:multiLevelType w:val="multilevel"/>
    <w:tmpl w:val="FF529A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000000" w:themeColor="text1"/>
        <w:sz w:val="22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20BF732B"/>
    <w:multiLevelType w:val="multilevel"/>
    <w:tmpl w:val="FF529A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000000" w:themeColor="text1"/>
        <w:sz w:val="22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23CF6995"/>
    <w:multiLevelType w:val="hybridMultilevel"/>
    <w:tmpl w:val="9D844AAA"/>
    <w:lvl w:ilvl="0" w:tplc="C6E02164">
      <w:start w:val="1"/>
      <w:numFmt w:val="bullet"/>
      <w:lvlText w:val=""/>
      <w:lvlJc w:val="left"/>
      <w:rPr>
        <w:rFonts w:ascii="Symbol" w:hAnsi="Symbol" w:hint="default"/>
      </w:rPr>
    </w:lvl>
    <w:lvl w:ilvl="1" w:tplc="78C49040">
      <w:start w:val="1"/>
      <w:numFmt w:val="decimal"/>
      <w:lvlText w:val=""/>
      <w:lvlJc w:val="left"/>
    </w:lvl>
    <w:lvl w:ilvl="2" w:tplc="4AEA7E0C">
      <w:start w:val="1"/>
      <w:numFmt w:val="decimal"/>
      <w:lvlText w:val=""/>
      <w:lvlJc w:val="left"/>
    </w:lvl>
    <w:lvl w:ilvl="3" w:tplc="F45E6B4C">
      <w:start w:val="1"/>
      <w:numFmt w:val="decimal"/>
      <w:lvlText w:val=""/>
      <w:lvlJc w:val="left"/>
    </w:lvl>
    <w:lvl w:ilvl="4" w:tplc="E2464560">
      <w:start w:val="1"/>
      <w:numFmt w:val="decimal"/>
      <w:lvlText w:val=""/>
      <w:lvlJc w:val="left"/>
    </w:lvl>
    <w:lvl w:ilvl="5" w:tplc="D1BA4200">
      <w:start w:val="1"/>
      <w:numFmt w:val="decimal"/>
      <w:lvlText w:val=""/>
      <w:lvlJc w:val="left"/>
    </w:lvl>
    <w:lvl w:ilvl="6" w:tplc="48F675D0">
      <w:start w:val="1"/>
      <w:numFmt w:val="decimal"/>
      <w:lvlText w:val=""/>
      <w:lvlJc w:val="left"/>
    </w:lvl>
    <w:lvl w:ilvl="7" w:tplc="2A428D80">
      <w:start w:val="1"/>
      <w:numFmt w:val="decimal"/>
      <w:lvlText w:val=""/>
      <w:lvlJc w:val="left"/>
    </w:lvl>
    <w:lvl w:ilvl="8" w:tplc="E8C69576">
      <w:start w:val="1"/>
      <w:numFmt w:val="decimal"/>
      <w:lvlText w:val=""/>
      <w:lvlJc w:val="left"/>
    </w:lvl>
  </w:abstractNum>
  <w:abstractNum w:abstractNumId="20" w15:restartNumberingAfterBreak="0">
    <w:nsid w:val="24F75BF3"/>
    <w:multiLevelType w:val="multilevel"/>
    <w:tmpl w:val="8174E670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269A27B9"/>
    <w:multiLevelType w:val="hybridMultilevel"/>
    <w:tmpl w:val="1DBAD634"/>
    <w:lvl w:ilvl="0" w:tplc="296C64B8">
      <w:start w:val="1"/>
      <w:numFmt w:val="decimal"/>
      <w:lvlText w:val="4.%1"/>
      <w:lvlJc w:val="left"/>
      <w:pPr>
        <w:ind w:left="720" w:hanging="360"/>
      </w:pPr>
      <w:rPr>
        <w:rFonts w:hint="default"/>
        <w:sz w:val="22"/>
        <w:szCs w:val="22"/>
      </w:rPr>
    </w:lvl>
    <w:lvl w:ilvl="1" w:tplc="62CE16E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F6A1B82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94CCE9E8">
      <w:start w:val="1"/>
      <w:numFmt w:val="decimal"/>
      <w:lvlText w:val="%4."/>
      <w:lvlJc w:val="left"/>
      <w:pPr>
        <w:ind w:left="2880" w:hanging="360"/>
      </w:pPr>
    </w:lvl>
    <w:lvl w:ilvl="4" w:tplc="142C2EC2">
      <w:start w:val="1"/>
      <w:numFmt w:val="lowerLetter"/>
      <w:lvlText w:val="%5."/>
      <w:lvlJc w:val="left"/>
      <w:pPr>
        <w:ind w:left="3600" w:hanging="360"/>
      </w:pPr>
    </w:lvl>
    <w:lvl w:ilvl="5" w:tplc="469AE54A">
      <w:start w:val="1"/>
      <w:numFmt w:val="lowerRoman"/>
      <w:lvlText w:val="%6."/>
      <w:lvlJc w:val="right"/>
      <w:pPr>
        <w:ind w:left="4320" w:hanging="180"/>
      </w:pPr>
    </w:lvl>
    <w:lvl w:ilvl="6" w:tplc="DF5AFD6A">
      <w:start w:val="1"/>
      <w:numFmt w:val="decimal"/>
      <w:lvlText w:val="%7."/>
      <w:lvlJc w:val="left"/>
      <w:pPr>
        <w:ind w:left="5040" w:hanging="360"/>
      </w:pPr>
    </w:lvl>
    <w:lvl w:ilvl="7" w:tplc="651E99D2">
      <w:start w:val="1"/>
      <w:numFmt w:val="lowerLetter"/>
      <w:lvlText w:val="%8."/>
      <w:lvlJc w:val="left"/>
      <w:pPr>
        <w:ind w:left="5760" w:hanging="360"/>
      </w:pPr>
    </w:lvl>
    <w:lvl w:ilvl="8" w:tplc="B23E7E6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11026A"/>
    <w:multiLevelType w:val="hybridMultilevel"/>
    <w:tmpl w:val="92401FCA"/>
    <w:lvl w:ilvl="0" w:tplc="FC6A21BA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529A5FA2">
      <w:start w:val="1"/>
      <w:numFmt w:val="lowerLetter"/>
      <w:lvlText w:val="%2."/>
      <w:lvlJc w:val="left"/>
      <w:pPr>
        <w:ind w:left="2073" w:hanging="360"/>
      </w:pPr>
    </w:lvl>
    <w:lvl w:ilvl="2" w:tplc="2D6E418A">
      <w:start w:val="1"/>
      <w:numFmt w:val="lowerRoman"/>
      <w:lvlText w:val="%3."/>
      <w:lvlJc w:val="right"/>
      <w:pPr>
        <w:ind w:left="2793" w:hanging="180"/>
      </w:pPr>
    </w:lvl>
    <w:lvl w:ilvl="3" w:tplc="B0B0D6F8">
      <w:start w:val="1"/>
      <w:numFmt w:val="decimal"/>
      <w:lvlText w:val="%4."/>
      <w:lvlJc w:val="left"/>
      <w:pPr>
        <w:ind w:left="3513" w:hanging="360"/>
      </w:pPr>
    </w:lvl>
    <w:lvl w:ilvl="4" w:tplc="725470E6">
      <w:start w:val="1"/>
      <w:numFmt w:val="lowerLetter"/>
      <w:lvlText w:val="%5."/>
      <w:lvlJc w:val="left"/>
      <w:pPr>
        <w:ind w:left="4233" w:hanging="360"/>
      </w:pPr>
    </w:lvl>
    <w:lvl w:ilvl="5" w:tplc="9BACC1EE">
      <w:start w:val="1"/>
      <w:numFmt w:val="lowerRoman"/>
      <w:lvlText w:val="%6."/>
      <w:lvlJc w:val="right"/>
      <w:pPr>
        <w:ind w:left="4953" w:hanging="180"/>
      </w:pPr>
    </w:lvl>
    <w:lvl w:ilvl="6" w:tplc="40AC744A">
      <w:start w:val="1"/>
      <w:numFmt w:val="decimal"/>
      <w:lvlText w:val="%7."/>
      <w:lvlJc w:val="left"/>
      <w:pPr>
        <w:ind w:left="5673" w:hanging="360"/>
      </w:pPr>
    </w:lvl>
    <w:lvl w:ilvl="7" w:tplc="A588C87E">
      <w:start w:val="1"/>
      <w:numFmt w:val="lowerLetter"/>
      <w:lvlText w:val="%8."/>
      <w:lvlJc w:val="left"/>
      <w:pPr>
        <w:ind w:left="6393" w:hanging="360"/>
      </w:pPr>
    </w:lvl>
    <w:lvl w:ilvl="8" w:tplc="33408396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27226F12"/>
    <w:multiLevelType w:val="hybridMultilevel"/>
    <w:tmpl w:val="BCACB962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24" w15:restartNumberingAfterBreak="0">
    <w:nsid w:val="272733AB"/>
    <w:multiLevelType w:val="multilevel"/>
    <w:tmpl w:val="FF529A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2E4F37D9"/>
    <w:multiLevelType w:val="hybridMultilevel"/>
    <w:tmpl w:val="64D239AC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26" w15:restartNumberingAfterBreak="0">
    <w:nsid w:val="306D053D"/>
    <w:multiLevelType w:val="hybridMultilevel"/>
    <w:tmpl w:val="4BF2D4AC"/>
    <w:lvl w:ilvl="0" w:tplc="84961748">
      <w:start w:val="1"/>
      <w:numFmt w:val="decimal"/>
      <w:lvlText w:val=""/>
      <w:lvlJc w:val="left"/>
    </w:lvl>
    <w:lvl w:ilvl="1" w:tplc="8A844B48">
      <w:start w:val="1"/>
      <w:numFmt w:val="decimal"/>
      <w:lvlText w:val=""/>
      <w:lvlJc w:val="left"/>
    </w:lvl>
    <w:lvl w:ilvl="2" w:tplc="801049C8">
      <w:start w:val="1"/>
      <w:numFmt w:val="decimal"/>
      <w:lvlText w:val=""/>
      <w:lvlJc w:val="left"/>
    </w:lvl>
    <w:lvl w:ilvl="3" w:tplc="FC9EF812">
      <w:start w:val="1"/>
      <w:numFmt w:val="decimal"/>
      <w:lvlText w:val=""/>
      <w:lvlJc w:val="left"/>
    </w:lvl>
    <w:lvl w:ilvl="4" w:tplc="5980D594">
      <w:start w:val="1"/>
      <w:numFmt w:val="decimal"/>
      <w:lvlText w:val=""/>
      <w:lvlJc w:val="left"/>
    </w:lvl>
    <w:lvl w:ilvl="5" w:tplc="38F0BBF2">
      <w:start w:val="1"/>
      <w:numFmt w:val="decimal"/>
      <w:lvlText w:val=""/>
      <w:lvlJc w:val="left"/>
    </w:lvl>
    <w:lvl w:ilvl="6" w:tplc="D424F69C">
      <w:start w:val="1"/>
      <w:numFmt w:val="decimal"/>
      <w:lvlText w:val=""/>
      <w:lvlJc w:val="left"/>
    </w:lvl>
    <w:lvl w:ilvl="7" w:tplc="61F466F2">
      <w:start w:val="1"/>
      <w:numFmt w:val="decimal"/>
      <w:lvlText w:val=""/>
      <w:lvlJc w:val="left"/>
    </w:lvl>
    <w:lvl w:ilvl="8" w:tplc="D28C0108">
      <w:start w:val="1"/>
      <w:numFmt w:val="decimal"/>
      <w:lvlText w:val=""/>
      <w:lvlJc w:val="left"/>
    </w:lvl>
  </w:abstractNum>
  <w:abstractNum w:abstractNumId="27" w15:restartNumberingAfterBreak="0">
    <w:nsid w:val="34B83369"/>
    <w:multiLevelType w:val="hybridMultilevel"/>
    <w:tmpl w:val="0E8C882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34EB600C"/>
    <w:multiLevelType w:val="hybridMultilevel"/>
    <w:tmpl w:val="F76C8DEE"/>
    <w:lvl w:ilvl="0" w:tplc="7CFEB174">
      <w:start w:val="1"/>
      <w:numFmt w:val="decimal"/>
      <w:lvlText w:val="%1)"/>
      <w:lvlJc w:val="left"/>
      <w:pPr>
        <w:ind w:left="1584" w:hanging="360"/>
      </w:pPr>
      <w:rPr>
        <w:rFonts w:hint="default"/>
      </w:rPr>
    </w:lvl>
    <w:lvl w:ilvl="1" w:tplc="1D5E0438">
      <w:start w:val="1"/>
      <w:numFmt w:val="lowerLetter"/>
      <w:lvlText w:val="%2."/>
      <w:lvlJc w:val="left"/>
      <w:pPr>
        <w:ind w:left="2304" w:hanging="360"/>
      </w:pPr>
    </w:lvl>
    <w:lvl w:ilvl="2" w:tplc="486E26BE">
      <w:start w:val="1"/>
      <w:numFmt w:val="lowerRoman"/>
      <w:lvlText w:val="%3."/>
      <w:lvlJc w:val="right"/>
      <w:pPr>
        <w:ind w:left="3024" w:hanging="180"/>
      </w:pPr>
    </w:lvl>
    <w:lvl w:ilvl="3" w:tplc="CDB8AB18">
      <w:start w:val="1"/>
      <w:numFmt w:val="decimal"/>
      <w:lvlText w:val="%4."/>
      <w:lvlJc w:val="left"/>
      <w:pPr>
        <w:ind w:left="3744" w:hanging="360"/>
      </w:pPr>
    </w:lvl>
    <w:lvl w:ilvl="4" w:tplc="27B84B5A">
      <w:start w:val="1"/>
      <w:numFmt w:val="lowerLetter"/>
      <w:lvlText w:val="%5."/>
      <w:lvlJc w:val="left"/>
      <w:pPr>
        <w:ind w:left="4464" w:hanging="360"/>
      </w:pPr>
    </w:lvl>
    <w:lvl w:ilvl="5" w:tplc="3866F128">
      <w:start w:val="1"/>
      <w:numFmt w:val="lowerRoman"/>
      <w:lvlText w:val="%6."/>
      <w:lvlJc w:val="right"/>
      <w:pPr>
        <w:ind w:left="5184" w:hanging="180"/>
      </w:pPr>
    </w:lvl>
    <w:lvl w:ilvl="6" w:tplc="3B185262">
      <w:start w:val="1"/>
      <w:numFmt w:val="decimal"/>
      <w:lvlText w:val="%7."/>
      <w:lvlJc w:val="left"/>
      <w:pPr>
        <w:ind w:left="5904" w:hanging="360"/>
      </w:pPr>
    </w:lvl>
    <w:lvl w:ilvl="7" w:tplc="0DCE01D2">
      <w:start w:val="1"/>
      <w:numFmt w:val="lowerLetter"/>
      <w:lvlText w:val="%8."/>
      <w:lvlJc w:val="left"/>
      <w:pPr>
        <w:ind w:left="6624" w:hanging="360"/>
      </w:pPr>
    </w:lvl>
    <w:lvl w:ilvl="8" w:tplc="2E76AD4C">
      <w:start w:val="1"/>
      <w:numFmt w:val="lowerRoman"/>
      <w:lvlText w:val="%9."/>
      <w:lvlJc w:val="right"/>
      <w:pPr>
        <w:ind w:left="7344" w:hanging="180"/>
      </w:pPr>
    </w:lvl>
  </w:abstractNum>
  <w:abstractNum w:abstractNumId="29" w15:restartNumberingAfterBreak="0">
    <w:nsid w:val="35467FF6"/>
    <w:multiLevelType w:val="multilevel"/>
    <w:tmpl w:val="A0D6D6F4"/>
    <w:lvl w:ilvl="0">
      <w:start w:val="3"/>
      <w:numFmt w:val="decimal"/>
      <w:lvlText w:val="%1."/>
      <w:lvlJc w:val="left"/>
      <w:pPr>
        <w:ind w:left="432" w:hanging="432"/>
      </w:pPr>
    </w:lvl>
    <w:lvl w:ilvl="1">
      <w:start w:val="2"/>
      <w:numFmt w:val="decimal"/>
      <w:lvlText w:val="%1.%2.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."/>
      <w:lvlJc w:val="left"/>
      <w:pPr>
        <w:ind w:left="2137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30" w15:restartNumberingAfterBreak="0">
    <w:nsid w:val="38BE7EF9"/>
    <w:multiLevelType w:val="hybridMultilevel"/>
    <w:tmpl w:val="C4349994"/>
    <w:lvl w:ilvl="0" w:tplc="3990C9A6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96328DCA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488D63E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B5A87024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72905C30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1A0A302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B244284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1F4DB16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902E980C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1" w15:restartNumberingAfterBreak="0">
    <w:nsid w:val="39011793"/>
    <w:multiLevelType w:val="multilevel"/>
    <w:tmpl w:val="FF529A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000000" w:themeColor="text1"/>
        <w:sz w:val="22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3A5F1F0A"/>
    <w:multiLevelType w:val="hybridMultilevel"/>
    <w:tmpl w:val="13CCD562"/>
    <w:lvl w:ilvl="0" w:tplc="C088B06C">
      <w:start w:val="1"/>
      <w:numFmt w:val="bullet"/>
      <w:lvlText w:val=""/>
      <w:lvlJc w:val="left"/>
      <w:rPr>
        <w:rFonts w:ascii="Symbol" w:hAnsi="Symbol" w:hint="default"/>
      </w:rPr>
    </w:lvl>
    <w:lvl w:ilvl="1" w:tplc="CD84F24C">
      <w:start w:val="1"/>
      <w:numFmt w:val="decimal"/>
      <w:lvlText w:val=""/>
      <w:lvlJc w:val="left"/>
    </w:lvl>
    <w:lvl w:ilvl="2" w:tplc="08641E6C">
      <w:start w:val="1"/>
      <w:numFmt w:val="decimal"/>
      <w:lvlText w:val=""/>
      <w:lvlJc w:val="left"/>
    </w:lvl>
    <w:lvl w:ilvl="3" w:tplc="77127B82">
      <w:start w:val="1"/>
      <w:numFmt w:val="decimal"/>
      <w:lvlText w:val=""/>
      <w:lvlJc w:val="left"/>
    </w:lvl>
    <w:lvl w:ilvl="4" w:tplc="9160B84A">
      <w:start w:val="1"/>
      <w:numFmt w:val="decimal"/>
      <w:lvlText w:val=""/>
      <w:lvlJc w:val="left"/>
    </w:lvl>
    <w:lvl w:ilvl="5" w:tplc="7ABAAE4A">
      <w:start w:val="1"/>
      <w:numFmt w:val="decimal"/>
      <w:lvlText w:val=""/>
      <w:lvlJc w:val="left"/>
    </w:lvl>
    <w:lvl w:ilvl="6" w:tplc="C43CE46C">
      <w:start w:val="1"/>
      <w:numFmt w:val="decimal"/>
      <w:lvlText w:val=""/>
      <w:lvlJc w:val="left"/>
    </w:lvl>
    <w:lvl w:ilvl="7" w:tplc="B9BAC448">
      <w:start w:val="1"/>
      <w:numFmt w:val="decimal"/>
      <w:lvlText w:val=""/>
      <w:lvlJc w:val="left"/>
    </w:lvl>
    <w:lvl w:ilvl="8" w:tplc="80A49A56">
      <w:start w:val="1"/>
      <w:numFmt w:val="decimal"/>
      <w:lvlText w:val=""/>
      <w:lvlJc w:val="left"/>
    </w:lvl>
  </w:abstractNum>
  <w:abstractNum w:abstractNumId="33" w15:restartNumberingAfterBreak="0">
    <w:nsid w:val="3D06442E"/>
    <w:multiLevelType w:val="multilevel"/>
    <w:tmpl w:val="A9268E16"/>
    <w:lvl w:ilvl="0">
      <w:start w:val="4"/>
      <w:numFmt w:val="decimal"/>
      <w:lvlText w:val="%1."/>
      <w:lvlJc w:val="left"/>
      <w:pPr>
        <w:ind w:left="360" w:hanging="360"/>
      </w:pPr>
      <w:rPr>
        <w:rFonts w:cstheme="minorHAns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theme="minorHAnsi" w:hint="default"/>
        <w:b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theme="minorHAnsi" w:hint="default"/>
        <w:b w:val="0"/>
        <w:i w:val="0"/>
        <w:color w:val="000000" w:themeColor="text1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theme="minorHAns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theme="minorHAns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theme="minorHAnsi" w:hint="default"/>
      </w:rPr>
    </w:lvl>
  </w:abstractNum>
  <w:abstractNum w:abstractNumId="34" w15:restartNumberingAfterBreak="0">
    <w:nsid w:val="40E84EFB"/>
    <w:multiLevelType w:val="multilevel"/>
    <w:tmpl w:val="5134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3E049F"/>
    <w:multiLevelType w:val="multilevel"/>
    <w:tmpl w:val="0C0A387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ind w:left="576" w:hanging="576"/>
      </w:pPr>
      <w:rPr>
        <w:rFonts w:hint="default"/>
        <w:b w:val="0"/>
        <w:i w:val="0"/>
      </w:rPr>
    </w:lvl>
    <w:lvl w:ilvl="2">
      <w:start w:val="1"/>
      <w:numFmt w:val="decimal"/>
      <w:lvlRestart w:val="0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36" w15:restartNumberingAfterBreak="0">
    <w:nsid w:val="427B1D19"/>
    <w:multiLevelType w:val="hybridMultilevel"/>
    <w:tmpl w:val="21D2D9A6"/>
    <w:styleLink w:val="1"/>
    <w:lvl w:ilvl="0" w:tplc="38BE4108">
      <w:start w:val="1"/>
      <w:numFmt w:val="decimal"/>
      <w:pStyle w:val="1"/>
      <w:lvlText w:val=""/>
      <w:lvlJc w:val="left"/>
    </w:lvl>
    <w:lvl w:ilvl="1" w:tplc="440041A2">
      <w:start w:val="1"/>
      <w:numFmt w:val="decimal"/>
      <w:lvlText w:val=""/>
      <w:lvlJc w:val="left"/>
    </w:lvl>
    <w:lvl w:ilvl="2" w:tplc="4000990A">
      <w:start w:val="1"/>
      <w:numFmt w:val="decimal"/>
      <w:lvlText w:val=""/>
      <w:lvlJc w:val="left"/>
    </w:lvl>
    <w:lvl w:ilvl="3" w:tplc="791E16CE">
      <w:start w:val="1"/>
      <w:numFmt w:val="decimal"/>
      <w:lvlText w:val=""/>
      <w:lvlJc w:val="left"/>
    </w:lvl>
    <w:lvl w:ilvl="4" w:tplc="63F2C5AE">
      <w:start w:val="1"/>
      <w:numFmt w:val="decimal"/>
      <w:lvlText w:val=""/>
      <w:lvlJc w:val="left"/>
    </w:lvl>
    <w:lvl w:ilvl="5" w:tplc="5FA00026">
      <w:start w:val="1"/>
      <w:numFmt w:val="decimal"/>
      <w:lvlText w:val=""/>
      <w:lvlJc w:val="left"/>
    </w:lvl>
    <w:lvl w:ilvl="6" w:tplc="F15E25F8">
      <w:start w:val="1"/>
      <w:numFmt w:val="decimal"/>
      <w:lvlText w:val=""/>
      <w:lvlJc w:val="left"/>
    </w:lvl>
    <w:lvl w:ilvl="7" w:tplc="242C30C8">
      <w:start w:val="1"/>
      <w:numFmt w:val="decimal"/>
      <w:lvlText w:val=""/>
      <w:lvlJc w:val="left"/>
    </w:lvl>
    <w:lvl w:ilvl="8" w:tplc="B57CDAD6">
      <w:start w:val="1"/>
      <w:numFmt w:val="decimal"/>
      <w:lvlText w:val=""/>
      <w:lvlJc w:val="left"/>
    </w:lvl>
  </w:abstractNum>
  <w:abstractNum w:abstractNumId="37" w15:restartNumberingAfterBreak="0">
    <w:nsid w:val="437C22DC"/>
    <w:multiLevelType w:val="hybridMultilevel"/>
    <w:tmpl w:val="FDA41EEE"/>
    <w:lvl w:ilvl="0" w:tplc="11C0518E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8241F3C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2" w:tplc="9858044E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7386756A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E286F05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8D2C4AD2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C9C64284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454A658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6E6C466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8" w15:restartNumberingAfterBreak="0">
    <w:nsid w:val="439F7F51"/>
    <w:multiLevelType w:val="hybridMultilevel"/>
    <w:tmpl w:val="BF14175C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39" w15:restartNumberingAfterBreak="0">
    <w:nsid w:val="4852454D"/>
    <w:multiLevelType w:val="multilevel"/>
    <w:tmpl w:val="04466038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576" w:hanging="576"/>
      </w:pPr>
      <w:rPr>
        <w:b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40" w15:restartNumberingAfterBreak="0">
    <w:nsid w:val="49F62C50"/>
    <w:multiLevelType w:val="hybridMultilevel"/>
    <w:tmpl w:val="E190ED36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41" w15:restartNumberingAfterBreak="0">
    <w:nsid w:val="4CFC27CC"/>
    <w:multiLevelType w:val="multilevel"/>
    <w:tmpl w:val="D006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005F8E"/>
    <w:multiLevelType w:val="multilevel"/>
    <w:tmpl w:val="2BCC9DF0"/>
    <w:lvl w:ilvl="0">
      <w:start w:val="1"/>
      <w:numFmt w:val="decimal"/>
      <w:lvlText w:val="1.%1"/>
      <w:lvlJc w:val="left"/>
      <w:pPr>
        <w:ind w:left="574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2"/>
      <w:numFmt w:val="decimal"/>
      <w:lvlText w:val="%1.%2."/>
      <w:lvlJc w:val="left"/>
      <w:pPr>
        <w:ind w:left="718" w:hanging="576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862" w:hanging="720"/>
      </w:pPr>
    </w:lvl>
    <w:lvl w:ilvl="3">
      <w:start w:val="1"/>
      <w:numFmt w:val="decimal"/>
      <w:lvlText w:val="%1.%2.%3.%4."/>
      <w:lvlJc w:val="left"/>
      <w:pPr>
        <w:ind w:left="1006" w:hanging="864"/>
      </w:pPr>
    </w:lvl>
    <w:lvl w:ilvl="4">
      <w:start w:val="1"/>
      <w:numFmt w:val="decimal"/>
      <w:lvlText w:val="%1.%2.%3.%4.%5."/>
      <w:lvlJc w:val="left"/>
      <w:pPr>
        <w:ind w:left="1150" w:hanging="1008"/>
      </w:pPr>
    </w:lvl>
    <w:lvl w:ilvl="5">
      <w:start w:val="1"/>
      <w:numFmt w:val="decimal"/>
      <w:lvlText w:val="%1.%2.%3.%4.%5.%6."/>
      <w:lvlJc w:val="left"/>
      <w:pPr>
        <w:ind w:left="1294" w:hanging="1152"/>
      </w:pPr>
    </w:lvl>
    <w:lvl w:ilvl="6">
      <w:start w:val="1"/>
      <w:numFmt w:val="decimal"/>
      <w:lvlText w:val="%1.%2.%3.%4.%5.%6.%7."/>
      <w:lvlJc w:val="left"/>
      <w:pPr>
        <w:ind w:left="1438" w:hanging="1296"/>
      </w:pPr>
    </w:lvl>
    <w:lvl w:ilvl="7">
      <w:start w:val="1"/>
      <w:numFmt w:val="decimal"/>
      <w:lvlText w:val="%1.%2.%3.%4.%5.%6.%7.%8."/>
      <w:lvlJc w:val="left"/>
      <w:pPr>
        <w:ind w:left="1582" w:hanging="1440"/>
      </w:pPr>
    </w:lvl>
    <w:lvl w:ilvl="8">
      <w:start w:val="1"/>
      <w:numFmt w:val="decimal"/>
      <w:lvlText w:val="%1.%2.%3.%4.%5.%6.%7.%8.%9."/>
      <w:lvlJc w:val="left"/>
      <w:pPr>
        <w:ind w:left="1726" w:hanging="1584"/>
      </w:pPr>
    </w:lvl>
  </w:abstractNum>
  <w:abstractNum w:abstractNumId="43" w15:restartNumberingAfterBreak="0">
    <w:nsid w:val="527F100A"/>
    <w:multiLevelType w:val="multilevel"/>
    <w:tmpl w:val="FF5C092A"/>
    <w:lvl w:ilvl="0">
      <w:start w:val="5"/>
      <w:numFmt w:val="decimal"/>
      <w:lvlText w:val="%1."/>
      <w:lvlJc w:val="left"/>
      <w:pPr>
        <w:ind w:left="360" w:hanging="360"/>
      </w:pPr>
      <w:rPr>
        <w:rFonts w:cstheme="minorHAnsi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theme="minorHAnsi" w:hint="default"/>
        <w:b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cstheme="minorHAnsi" w:hint="default"/>
        <w:b w:val="0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cstheme="minorHAnsi"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cstheme="minorHAnsi" w:hint="default"/>
        <w:b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cstheme="minorHAnsi" w:hint="default"/>
        <w:b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cstheme="minorHAnsi" w:hint="default"/>
        <w:b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cstheme="minorHAnsi" w:hint="default"/>
        <w:b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cstheme="minorHAnsi" w:hint="default"/>
        <w:b/>
      </w:rPr>
    </w:lvl>
  </w:abstractNum>
  <w:abstractNum w:abstractNumId="44" w15:restartNumberingAfterBreak="0">
    <w:nsid w:val="52816424"/>
    <w:multiLevelType w:val="multilevel"/>
    <w:tmpl w:val="A9EC76C2"/>
    <w:lvl w:ilvl="0">
      <w:start w:val="1"/>
      <w:numFmt w:val="decimal"/>
      <w:pStyle w:val="OMDEV"/>
      <w:lvlText w:val="%1."/>
      <w:lvlJc w:val="left"/>
      <w:pPr>
        <w:ind w:left="397" w:hanging="397"/>
      </w:pPr>
      <w:rPr>
        <w:rFonts w:hint="default"/>
        <w:sz w:val="32"/>
        <w:szCs w:val="32"/>
      </w:rPr>
    </w:lvl>
    <w:lvl w:ilvl="1">
      <w:start w:val="1"/>
      <w:numFmt w:val="decimal"/>
      <w:pStyle w:val="OMDV2"/>
      <w:lvlText w:val="%1.%2"/>
      <w:lvlJc w:val="left"/>
      <w:pPr>
        <w:ind w:left="595" w:hanging="595"/>
      </w:pPr>
      <w:rPr>
        <w:rFonts w:hint="default"/>
      </w:rPr>
    </w:lvl>
    <w:lvl w:ilvl="2">
      <w:start w:val="1"/>
      <w:numFmt w:val="decimal"/>
      <w:pStyle w:val="OMDV3"/>
      <w:lvlText w:val="%1.%2.%3"/>
      <w:lvlJc w:val="left"/>
      <w:pPr>
        <w:ind w:left="1134" w:hanging="850"/>
      </w:pPr>
      <w:rPr>
        <w:sz w:val="22"/>
        <w:szCs w:val="22"/>
        <w:lang w:val="ru-RU"/>
      </w:rPr>
    </w:lvl>
    <w:lvl w:ilvl="3">
      <w:start w:val="1"/>
      <w:numFmt w:val="decimal"/>
      <w:pStyle w:val="OMDV4"/>
      <w:lvlText w:val="%1.%2.%3.%4."/>
      <w:lvlJc w:val="left"/>
      <w:pPr>
        <w:ind w:left="1134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45" w15:restartNumberingAfterBreak="0">
    <w:nsid w:val="52FA7661"/>
    <w:multiLevelType w:val="multilevel"/>
    <w:tmpl w:val="FF529A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000000" w:themeColor="text1"/>
        <w:sz w:val="22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6" w15:restartNumberingAfterBreak="0">
    <w:nsid w:val="53703265"/>
    <w:multiLevelType w:val="hybridMultilevel"/>
    <w:tmpl w:val="4704E5C8"/>
    <w:lvl w:ilvl="0" w:tplc="DAFA5788">
      <w:start w:val="1"/>
      <w:numFmt w:val="decimal"/>
      <w:lvlText w:val=""/>
      <w:lvlJc w:val="left"/>
      <w:pPr>
        <w:ind w:left="8157" w:hanging="360"/>
      </w:pPr>
      <w:rPr>
        <w:b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</w:rPr>
    </w:lvl>
    <w:lvl w:ilvl="1" w:tplc="91C6DFEA">
      <w:start w:val="1"/>
      <w:numFmt w:val="decimal"/>
      <w:lvlText w:val=""/>
      <w:lvlJc w:val="left"/>
    </w:lvl>
    <w:lvl w:ilvl="2" w:tplc="97506FB6">
      <w:start w:val="1"/>
      <w:numFmt w:val="decimal"/>
      <w:lvlText w:val=""/>
      <w:lvlJc w:val="left"/>
    </w:lvl>
    <w:lvl w:ilvl="3" w:tplc="12F6C888">
      <w:start w:val="1"/>
      <w:numFmt w:val="decimal"/>
      <w:lvlText w:val=""/>
      <w:lvlJc w:val="left"/>
    </w:lvl>
    <w:lvl w:ilvl="4" w:tplc="ABF457D2">
      <w:start w:val="1"/>
      <w:numFmt w:val="decimal"/>
      <w:lvlText w:val=""/>
      <w:lvlJc w:val="left"/>
    </w:lvl>
    <w:lvl w:ilvl="5" w:tplc="A01E4290">
      <w:start w:val="1"/>
      <w:numFmt w:val="decimal"/>
      <w:lvlText w:val=""/>
      <w:lvlJc w:val="left"/>
    </w:lvl>
    <w:lvl w:ilvl="6" w:tplc="243EC28E">
      <w:start w:val="1"/>
      <w:numFmt w:val="decimal"/>
      <w:lvlText w:val=""/>
      <w:lvlJc w:val="left"/>
    </w:lvl>
    <w:lvl w:ilvl="7" w:tplc="75F6D92E">
      <w:start w:val="1"/>
      <w:numFmt w:val="decimal"/>
      <w:lvlText w:val=""/>
      <w:lvlJc w:val="left"/>
      <w:rPr>
        <w:rFonts w:ascii="Symbol" w:hAnsi="Symbol" w:cstheme="minorBidi" w:hint="default"/>
        <w:b/>
        <w:i w:val="0"/>
        <w:color w:val="auto"/>
        <w:sz w:val="22"/>
        <w:szCs w:val="22"/>
      </w:rPr>
    </w:lvl>
    <w:lvl w:ilvl="8" w:tplc="70AE2632">
      <w:start w:val="1"/>
      <w:numFmt w:val="decimal"/>
      <w:lvlText w:val=""/>
      <w:lvlJc w:val="left"/>
    </w:lvl>
  </w:abstractNum>
  <w:abstractNum w:abstractNumId="47" w15:restartNumberingAfterBreak="0">
    <w:nsid w:val="53966917"/>
    <w:multiLevelType w:val="hybridMultilevel"/>
    <w:tmpl w:val="AFBA02F8"/>
    <w:lvl w:ilvl="0" w:tplc="24BEEEFA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8EE8EDBA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2" w:tplc="B468AF68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ADFE8BAA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9834838E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609C9D90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BA9800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A2808824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7054B546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48" w15:restartNumberingAfterBreak="0">
    <w:nsid w:val="54771F27"/>
    <w:multiLevelType w:val="hybridMultilevel"/>
    <w:tmpl w:val="8D8CD8C4"/>
    <w:lvl w:ilvl="0" w:tplc="4EAC7716">
      <w:start w:val="1"/>
      <w:numFmt w:val="decimal"/>
      <w:lvlText w:val=""/>
      <w:lvlJc w:val="left"/>
    </w:lvl>
    <w:lvl w:ilvl="1" w:tplc="EE20E3DE">
      <w:start w:val="1"/>
      <w:numFmt w:val="decimal"/>
      <w:lvlText w:val=""/>
      <w:lvlJc w:val="left"/>
    </w:lvl>
    <w:lvl w:ilvl="2" w:tplc="4E76785E">
      <w:start w:val="1"/>
      <w:numFmt w:val="decimal"/>
      <w:lvlText w:val=""/>
      <w:lvlJc w:val="left"/>
    </w:lvl>
    <w:lvl w:ilvl="3" w:tplc="251C2A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446C3BF0">
      <w:start w:val="1"/>
      <w:numFmt w:val="decimal"/>
      <w:lvlText w:val=""/>
      <w:lvlJc w:val="left"/>
    </w:lvl>
    <w:lvl w:ilvl="5" w:tplc="D818D386">
      <w:start w:val="1"/>
      <w:numFmt w:val="decimal"/>
      <w:lvlText w:val=""/>
      <w:lvlJc w:val="left"/>
    </w:lvl>
    <w:lvl w:ilvl="6" w:tplc="6AE06D06">
      <w:start w:val="1"/>
      <w:numFmt w:val="decimal"/>
      <w:lvlText w:val=""/>
      <w:lvlJc w:val="left"/>
    </w:lvl>
    <w:lvl w:ilvl="7" w:tplc="0C6A87B6">
      <w:start w:val="1"/>
      <w:numFmt w:val="decimal"/>
      <w:lvlText w:val=""/>
      <w:lvlJc w:val="left"/>
    </w:lvl>
    <w:lvl w:ilvl="8" w:tplc="E000F0C8">
      <w:start w:val="1"/>
      <w:numFmt w:val="decimal"/>
      <w:lvlText w:val=""/>
      <w:lvlJc w:val="left"/>
    </w:lvl>
  </w:abstractNum>
  <w:abstractNum w:abstractNumId="49" w15:restartNumberingAfterBreak="0">
    <w:nsid w:val="5728701B"/>
    <w:multiLevelType w:val="hybridMultilevel"/>
    <w:tmpl w:val="582AA2F6"/>
    <w:lvl w:ilvl="0" w:tplc="7908A95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75BAF5C0">
      <w:start w:val="1"/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/>
      </w:rPr>
    </w:lvl>
    <w:lvl w:ilvl="2" w:tplc="89365356">
      <w:start w:val="1"/>
      <w:numFmt w:val="bullet"/>
      <w:lvlText w:val="▪"/>
      <w:lvlJc w:val="left"/>
      <w:pPr>
        <w:ind w:left="3153" w:hanging="360"/>
      </w:pPr>
      <w:rPr>
        <w:rFonts w:ascii="Noto Sans Symbols" w:eastAsia="Noto Sans Symbols" w:hAnsi="Noto Sans Symbols" w:cs="Noto Sans Symbols"/>
      </w:rPr>
    </w:lvl>
    <w:lvl w:ilvl="3" w:tplc="A440BA30">
      <w:start w:val="1"/>
      <w:numFmt w:val="bullet"/>
      <w:lvlText w:val="●"/>
      <w:lvlJc w:val="left"/>
      <w:pPr>
        <w:ind w:left="3873" w:hanging="360"/>
      </w:pPr>
      <w:rPr>
        <w:rFonts w:ascii="Noto Sans Symbols" w:eastAsia="Noto Sans Symbols" w:hAnsi="Noto Sans Symbols" w:cs="Noto Sans Symbols"/>
      </w:rPr>
    </w:lvl>
    <w:lvl w:ilvl="4" w:tplc="7CD2E9B4">
      <w:start w:val="1"/>
      <w:numFmt w:val="bullet"/>
      <w:lvlText w:val="o"/>
      <w:lvlJc w:val="left"/>
      <w:pPr>
        <w:ind w:left="4593" w:hanging="360"/>
      </w:pPr>
      <w:rPr>
        <w:rFonts w:ascii="Courier New" w:eastAsia="Courier New" w:hAnsi="Courier New" w:cs="Courier New"/>
      </w:rPr>
    </w:lvl>
    <w:lvl w:ilvl="5" w:tplc="5E706874">
      <w:start w:val="1"/>
      <w:numFmt w:val="bullet"/>
      <w:lvlText w:val="▪"/>
      <w:lvlJc w:val="left"/>
      <w:pPr>
        <w:ind w:left="5313" w:hanging="360"/>
      </w:pPr>
      <w:rPr>
        <w:rFonts w:ascii="Noto Sans Symbols" w:eastAsia="Noto Sans Symbols" w:hAnsi="Noto Sans Symbols" w:cs="Noto Sans Symbols"/>
      </w:rPr>
    </w:lvl>
    <w:lvl w:ilvl="6" w:tplc="9EEAEEE4">
      <w:start w:val="1"/>
      <w:numFmt w:val="bullet"/>
      <w:lvlText w:val="●"/>
      <w:lvlJc w:val="left"/>
      <w:pPr>
        <w:ind w:left="6033" w:hanging="360"/>
      </w:pPr>
      <w:rPr>
        <w:rFonts w:ascii="Noto Sans Symbols" w:eastAsia="Noto Sans Symbols" w:hAnsi="Noto Sans Symbols" w:cs="Noto Sans Symbols"/>
      </w:rPr>
    </w:lvl>
    <w:lvl w:ilvl="7" w:tplc="3C783340">
      <w:start w:val="1"/>
      <w:numFmt w:val="bullet"/>
      <w:lvlText w:val="o"/>
      <w:lvlJc w:val="left"/>
      <w:pPr>
        <w:ind w:left="6753" w:hanging="360"/>
      </w:pPr>
      <w:rPr>
        <w:rFonts w:ascii="Courier New" w:eastAsia="Courier New" w:hAnsi="Courier New" w:cs="Courier New"/>
      </w:rPr>
    </w:lvl>
    <w:lvl w:ilvl="8" w:tplc="7C648C3C">
      <w:start w:val="1"/>
      <w:numFmt w:val="bullet"/>
      <w:lvlText w:val="▪"/>
      <w:lvlJc w:val="left"/>
      <w:pPr>
        <w:ind w:left="7473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5A81571B"/>
    <w:multiLevelType w:val="hybridMultilevel"/>
    <w:tmpl w:val="F4D680AA"/>
    <w:lvl w:ilvl="0" w:tplc="7908A95C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C414AB9A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C6F4F8CA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E946C310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D79052E0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B060CBE4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A9B62D0C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A874D96A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54858BE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1" w15:restartNumberingAfterBreak="0">
    <w:nsid w:val="5C115505"/>
    <w:multiLevelType w:val="hybridMultilevel"/>
    <w:tmpl w:val="5A747A7C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52" w15:restartNumberingAfterBreak="0">
    <w:nsid w:val="5DF42BB5"/>
    <w:multiLevelType w:val="multilevel"/>
    <w:tmpl w:val="F8B0FBF6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6054544E"/>
    <w:multiLevelType w:val="multilevel"/>
    <w:tmpl w:val="FF529A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610A03B1"/>
    <w:multiLevelType w:val="multilevel"/>
    <w:tmpl w:val="75B4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CF6C40"/>
    <w:multiLevelType w:val="hybridMultilevel"/>
    <w:tmpl w:val="2E6AEDD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6" w15:restartNumberingAfterBreak="0">
    <w:nsid w:val="649D3A13"/>
    <w:multiLevelType w:val="multilevel"/>
    <w:tmpl w:val="4960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8F760C"/>
    <w:multiLevelType w:val="hybridMultilevel"/>
    <w:tmpl w:val="D256E04E"/>
    <w:lvl w:ilvl="0" w:tplc="CFD252B6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ACA79F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FE654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1C0760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4B6CB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E08659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47A5BB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8EA0D8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5ECA7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8" w15:restartNumberingAfterBreak="0">
    <w:nsid w:val="69A65D4A"/>
    <w:multiLevelType w:val="hybridMultilevel"/>
    <w:tmpl w:val="7530313E"/>
    <w:lvl w:ilvl="0" w:tplc="9EAE1CCA">
      <w:start w:val="1"/>
      <w:numFmt w:val="decimal"/>
      <w:lvlText w:val=""/>
      <w:lvlJc w:val="left"/>
    </w:lvl>
    <w:lvl w:ilvl="1" w:tplc="C0504DD6">
      <w:start w:val="1"/>
      <w:numFmt w:val="decimal"/>
      <w:lvlText w:val=""/>
      <w:lvlJc w:val="left"/>
    </w:lvl>
    <w:lvl w:ilvl="2" w:tplc="660C66B4">
      <w:start w:val="1"/>
      <w:numFmt w:val="decimal"/>
      <w:lvlText w:val=""/>
      <w:lvlJc w:val="left"/>
    </w:lvl>
    <w:lvl w:ilvl="3" w:tplc="A5AC3AD6">
      <w:start w:val="1"/>
      <w:numFmt w:val="decimal"/>
      <w:lvlText w:val=""/>
      <w:lvlJc w:val="left"/>
    </w:lvl>
    <w:lvl w:ilvl="4" w:tplc="74E28D92">
      <w:start w:val="1"/>
      <w:numFmt w:val="decimal"/>
      <w:lvlText w:val=""/>
      <w:lvlJc w:val="left"/>
    </w:lvl>
    <w:lvl w:ilvl="5" w:tplc="BB5C2810">
      <w:start w:val="1"/>
      <w:numFmt w:val="decimal"/>
      <w:lvlText w:val=""/>
      <w:lvlJc w:val="left"/>
    </w:lvl>
    <w:lvl w:ilvl="6" w:tplc="67B4048A">
      <w:start w:val="1"/>
      <w:numFmt w:val="decimal"/>
      <w:lvlText w:val=""/>
      <w:lvlJc w:val="left"/>
    </w:lvl>
    <w:lvl w:ilvl="7" w:tplc="89668516">
      <w:start w:val="1"/>
      <w:numFmt w:val="decimal"/>
      <w:lvlText w:val=""/>
      <w:lvlJc w:val="left"/>
    </w:lvl>
    <w:lvl w:ilvl="8" w:tplc="269CA434">
      <w:start w:val="1"/>
      <w:numFmt w:val="decimal"/>
      <w:lvlText w:val=""/>
      <w:lvlJc w:val="left"/>
    </w:lvl>
  </w:abstractNum>
  <w:abstractNum w:abstractNumId="59" w15:restartNumberingAfterBreak="0">
    <w:nsid w:val="703439F6"/>
    <w:multiLevelType w:val="multilevel"/>
    <w:tmpl w:val="FF529A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000000" w:themeColor="text1"/>
        <w:sz w:val="22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0" w15:restartNumberingAfterBreak="0">
    <w:nsid w:val="73597141"/>
    <w:multiLevelType w:val="hybridMultilevel"/>
    <w:tmpl w:val="564AD57E"/>
    <w:lvl w:ilvl="0" w:tplc="E4E84A4C">
      <w:start w:val="1"/>
      <w:numFmt w:val="decimal"/>
      <w:lvlText w:val=""/>
      <w:lvlJc w:val="left"/>
    </w:lvl>
    <w:lvl w:ilvl="1" w:tplc="AC94531A">
      <w:start w:val="1"/>
      <w:numFmt w:val="decimal"/>
      <w:lvlText w:val=""/>
      <w:lvlJc w:val="left"/>
    </w:lvl>
    <w:lvl w:ilvl="2" w:tplc="62C20F40">
      <w:start w:val="1"/>
      <w:numFmt w:val="decimal"/>
      <w:lvlText w:val=""/>
      <w:lvlJc w:val="left"/>
    </w:lvl>
    <w:lvl w:ilvl="3" w:tplc="6CC8CA6C">
      <w:start w:val="1"/>
      <w:numFmt w:val="decimal"/>
      <w:lvlText w:val=""/>
      <w:lvlJc w:val="left"/>
    </w:lvl>
    <w:lvl w:ilvl="4" w:tplc="4BB490D2">
      <w:start w:val="1"/>
      <w:numFmt w:val="decimal"/>
      <w:lvlText w:val=""/>
      <w:lvlJc w:val="left"/>
    </w:lvl>
    <w:lvl w:ilvl="5" w:tplc="4F168D3E">
      <w:start w:val="1"/>
      <w:numFmt w:val="decimal"/>
      <w:lvlText w:val=""/>
      <w:lvlJc w:val="left"/>
    </w:lvl>
    <w:lvl w:ilvl="6" w:tplc="1F36E112">
      <w:start w:val="1"/>
      <w:numFmt w:val="decimal"/>
      <w:lvlText w:val=""/>
      <w:lvlJc w:val="left"/>
    </w:lvl>
    <w:lvl w:ilvl="7" w:tplc="ED9CFD06">
      <w:start w:val="1"/>
      <w:numFmt w:val="decimal"/>
      <w:lvlText w:val=""/>
      <w:lvlJc w:val="left"/>
    </w:lvl>
    <w:lvl w:ilvl="8" w:tplc="527E1A3A">
      <w:start w:val="1"/>
      <w:numFmt w:val="decimal"/>
      <w:lvlText w:val=""/>
      <w:lvlJc w:val="left"/>
    </w:lvl>
  </w:abstractNum>
  <w:abstractNum w:abstractNumId="61" w15:restartNumberingAfterBreak="0">
    <w:nsid w:val="73CE7D0F"/>
    <w:multiLevelType w:val="multilevel"/>
    <w:tmpl w:val="FD5C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E83C05"/>
    <w:multiLevelType w:val="hybridMultilevel"/>
    <w:tmpl w:val="823EF710"/>
    <w:lvl w:ilvl="0" w:tplc="BD9C964C">
      <w:start w:val="1"/>
      <w:numFmt w:val="decimal"/>
      <w:lvlText w:val=""/>
      <w:lvlJc w:val="left"/>
    </w:lvl>
    <w:lvl w:ilvl="1" w:tplc="4E0C9168">
      <w:start w:val="1"/>
      <w:numFmt w:val="decimal"/>
      <w:lvlText w:val=""/>
      <w:lvlJc w:val="left"/>
    </w:lvl>
    <w:lvl w:ilvl="2" w:tplc="E500AC34">
      <w:start w:val="1"/>
      <w:numFmt w:val="decimal"/>
      <w:lvlText w:val=""/>
      <w:lvlJc w:val="left"/>
    </w:lvl>
    <w:lvl w:ilvl="3" w:tplc="D3FE5EB6">
      <w:start w:val="1"/>
      <w:numFmt w:val="decimal"/>
      <w:lvlText w:val=""/>
      <w:lvlJc w:val="left"/>
    </w:lvl>
    <w:lvl w:ilvl="4" w:tplc="F8DC94A2">
      <w:start w:val="1"/>
      <w:numFmt w:val="decimal"/>
      <w:lvlText w:val=""/>
      <w:lvlJc w:val="left"/>
    </w:lvl>
    <w:lvl w:ilvl="5" w:tplc="91FE3C4A">
      <w:start w:val="1"/>
      <w:numFmt w:val="decimal"/>
      <w:lvlText w:val=""/>
      <w:lvlJc w:val="left"/>
    </w:lvl>
    <w:lvl w:ilvl="6" w:tplc="76D0AC0C">
      <w:start w:val="1"/>
      <w:numFmt w:val="decimal"/>
      <w:lvlText w:val=""/>
      <w:lvlJc w:val="left"/>
    </w:lvl>
    <w:lvl w:ilvl="7" w:tplc="B5C4A3D6">
      <w:start w:val="1"/>
      <w:numFmt w:val="decimal"/>
      <w:lvlText w:val=""/>
      <w:lvlJc w:val="left"/>
    </w:lvl>
    <w:lvl w:ilvl="8" w:tplc="CF3A728C">
      <w:start w:val="1"/>
      <w:numFmt w:val="decimal"/>
      <w:lvlText w:val=""/>
      <w:lvlJc w:val="left"/>
    </w:lvl>
  </w:abstractNum>
  <w:abstractNum w:abstractNumId="63" w15:restartNumberingAfterBreak="0">
    <w:nsid w:val="756B6A77"/>
    <w:multiLevelType w:val="hybridMultilevel"/>
    <w:tmpl w:val="359AD3E2"/>
    <w:lvl w:ilvl="0" w:tplc="A3D83AA4">
      <w:start w:val="1"/>
      <w:numFmt w:val="bullet"/>
      <w:pStyle w:val="OM"/>
      <w:lvlText w:val=""/>
      <w:lvlJc w:val="left"/>
      <w:pPr>
        <w:ind w:left="1492" w:hanging="360"/>
      </w:pPr>
      <w:rPr>
        <w:rFonts w:ascii="Symbol" w:hAnsi="Symbol" w:hint="default"/>
      </w:rPr>
    </w:lvl>
    <w:lvl w:ilvl="1" w:tplc="12F46DF6">
      <w:start w:val="1"/>
      <w:numFmt w:val="decimal"/>
      <w:lvlText w:val=""/>
      <w:lvlJc w:val="left"/>
    </w:lvl>
    <w:lvl w:ilvl="2" w:tplc="DDF0EB76">
      <w:start w:val="1"/>
      <w:numFmt w:val="decimal"/>
      <w:lvlText w:val=""/>
      <w:lvlJc w:val="left"/>
    </w:lvl>
    <w:lvl w:ilvl="3" w:tplc="D1DC6366">
      <w:start w:val="1"/>
      <w:numFmt w:val="decimal"/>
      <w:lvlText w:val=""/>
      <w:lvlJc w:val="left"/>
    </w:lvl>
    <w:lvl w:ilvl="4" w:tplc="BFA6E01E">
      <w:start w:val="1"/>
      <w:numFmt w:val="decimal"/>
      <w:lvlText w:val=""/>
      <w:lvlJc w:val="left"/>
    </w:lvl>
    <w:lvl w:ilvl="5" w:tplc="87402F36">
      <w:start w:val="1"/>
      <w:numFmt w:val="decimal"/>
      <w:lvlText w:val=""/>
      <w:lvlJc w:val="left"/>
    </w:lvl>
    <w:lvl w:ilvl="6" w:tplc="B370834C">
      <w:start w:val="1"/>
      <w:numFmt w:val="decimal"/>
      <w:lvlText w:val=""/>
      <w:lvlJc w:val="left"/>
    </w:lvl>
    <w:lvl w:ilvl="7" w:tplc="8342F570">
      <w:start w:val="1"/>
      <w:numFmt w:val="decimal"/>
      <w:lvlText w:val=""/>
      <w:lvlJc w:val="left"/>
    </w:lvl>
    <w:lvl w:ilvl="8" w:tplc="52E826E4">
      <w:start w:val="1"/>
      <w:numFmt w:val="decimal"/>
      <w:lvlText w:val=""/>
      <w:lvlJc w:val="left"/>
    </w:lvl>
  </w:abstractNum>
  <w:abstractNum w:abstractNumId="64" w15:restartNumberingAfterBreak="0">
    <w:nsid w:val="7615682F"/>
    <w:multiLevelType w:val="multilevel"/>
    <w:tmpl w:val="27AEAB0A"/>
    <w:lvl w:ilvl="0">
      <w:start w:val="5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576" w:hanging="576"/>
      </w:pPr>
      <w:rPr>
        <w:b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65" w15:restartNumberingAfterBreak="0">
    <w:nsid w:val="781218B7"/>
    <w:multiLevelType w:val="hybridMultilevel"/>
    <w:tmpl w:val="383CB840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66" w15:restartNumberingAfterBreak="0">
    <w:nsid w:val="7B955A2A"/>
    <w:multiLevelType w:val="hybridMultilevel"/>
    <w:tmpl w:val="7FFEB614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67" w15:restartNumberingAfterBreak="0">
    <w:nsid w:val="7C687C51"/>
    <w:multiLevelType w:val="hybridMultilevel"/>
    <w:tmpl w:val="E048CCFC"/>
    <w:lvl w:ilvl="0" w:tplc="91F4CB32">
      <w:start w:val="1"/>
      <w:numFmt w:val="decimal"/>
      <w:pStyle w:val="a1"/>
      <w:lvlText w:val=""/>
      <w:lvlJc w:val="left"/>
    </w:lvl>
    <w:lvl w:ilvl="1" w:tplc="B33EFB3C">
      <w:start w:val="1"/>
      <w:numFmt w:val="decimal"/>
      <w:lvlText w:val=""/>
      <w:lvlJc w:val="left"/>
    </w:lvl>
    <w:lvl w:ilvl="2" w:tplc="B63E04FC">
      <w:start w:val="1"/>
      <w:numFmt w:val="decimal"/>
      <w:lvlText w:val=""/>
      <w:lvlJc w:val="left"/>
    </w:lvl>
    <w:lvl w:ilvl="3" w:tplc="8BC0E9B4">
      <w:start w:val="1"/>
      <w:numFmt w:val="decimal"/>
      <w:lvlText w:val=""/>
      <w:lvlJc w:val="left"/>
    </w:lvl>
    <w:lvl w:ilvl="4" w:tplc="1FFEDE46">
      <w:start w:val="1"/>
      <w:numFmt w:val="decimal"/>
      <w:lvlText w:val=""/>
      <w:lvlJc w:val="left"/>
    </w:lvl>
    <w:lvl w:ilvl="5" w:tplc="B4663D7E">
      <w:start w:val="1"/>
      <w:numFmt w:val="decimal"/>
      <w:lvlText w:val=""/>
      <w:lvlJc w:val="left"/>
    </w:lvl>
    <w:lvl w:ilvl="6" w:tplc="99749B6E">
      <w:start w:val="1"/>
      <w:numFmt w:val="decimal"/>
      <w:lvlText w:val=""/>
      <w:lvlJc w:val="left"/>
    </w:lvl>
    <w:lvl w:ilvl="7" w:tplc="47F61E24">
      <w:start w:val="1"/>
      <w:numFmt w:val="decimal"/>
      <w:lvlText w:val=""/>
      <w:lvlJc w:val="left"/>
    </w:lvl>
    <w:lvl w:ilvl="8" w:tplc="B2E23B78">
      <w:start w:val="1"/>
      <w:numFmt w:val="decimal"/>
      <w:lvlText w:val=""/>
      <w:lvlJc w:val="left"/>
    </w:lvl>
  </w:abstractNum>
  <w:abstractNum w:abstractNumId="68" w15:restartNumberingAfterBreak="0">
    <w:nsid w:val="7F47147D"/>
    <w:multiLevelType w:val="hybridMultilevel"/>
    <w:tmpl w:val="582C217A"/>
    <w:lvl w:ilvl="0" w:tplc="BDDC2794">
      <w:start w:val="1"/>
      <w:numFmt w:val="decimal"/>
      <w:lvlText w:val="1.%1"/>
      <w:lvlJc w:val="left"/>
      <w:pPr>
        <w:ind w:left="6598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C388C03C">
      <w:start w:val="1"/>
      <w:numFmt w:val="bullet"/>
      <w:lvlText w:val=""/>
      <w:lvlJc w:val="left"/>
      <w:pPr>
        <w:ind w:left="7318" w:hanging="360"/>
      </w:pPr>
      <w:rPr>
        <w:rFonts w:ascii="Symbol" w:hAnsi="Symbol" w:hint="default"/>
      </w:rPr>
    </w:lvl>
    <w:lvl w:ilvl="2" w:tplc="5AB08488">
      <w:start w:val="1"/>
      <w:numFmt w:val="lowerRoman"/>
      <w:lvlText w:val="%3."/>
      <w:lvlJc w:val="right"/>
      <w:pPr>
        <w:ind w:left="8038" w:hanging="180"/>
      </w:pPr>
    </w:lvl>
    <w:lvl w:ilvl="3" w:tplc="B8202E4C">
      <w:start w:val="1"/>
      <w:numFmt w:val="decimal"/>
      <w:lvlText w:val="%4."/>
      <w:lvlJc w:val="left"/>
      <w:pPr>
        <w:ind w:left="8758" w:hanging="360"/>
      </w:pPr>
    </w:lvl>
    <w:lvl w:ilvl="4" w:tplc="79FC5918">
      <w:start w:val="1"/>
      <w:numFmt w:val="lowerLetter"/>
      <w:lvlText w:val="%5."/>
      <w:lvlJc w:val="left"/>
      <w:pPr>
        <w:ind w:left="9478" w:hanging="360"/>
      </w:pPr>
    </w:lvl>
    <w:lvl w:ilvl="5" w:tplc="526EDC30">
      <w:start w:val="1"/>
      <w:numFmt w:val="lowerRoman"/>
      <w:lvlText w:val="%6."/>
      <w:lvlJc w:val="right"/>
      <w:pPr>
        <w:ind w:left="10198" w:hanging="180"/>
      </w:pPr>
    </w:lvl>
    <w:lvl w:ilvl="6" w:tplc="D310A0B6">
      <w:start w:val="1"/>
      <w:numFmt w:val="decimal"/>
      <w:lvlText w:val="%7."/>
      <w:lvlJc w:val="left"/>
      <w:pPr>
        <w:ind w:left="10918" w:hanging="360"/>
      </w:pPr>
    </w:lvl>
    <w:lvl w:ilvl="7" w:tplc="025E40F4">
      <w:start w:val="1"/>
      <w:numFmt w:val="lowerLetter"/>
      <w:lvlText w:val="%8."/>
      <w:lvlJc w:val="left"/>
      <w:pPr>
        <w:ind w:left="11638" w:hanging="360"/>
      </w:pPr>
    </w:lvl>
    <w:lvl w:ilvl="8" w:tplc="1C1CBAE2">
      <w:start w:val="1"/>
      <w:numFmt w:val="lowerRoman"/>
      <w:lvlText w:val="%9."/>
      <w:lvlJc w:val="right"/>
      <w:pPr>
        <w:ind w:left="12358" w:hanging="180"/>
      </w:pPr>
    </w:lvl>
  </w:abstractNum>
  <w:abstractNum w:abstractNumId="69" w15:restartNumberingAfterBreak="0">
    <w:nsid w:val="7FCD2EFC"/>
    <w:multiLevelType w:val="hybridMultilevel"/>
    <w:tmpl w:val="7AF47A9C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num w:numId="1" w16cid:durableId="1763717582">
    <w:abstractNumId w:val="46"/>
  </w:num>
  <w:num w:numId="2" w16cid:durableId="1748722608">
    <w:abstractNumId w:val="12"/>
    <w:lvlOverride w:ilvl="0">
      <w:lvl w:ilvl="0" w:tplc="3B42C89C">
        <w:start w:val="1"/>
        <w:numFmt w:val="bullet"/>
        <w:pStyle w:val="a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" w16cid:durableId="1972516753">
    <w:abstractNumId w:val="9"/>
  </w:num>
  <w:num w:numId="4" w16cid:durableId="2021812068">
    <w:abstractNumId w:val="63"/>
  </w:num>
  <w:num w:numId="5" w16cid:durableId="2099252449">
    <w:abstractNumId w:val="36"/>
  </w:num>
  <w:num w:numId="6" w16cid:durableId="358240054">
    <w:abstractNumId w:val="57"/>
  </w:num>
  <w:num w:numId="7" w16cid:durableId="456798401">
    <w:abstractNumId w:val="67"/>
  </w:num>
  <w:num w:numId="8" w16cid:durableId="930164396">
    <w:abstractNumId w:val="35"/>
  </w:num>
  <w:num w:numId="9" w16cid:durableId="1324429724">
    <w:abstractNumId w:val="60"/>
  </w:num>
  <w:num w:numId="10" w16cid:durableId="1417433658">
    <w:abstractNumId w:val="26"/>
  </w:num>
  <w:num w:numId="11" w16cid:durableId="1572349947">
    <w:abstractNumId w:val="50"/>
  </w:num>
  <w:num w:numId="12" w16cid:durableId="643318387">
    <w:abstractNumId w:val="58"/>
  </w:num>
  <w:num w:numId="13" w16cid:durableId="1003750860">
    <w:abstractNumId w:val="42"/>
  </w:num>
  <w:num w:numId="14" w16cid:durableId="1658026102">
    <w:abstractNumId w:val="39"/>
  </w:num>
  <w:num w:numId="15" w16cid:durableId="2016110765">
    <w:abstractNumId w:val="47"/>
  </w:num>
  <w:num w:numId="16" w16cid:durableId="420371158">
    <w:abstractNumId w:val="16"/>
  </w:num>
  <w:num w:numId="17" w16cid:durableId="2136756007">
    <w:abstractNumId w:val="8"/>
  </w:num>
  <w:num w:numId="18" w16cid:durableId="10762158">
    <w:abstractNumId w:val="21"/>
  </w:num>
  <w:num w:numId="19" w16cid:durableId="685642860">
    <w:abstractNumId w:val="28"/>
  </w:num>
  <w:num w:numId="20" w16cid:durableId="2022049526">
    <w:abstractNumId w:val="0"/>
  </w:num>
  <w:num w:numId="21" w16cid:durableId="1416129177">
    <w:abstractNumId w:val="32"/>
  </w:num>
  <w:num w:numId="22" w16cid:durableId="954748230">
    <w:abstractNumId w:val="53"/>
  </w:num>
  <w:num w:numId="23" w16cid:durableId="1172525767">
    <w:abstractNumId w:val="7"/>
  </w:num>
  <w:num w:numId="24" w16cid:durableId="1087532446">
    <w:abstractNumId w:val="48"/>
  </w:num>
  <w:num w:numId="25" w16cid:durableId="240987563">
    <w:abstractNumId w:val="43"/>
  </w:num>
  <w:num w:numId="26" w16cid:durableId="436220506">
    <w:abstractNumId w:val="62"/>
  </w:num>
  <w:num w:numId="27" w16cid:durableId="1529685691">
    <w:abstractNumId w:val="5"/>
  </w:num>
  <w:num w:numId="28" w16cid:durableId="1357847599">
    <w:abstractNumId w:val="64"/>
  </w:num>
  <w:num w:numId="29" w16cid:durableId="1122456165">
    <w:abstractNumId w:val="24"/>
  </w:num>
  <w:num w:numId="30" w16cid:durableId="937328606">
    <w:abstractNumId w:val="49"/>
  </w:num>
  <w:num w:numId="31" w16cid:durableId="2037079828">
    <w:abstractNumId w:val="52"/>
  </w:num>
  <w:num w:numId="32" w16cid:durableId="2054772589">
    <w:abstractNumId w:val="33"/>
  </w:num>
  <w:num w:numId="33" w16cid:durableId="595988966">
    <w:abstractNumId w:val="2"/>
  </w:num>
  <w:num w:numId="34" w16cid:durableId="1971087897">
    <w:abstractNumId w:val="29"/>
  </w:num>
  <w:num w:numId="35" w16cid:durableId="1811169935">
    <w:abstractNumId w:val="14"/>
  </w:num>
  <w:num w:numId="36" w16cid:durableId="811751015">
    <w:abstractNumId w:val="1"/>
  </w:num>
  <w:num w:numId="37" w16cid:durableId="465388876">
    <w:abstractNumId w:val="19"/>
  </w:num>
  <w:num w:numId="38" w16cid:durableId="1672370571">
    <w:abstractNumId w:val="13"/>
  </w:num>
  <w:num w:numId="39" w16cid:durableId="925919446">
    <w:abstractNumId w:val="22"/>
  </w:num>
  <w:num w:numId="40" w16cid:durableId="1074546300">
    <w:abstractNumId w:val="68"/>
  </w:num>
  <w:num w:numId="41" w16cid:durableId="1793939344">
    <w:abstractNumId w:val="20"/>
  </w:num>
  <w:num w:numId="42" w16cid:durableId="1616668851">
    <w:abstractNumId w:val="30"/>
  </w:num>
  <w:num w:numId="43" w16cid:durableId="2117827097">
    <w:abstractNumId w:val="37"/>
  </w:num>
  <w:num w:numId="44" w16cid:durableId="47803507">
    <w:abstractNumId w:val="31"/>
  </w:num>
  <w:num w:numId="45" w16cid:durableId="786776235">
    <w:abstractNumId w:val="18"/>
  </w:num>
  <w:num w:numId="46" w16cid:durableId="1122269489">
    <w:abstractNumId w:val="59"/>
  </w:num>
  <w:num w:numId="47" w16cid:durableId="1183010504">
    <w:abstractNumId w:val="17"/>
  </w:num>
  <w:num w:numId="48" w16cid:durableId="1255167421">
    <w:abstractNumId w:val="6"/>
  </w:num>
  <w:num w:numId="49" w16cid:durableId="1849058112">
    <w:abstractNumId w:val="45"/>
  </w:num>
  <w:num w:numId="50" w16cid:durableId="200940122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026058785">
    <w:abstractNumId w:val="44"/>
  </w:num>
  <w:num w:numId="52" w16cid:durableId="661280975">
    <w:abstractNumId w:val="44"/>
  </w:num>
  <w:num w:numId="53" w16cid:durableId="1756977600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577126262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56530941">
    <w:abstractNumId w:val="4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624268224">
    <w:abstractNumId w:val="4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084063173">
    <w:abstractNumId w:val="69"/>
  </w:num>
  <w:num w:numId="58" w16cid:durableId="1471092829">
    <w:abstractNumId w:val="23"/>
  </w:num>
  <w:num w:numId="59" w16cid:durableId="2081634905">
    <w:abstractNumId w:val="44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651515840">
    <w:abstractNumId w:val="44"/>
    <w:lvlOverride w:ilvl="0">
      <w:startOverride w:val="3"/>
    </w:lvlOverride>
    <w:lvlOverride w:ilvl="1">
      <w:startOverride w:val="1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976422036">
    <w:abstractNumId w:val="66"/>
  </w:num>
  <w:num w:numId="62" w16cid:durableId="1947539093">
    <w:abstractNumId w:val="44"/>
  </w:num>
  <w:num w:numId="63" w16cid:durableId="1771117360">
    <w:abstractNumId w:val="44"/>
    <w:lvlOverride w:ilvl="0">
      <w:startOverride w:val="3"/>
    </w:lvlOverride>
    <w:lvlOverride w:ilvl="1">
      <w:startOverride w:val="2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2141991254">
    <w:abstractNumId w:val="44"/>
  </w:num>
  <w:num w:numId="65" w16cid:durableId="1489176666">
    <w:abstractNumId w:val="10"/>
  </w:num>
  <w:num w:numId="66" w16cid:durableId="1160540035">
    <w:abstractNumId w:val="25"/>
  </w:num>
  <w:num w:numId="67" w16cid:durableId="2006860466">
    <w:abstractNumId w:val="4"/>
  </w:num>
  <w:num w:numId="68" w16cid:durableId="1683168708">
    <w:abstractNumId w:val="65"/>
  </w:num>
  <w:num w:numId="69" w16cid:durableId="1495997045">
    <w:abstractNumId w:val="51"/>
  </w:num>
  <w:num w:numId="70" w16cid:durableId="1303774266">
    <w:abstractNumId w:val="3"/>
  </w:num>
  <w:num w:numId="71" w16cid:durableId="696003392">
    <w:abstractNumId w:val="40"/>
  </w:num>
  <w:num w:numId="72" w16cid:durableId="652832757">
    <w:abstractNumId w:val="38"/>
  </w:num>
  <w:num w:numId="73" w16cid:durableId="544604969">
    <w:abstractNumId w:val="44"/>
  </w:num>
  <w:num w:numId="74" w16cid:durableId="1254169537">
    <w:abstractNumId w:val="55"/>
  </w:num>
  <w:num w:numId="75" w16cid:durableId="2120442377">
    <w:abstractNumId w:val="27"/>
  </w:num>
  <w:num w:numId="76" w16cid:durableId="148063222">
    <w:abstractNumId w:val="56"/>
  </w:num>
  <w:num w:numId="77" w16cid:durableId="960110924">
    <w:abstractNumId w:val="15"/>
  </w:num>
  <w:num w:numId="78" w16cid:durableId="954558659">
    <w:abstractNumId w:val="61"/>
  </w:num>
  <w:num w:numId="79" w16cid:durableId="1636593846">
    <w:abstractNumId w:val="34"/>
  </w:num>
  <w:num w:numId="80" w16cid:durableId="971902119">
    <w:abstractNumId w:val="41"/>
  </w:num>
  <w:num w:numId="81" w16cid:durableId="999037078">
    <w:abstractNumId w:val="11"/>
  </w:num>
  <w:num w:numId="82" w16cid:durableId="1328629940">
    <w:abstractNumId w:val="54"/>
  </w:num>
  <w:numIdMacAtCleanup w:val="7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.Kambarov">
    <w15:presenceInfo w15:providerId="None" w15:userId="D.Kambarov"/>
  </w15:person>
  <w15:person w15:author="Дмитрий Камбаров">
    <w15:presenceInfo w15:providerId="Windows Live" w15:userId="fd60f5070b5a6e3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trackRevisions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D76"/>
    <w:rsid w:val="000033A9"/>
    <w:rsid w:val="000302C2"/>
    <w:rsid w:val="00060038"/>
    <w:rsid w:val="00074D8F"/>
    <w:rsid w:val="000A3E8D"/>
    <w:rsid w:val="000C56AF"/>
    <w:rsid w:val="00100BB9"/>
    <w:rsid w:val="00125935"/>
    <w:rsid w:val="00160201"/>
    <w:rsid w:val="0016087B"/>
    <w:rsid w:val="002422CF"/>
    <w:rsid w:val="00245242"/>
    <w:rsid w:val="00246433"/>
    <w:rsid w:val="002561EE"/>
    <w:rsid w:val="0029235D"/>
    <w:rsid w:val="002962FC"/>
    <w:rsid w:val="002B572E"/>
    <w:rsid w:val="002D0463"/>
    <w:rsid w:val="002D61B8"/>
    <w:rsid w:val="002F3A69"/>
    <w:rsid w:val="003525C9"/>
    <w:rsid w:val="00360ADF"/>
    <w:rsid w:val="003623F2"/>
    <w:rsid w:val="003D02AE"/>
    <w:rsid w:val="003D2902"/>
    <w:rsid w:val="00433E80"/>
    <w:rsid w:val="004938CA"/>
    <w:rsid w:val="004C3C3D"/>
    <w:rsid w:val="004E700A"/>
    <w:rsid w:val="004F117A"/>
    <w:rsid w:val="00501F62"/>
    <w:rsid w:val="005326CC"/>
    <w:rsid w:val="00544A0C"/>
    <w:rsid w:val="00561C20"/>
    <w:rsid w:val="00587828"/>
    <w:rsid w:val="0061676B"/>
    <w:rsid w:val="00624E5F"/>
    <w:rsid w:val="00660B9A"/>
    <w:rsid w:val="00677ECD"/>
    <w:rsid w:val="0068193E"/>
    <w:rsid w:val="00691EEA"/>
    <w:rsid w:val="006A3917"/>
    <w:rsid w:val="006E35CC"/>
    <w:rsid w:val="0070453F"/>
    <w:rsid w:val="007407C2"/>
    <w:rsid w:val="00744BC6"/>
    <w:rsid w:val="007A049B"/>
    <w:rsid w:val="008037B5"/>
    <w:rsid w:val="00831F84"/>
    <w:rsid w:val="00841694"/>
    <w:rsid w:val="00853CF4"/>
    <w:rsid w:val="00855019"/>
    <w:rsid w:val="00884A1F"/>
    <w:rsid w:val="008972B9"/>
    <w:rsid w:val="008A61BE"/>
    <w:rsid w:val="008B0560"/>
    <w:rsid w:val="008C0F35"/>
    <w:rsid w:val="008C61F2"/>
    <w:rsid w:val="00913075"/>
    <w:rsid w:val="00964F08"/>
    <w:rsid w:val="0098661F"/>
    <w:rsid w:val="00990761"/>
    <w:rsid w:val="00997E2B"/>
    <w:rsid w:val="00A149DD"/>
    <w:rsid w:val="00A22CFA"/>
    <w:rsid w:val="00A66D76"/>
    <w:rsid w:val="00A77528"/>
    <w:rsid w:val="00A91F63"/>
    <w:rsid w:val="00AB01E2"/>
    <w:rsid w:val="00AD702B"/>
    <w:rsid w:val="00B17EAA"/>
    <w:rsid w:val="00B21173"/>
    <w:rsid w:val="00B21E25"/>
    <w:rsid w:val="00B236CC"/>
    <w:rsid w:val="00B32FAD"/>
    <w:rsid w:val="00BA2102"/>
    <w:rsid w:val="00BB1EF4"/>
    <w:rsid w:val="00BB5349"/>
    <w:rsid w:val="00BB5641"/>
    <w:rsid w:val="00C2268D"/>
    <w:rsid w:val="00C24214"/>
    <w:rsid w:val="00C26BAD"/>
    <w:rsid w:val="00C354C0"/>
    <w:rsid w:val="00C3657C"/>
    <w:rsid w:val="00C55179"/>
    <w:rsid w:val="00C653E6"/>
    <w:rsid w:val="00C835C6"/>
    <w:rsid w:val="00CA26C8"/>
    <w:rsid w:val="00CF2A18"/>
    <w:rsid w:val="00D5388D"/>
    <w:rsid w:val="00D91FC0"/>
    <w:rsid w:val="00DB0693"/>
    <w:rsid w:val="00DC10FA"/>
    <w:rsid w:val="00DC50CA"/>
    <w:rsid w:val="00DD0D96"/>
    <w:rsid w:val="00DD0F8D"/>
    <w:rsid w:val="00DD6A3D"/>
    <w:rsid w:val="00E97377"/>
    <w:rsid w:val="00EB3623"/>
    <w:rsid w:val="00EC3948"/>
    <w:rsid w:val="00EE3AFA"/>
    <w:rsid w:val="00F21164"/>
    <w:rsid w:val="00F27658"/>
    <w:rsid w:val="00F50294"/>
    <w:rsid w:val="00F7702E"/>
    <w:rsid w:val="00F773DB"/>
    <w:rsid w:val="00FB07FD"/>
    <w:rsid w:val="00FB1E3E"/>
    <w:rsid w:val="00FC2835"/>
    <w:rsid w:val="00FF0A0E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634320"/>
  <w15:docId w15:val="{C1A611C1-A110-46E6-AC35-CD9CF437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7407C2"/>
    <w:pPr>
      <w:ind w:left="567"/>
      <w:jc w:val="both"/>
    </w:pPr>
  </w:style>
  <w:style w:type="paragraph" w:styleId="10">
    <w:name w:val="heading 1"/>
    <w:basedOn w:val="a2"/>
    <w:next w:val="a2"/>
    <w:link w:val="11"/>
    <w:uiPriority w:val="9"/>
    <w:qFormat/>
    <w:pPr>
      <w:keepNext/>
      <w:shd w:val="clear" w:color="auto" w:fill="58B249"/>
      <w:spacing w:after="0"/>
      <w:outlineLvl w:val="0"/>
    </w:pPr>
    <w:rPr>
      <w:rFonts w:ascii="Arial" w:eastAsia="Times New Roman" w:hAnsi="Arial" w:cs="Arial"/>
      <w:b/>
      <w:bCs/>
      <w:caps/>
      <w:sz w:val="20"/>
      <w:szCs w:val="32"/>
      <w:lang w:val="en-US"/>
    </w:rPr>
  </w:style>
  <w:style w:type="paragraph" w:styleId="20">
    <w:name w:val="heading 2"/>
    <w:basedOn w:val="a2"/>
    <w:next w:val="a2"/>
    <w:link w:val="21"/>
    <w:uiPriority w:val="9"/>
    <w:qFormat/>
    <w:pPr>
      <w:keepNext/>
      <w:spacing w:after="0"/>
      <w:outlineLvl w:val="1"/>
    </w:pPr>
    <w:rPr>
      <w:rFonts w:ascii="Arial" w:eastAsia="Times New Roman" w:hAnsi="Arial" w:cs="Arial"/>
      <w:b/>
      <w:bCs/>
      <w:i/>
      <w:iCs/>
      <w:sz w:val="20"/>
      <w:szCs w:val="28"/>
      <w:lang w:val="en-US"/>
    </w:rPr>
  </w:style>
  <w:style w:type="paragraph" w:styleId="3">
    <w:name w:val="heading 3"/>
    <w:basedOn w:val="a2"/>
    <w:next w:val="a3"/>
    <w:link w:val="30"/>
    <w:qFormat/>
    <w:pPr>
      <w:keepNext/>
      <w:keepLines/>
      <w:jc w:val="center"/>
      <w:outlineLvl w:val="2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4">
    <w:name w:val="heading 4"/>
    <w:basedOn w:val="a2"/>
    <w:next w:val="a2"/>
    <w:link w:val="40"/>
    <w:uiPriority w:val="9"/>
    <w:unhideWhenUsed/>
    <w:qFormat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pPr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pPr>
      <w:spacing w:after="0" w:line="271" w:lineRule="auto"/>
      <w:ind w:left="1152" w:hanging="1152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pPr>
      <w:spacing w:after="0"/>
      <w:ind w:left="1296" w:hanging="1296"/>
      <w:outlineLvl w:val="6"/>
    </w:pPr>
    <w:rPr>
      <w:rFonts w:asciiTheme="majorHAnsi" w:eastAsiaTheme="majorEastAsia" w:hAnsiTheme="majorHAnsi" w:cstheme="majorBidi"/>
      <w:i/>
      <w:iCs/>
      <w:lang w:val="en-US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pPr>
      <w:spacing w:after="0"/>
      <w:ind w:left="1440" w:hanging="1440"/>
      <w:outlineLvl w:val="7"/>
    </w:pPr>
    <w:rPr>
      <w:rFonts w:asciiTheme="majorHAnsi" w:eastAsiaTheme="majorEastAsia" w:hAnsiTheme="majorHAnsi" w:cstheme="majorBidi"/>
      <w:sz w:val="20"/>
      <w:szCs w:val="20"/>
      <w:lang w:val="en-US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pPr>
      <w:spacing w:after="0"/>
      <w:ind w:left="1584" w:hanging="1584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val="en-US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4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4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4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4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4"/>
    <w:uiPriority w:val="10"/>
    <w:rPr>
      <w:sz w:val="48"/>
      <w:szCs w:val="48"/>
    </w:rPr>
  </w:style>
  <w:style w:type="character" w:customStyle="1" w:styleId="SubtitleChar">
    <w:name w:val="Subtitle Char"/>
    <w:basedOn w:val="a4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7">
    <w:name w:val="Subtitle"/>
    <w:basedOn w:val="a2"/>
    <w:next w:val="a2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4"/>
    <w:link w:val="a7"/>
    <w:uiPriority w:val="11"/>
    <w:rPr>
      <w:sz w:val="24"/>
      <w:szCs w:val="24"/>
    </w:rPr>
  </w:style>
  <w:style w:type="paragraph" w:styleId="22">
    <w:name w:val="Quote"/>
    <w:basedOn w:val="a2"/>
    <w:next w:val="a2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2"/>
    <w:next w:val="a2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caption"/>
    <w:basedOn w:val="a2"/>
    <w:next w:val="a2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5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5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styleId="24">
    <w:name w:val="Plain Table 2"/>
    <w:basedOn w:val="a5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41">
    <w:name w:val="Plain Table 4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51">
    <w:name w:val="Plain Table 5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-1">
    <w:name w:val="Grid Table 1 Light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</w:style>
  <w:style w:type="table" w:customStyle="1" w:styleId="GridTable2-Accent2">
    <w:name w:val="Grid Table 2 - Accent 2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2-Accent3">
    <w:name w:val="Grid Table 2 - Accent 3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2-Accent4">
    <w:name w:val="Grid Table 2 - Accent 4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2-Accent5">
    <w:name w:val="Grid Table 2 - Accent 5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2-Accent6">
    <w:name w:val="Grid Table 2 - Accent 6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-3">
    <w:name w:val="Grid Table 3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</w:style>
  <w:style w:type="table" w:customStyle="1" w:styleId="GridTable3-Accent2">
    <w:name w:val="Grid Table 3 - Accent 2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3-Accent3">
    <w:name w:val="Grid Table 3 - Accent 3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3-Accent4">
    <w:name w:val="Grid Table 3 - Accent 4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3-Accent5">
    <w:name w:val="Grid Table 3 - Accent 5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3-Accent6">
    <w:name w:val="Grid Table 3 - Accent 6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-4">
    <w:name w:val="Grid Table 4"/>
    <w:basedOn w:val="a5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5"/>
    <w:uiPriority w:val="59"/>
    <w:pPr>
      <w:spacing w:after="0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auto"/>
      </w:tcPr>
    </w:tblStylePr>
  </w:style>
  <w:style w:type="table" w:customStyle="1" w:styleId="GridTable4-Accent2">
    <w:name w:val="Grid Table 4 - Accent 2"/>
    <w:basedOn w:val="a5"/>
    <w:uiPriority w:val="59"/>
    <w:pPr>
      <w:spacing w:after="0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4-Accent3">
    <w:name w:val="Grid Table 4 - Accent 3"/>
    <w:basedOn w:val="a5"/>
    <w:uiPriority w:val="59"/>
    <w:pPr>
      <w:spacing w:after="0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4-Accent4">
    <w:name w:val="Grid Table 4 - Accent 4"/>
    <w:basedOn w:val="a5"/>
    <w:uiPriority w:val="59"/>
    <w:pPr>
      <w:spacing w:after="0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4-Accent5">
    <w:name w:val="Grid Table 4 - Accent 5"/>
    <w:basedOn w:val="a5"/>
    <w:uiPriority w:val="59"/>
    <w:pPr>
      <w:spacing w:after="0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4-Accent6">
    <w:name w:val="Grid Table 4 - Accent 6"/>
    <w:basedOn w:val="a5"/>
    <w:uiPriority w:val="59"/>
    <w:pPr>
      <w:spacing w:after="0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-5">
    <w:name w:val="Grid Table 5 Dark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band1Vert">
      <w:tblPr/>
      <w:tcPr>
        <w:shd w:val="clear" w:color="B3D0EB" w:themeColor="accent1" w:themeTint="75" w:fill="auto"/>
      </w:tcPr>
    </w:tblStylePr>
    <w:tblStylePr w:type="band1Horz">
      <w:tblPr/>
      <w:tcPr>
        <w:shd w:val="clear" w:color="B3D0EB" w:themeColor="accent1" w:themeTint="75" w:fill="auto"/>
      </w:tcPr>
    </w:tblStylePr>
  </w:style>
  <w:style w:type="table" w:customStyle="1" w:styleId="GridTable5Dark-Accent2">
    <w:name w:val="Grid Table 5 Dark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band1Vert">
      <w:tblPr/>
      <w:tcPr>
        <w:shd w:val="clear" w:color="F6C3A0" w:themeColor="accent2" w:themeTint="75" w:fill="auto"/>
      </w:tcPr>
    </w:tblStylePr>
    <w:tblStylePr w:type="band1Horz">
      <w:tblPr/>
      <w:tcPr>
        <w:shd w:val="clear" w:color="F6C3A0" w:themeColor="accent2" w:themeTint="75" w:fill="auto"/>
      </w:tcPr>
    </w:tblStylePr>
  </w:style>
  <w:style w:type="table" w:customStyle="1" w:styleId="GridTable5Dark-Accent3">
    <w:name w:val="Grid Table 5 Dark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band1Vert">
      <w:tblPr/>
      <w:tcPr>
        <w:shd w:val="clear" w:color="D5D5D5" w:themeColor="accent3" w:themeTint="75" w:fill="auto"/>
      </w:tcPr>
    </w:tblStylePr>
    <w:tblStylePr w:type="band1Horz">
      <w:tblPr/>
      <w:tcPr>
        <w:shd w:val="clear" w:color="D5D5D5" w:themeColor="accent3" w:themeTint="75" w:fill="auto"/>
      </w:tcPr>
    </w:tblStylePr>
  </w:style>
  <w:style w:type="table" w:customStyle="1" w:styleId="GridTable5Dark-Accent4">
    <w:name w:val="Grid Table 5 Dark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band1Vert">
      <w:tblPr/>
      <w:tcPr>
        <w:shd w:val="clear" w:color="FFE28A" w:themeColor="accent4" w:themeTint="75" w:fill="auto"/>
      </w:tcPr>
    </w:tblStylePr>
    <w:tblStylePr w:type="band1Horz">
      <w:tblPr/>
      <w:tcPr>
        <w:shd w:val="clear" w:color="FFE28A" w:themeColor="accent4" w:themeTint="75" w:fill="auto"/>
      </w:tcPr>
    </w:tblStylePr>
  </w:style>
  <w:style w:type="table" w:customStyle="1" w:styleId="GridTable5Dark-Accent5">
    <w:name w:val="Grid Table 5 Dark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band1Vert">
      <w:tblPr/>
      <w:tcPr>
        <w:shd w:val="clear" w:color="A9BEE4" w:themeColor="accent5" w:themeTint="75" w:fill="auto"/>
      </w:tcPr>
    </w:tblStylePr>
    <w:tblStylePr w:type="band1Horz">
      <w:tblPr/>
      <w:tcPr>
        <w:shd w:val="clear" w:color="A9BEE4" w:themeColor="accent5" w:themeTint="75" w:fill="auto"/>
      </w:tcPr>
    </w:tblStylePr>
  </w:style>
  <w:style w:type="table" w:customStyle="1" w:styleId="GridTable5Dark-Accent6">
    <w:name w:val="Grid Table 5 Dark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band1Vert">
      <w:tblPr/>
      <w:tcPr>
        <w:shd w:val="clear" w:color="BCDBA8" w:themeColor="accent6" w:themeTint="75" w:fill="auto"/>
      </w:tcPr>
    </w:tblStylePr>
    <w:tblStylePr w:type="band1Horz">
      <w:tblPr/>
      <w:tcPr>
        <w:shd w:val="clear" w:color="BCDBA8" w:themeColor="accent6" w:themeTint="75" w:fill="auto"/>
      </w:tcPr>
    </w:tblStylePr>
  </w:style>
  <w:style w:type="table" w:styleId="-6">
    <w:name w:val="Grid Table 6 Colorful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auto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auto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auto"/>
      </w:tcPr>
    </w:tblStylePr>
    <w:tblStylePr w:type="band1Horz">
      <w:tblPr/>
      <w:tcPr>
        <w:shd w:val="clear" w:color="D5E5F4" w:themeColor="accent1" w:themeTint="40" w:fill="auto"/>
      </w:tcPr>
    </w:tblStylePr>
  </w:style>
  <w:style w:type="table" w:customStyle="1" w:styleId="ListTable1Light-Accent2">
    <w:name w:val="List Table 1 Light - Accent 2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tblPr/>
      <w:tcPr>
        <w:shd w:val="clear" w:color="FADECB" w:themeColor="accent2" w:themeTint="40" w:fill="auto"/>
      </w:tcPr>
    </w:tblStylePr>
  </w:style>
  <w:style w:type="table" w:customStyle="1" w:styleId="ListTable1Light-Accent3">
    <w:name w:val="List Table 1 Light - Accent 3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tblPr/>
      <w:tcPr>
        <w:shd w:val="clear" w:color="E8E8E8" w:themeColor="accent3" w:themeTint="40" w:fill="auto"/>
      </w:tcPr>
    </w:tblStylePr>
  </w:style>
  <w:style w:type="table" w:customStyle="1" w:styleId="ListTable1Light-Accent4">
    <w:name w:val="List Table 1 Light - Accent 4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tblPr/>
      <w:tcPr>
        <w:shd w:val="clear" w:color="FFEFBF" w:themeColor="accent4" w:themeTint="40" w:fill="auto"/>
      </w:tcPr>
    </w:tblStylePr>
  </w:style>
  <w:style w:type="table" w:customStyle="1" w:styleId="ListTable1Light-Accent5">
    <w:name w:val="List Table 1 Light - Accent 5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auto"/>
      </w:tcPr>
    </w:tblStylePr>
    <w:tblStylePr w:type="band1Horz">
      <w:tblPr/>
      <w:tcPr>
        <w:shd w:val="clear" w:color="CFDBF0" w:themeColor="accent5" w:themeTint="40" w:fill="auto"/>
      </w:tcPr>
    </w:tblStylePr>
  </w:style>
  <w:style w:type="table" w:customStyle="1" w:styleId="ListTable1Light-Accent6">
    <w:name w:val="List Table 1 Light - Accent 6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tblPr/>
      <w:tcPr>
        <w:shd w:val="clear" w:color="DAEBCF" w:themeColor="accent6" w:themeTint="40" w:fill="auto"/>
      </w:tcPr>
    </w:tblStylePr>
  </w:style>
  <w:style w:type="table" w:styleId="-20">
    <w:name w:val="List Table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</w:style>
  <w:style w:type="table" w:customStyle="1" w:styleId="ListTable2-Accent2">
    <w:name w:val="List Table 2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2-Accent3">
    <w:name w:val="List Table 2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2-Accent4">
    <w:name w:val="List Table 2 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2-Accent5">
    <w:name w:val="List Table 2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</w:style>
  <w:style w:type="table" w:customStyle="1" w:styleId="ListTable2-Accent6">
    <w:name w:val="List Table 2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styleId="-30">
    <w:name w:val="List Table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</w:style>
  <w:style w:type="table" w:customStyle="1" w:styleId="ListTable4-Accent2">
    <w:name w:val="List Table 4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4-Accent3">
    <w:name w:val="List Table 4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4-Accent4">
    <w:name w:val="List Table 4 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4-Accent5">
    <w:name w:val="List Table 4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</w:style>
  <w:style w:type="table" w:customStyle="1" w:styleId="ListTable4-Accent6">
    <w:name w:val="List Table 4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styleId="-50">
    <w:name w:val="List Table 5 Dark"/>
    <w:basedOn w:val="a5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auto"/>
      </w:tcPr>
    </w:tblStylePr>
  </w:style>
  <w:style w:type="table" w:customStyle="1" w:styleId="ListTable5Dark-Accent2">
    <w:name w:val="List Table 5 Dark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</w:style>
  <w:style w:type="table" w:customStyle="1" w:styleId="ListTable5Dark-Accent3">
    <w:name w:val="List Table 5 Dark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</w:style>
  <w:style w:type="table" w:customStyle="1" w:styleId="ListTable5Dark-Accent4">
    <w:name w:val="List Table 5 Dark 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</w:style>
  <w:style w:type="table" w:customStyle="1" w:styleId="ListTable5Dark-Accent5">
    <w:name w:val="List Table 5 Dark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auto"/>
      </w:tcPr>
    </w:tblStylePr>
  </w:style>
  <w:style w:type="table" w:customStyle="1" w:styleId="ListTable5Dark-Accent6">
    <w:name w:val="List Table 5 Dark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</w:style>
  <w:style w:type="table" w:styleId="-60">
    <w:name w:val="List Table 6 Colorful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auto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auto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pPr>
      <w:spacing w:after="0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auto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pPr>
      <w:spacing w:after="0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pPr>
      <w:spacing w:after="0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pPr>
      <w:spacing w:after="0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pPr>
      <w:spacing w:after="0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auto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pPr>
      <w:spacing w:after="0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</w:style>
  <w:style w:type="table" w:customStyle="1" w:styleId="Lined-Accent2">
    <w:name w:val="Lined - Accent 2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Lined-Accent3">
    <w:name w:val="Lined - Accent 3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Lined-Accent4">
    <w:name w:val="Lined - Accent 4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Lined-Accent5">
    <w:name w:val="Lined - Accent 5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Lined-Accent6">
    <w:name w:val="Lined - Accent 6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Lined-Accent">
    <w:name w:val="Bordered &amp; Lined - Accent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</w:style>
  <w:style w:type="table" w:customStyle="1" w:styleId="BorderedLined-Accent2">
    <w:name w:val="Bordered &amp; Lined - Accent 2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BorderedLined-Accent3">
    <w:name w:val="Bordered &amp; Lined - Accent 3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BorderedLined-Accent4">
    <w:name w:val="Bordered &amp; Lined - Accent 4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BorderedLined-Accent5">
    <w:name w:val="Bordered &amp; Lined - Accent 5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BorderedLined-Accent6">
    <w:name w:val="Bordered &amp; Lined - Accent 6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">
    <w:name w:val="Bordered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endnote text"/>
    <w:basedOn w:val="a2"/>
    <w:link w:val="ad"/>
    <w:uiPriority w:val="99"/>
    <w:semiHidden/>
    <w:unhideWhenUsed/>
    <w:pPr>
      <w:spacing w:after="0"/>
    </w:pPr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4"/>
    <w:uiPriority w:val="99"/>
    <w:semiHidden/>
    <w:unhideWhenUsed/>
    <w:rPr>
      <w:vertAlign w:val="superscript"/>
    </w:rPr>
  </w:style>
  <w:style w:type="paragraph" w:styleId="42">
    <w:name w:val="toc 4"/>
    <w:basedOn w:val="a2"/>
    <w:next w:val="a2"/>
    <w:uiPriority w:val="39"/>
    <w:unhideWhenUsed/>
    <w:pPr>
      <w:spacing w:after="57"/>
      <w:ind w:left="850"/>
    </w:pPr>
  </w:style>
  <w:style w:type="paragraph" w:styleId="52">
    <w:name w:val="toc 5"/>
    <w:basedOn w:val="a2"/>
    <w:next w:val="a2"/>
    <w:uiPriority w:val="39"/>
    <w:unhideWhenUsed/>
    <w:pPr>
      <w:spacing w:after="57"/>
      <w:ind w:left="1134"/>
    </w:pPr>
  </w:style>
  <w:style w:type="paragraph" w:styleId="61">
    <w:name w:val="toc 6"/>
    <w:basedOn w:val="a2"/>
    <w:next w:val="a2"/>
    <w:uiPriority w:val="39"/>
    <w:unhideWhenUsed/>
    <w:pPr>
      <w:spacing w:after="57"/>
      <w:ind w:left="1417"/>
    </w:pPr>
  </w:style>
  <w:style w:type="paragraph" w:styleId="71">
    <w:name w:val="toc 7"/>
    <w:basedOn w:val="a2"/>
    <w:next w:val="a2"/>
    <w:uiPriority w:val="39"/>
    <w:unhideWhenUsed/>
    <w:pPr>
      <w:spacing w:after="57"/>
      <w:ind w:left="1701"/>
    </w:pPr>
  </w:style>
  <w:style w:type="paragraph" w:styleId="81">
    <w:name w:val="toc 8"/>
    <w:basedOn w:val="a2"/>
    <w:next w:val="a2"/>
    <w:uiPriority w:val="39"/>
    <w:unhideWhenUsed/>
    <w:pPr>
      <w:spacing w:after="57"/>
      <w:ind w:left="1984"/>
    </w:pPr>
  </w:style>
  <w:style w:type="paragraph" w:styleId="91">
    <w:name w:val="toc 9"/>
    <w:basedOn w:val="a2"/>
    <w:next w:val="a2"/>
    <w:uiPriority w:val="39"/>
    <w:unhideWhenUsed/>
    <w:pPr>
      <w:spacing w:after="57"/>
      <w:ind w:left="2268"/>
    </w:pPr>
  </w:style>
  <w:style w:type="paragraph" w:styleId="af">
    <w:name w:val="table of figures"/>
    <w:basedOn w:val="a2"/>
    <w:next w:val="a2"/>
    <w:uiPriority w:val="99"/>
    <w:unhideWhenUsed/>
    <w:pPr>
      <w:spacing w:after="0"/>
    </w:pPr>
  </w:style>
  <w:style w:type="character" w:customStyle="1" w:styleId="11">
    <w:name w:val="Заголовок 1 Знак"/>
    <w:basedOn w:val="a4"/>
    <w:link w:val="10"/>
    <w:uiPriority w:val="9"/>
    <w:rPr>
      <w:rFonts w:ascii="Arial" w:eastAsia="Times New Roman" w:hAnsi="Arial" w:cs="Arial"/>
      <w:b/>
      <w:bCs/>
      <w:caps/>
      <w:sz w:val="20"/>
      <w:szCs w:val="32"/>
      <w:shd w:val="clear" w:color="auto" w:fill="58B249"/>
      <w:lang w:val="en-US"/>
    </w:rPr>
  </w:style>
  <w:style w:type="character" w:customStyle="1" w:styleId="21">
    <w:name w:val="Заголовок 2 Знак"/>
    <w:basedOn w:val="a4"/>
    <w:link w:val="20"/>
    <w:uiPriority w:val="9"/>
    <w:rPr>
      <w:rFonts w:ascii="Arial" w:eastAsia="Times New Roman" w:hAnsi="Arial" w:cs="Arial"/>
      <w:b/>
      <w:bCs/>
      <w:i/>
      <w:iCs/>
      <w:sz w:val="20"/>
      <w:szCs w:val="28"/>
      <w:lang w:val="en-US"/>
    </w:rPr>
  </w:style>
  <w:style w:type="paragraph" w:styleId="a3">
    <w:name w:val="Body Text"/>
    <w:basedOn w:val="a2"/>
    <w:link w:val="af0"/>
    <w:pPr>
      <w:spacing w:after="0"/>
      <w:ind w:firstLine="567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0">
    <w:name w:val="Основной текст Знак"/>
    <w:basedOn w:val="a4"/>
    <w:link w:val="a3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30">
    <w:name w:val="Заголовок 3 Знак"/>
    <w:basedOn w:val="a4"/>
    <w:link w:val="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40">
    <w:name w:val="Заголовок 4 Знак"/>
    <w:basedOn w:val="a4"/>
    <w:link w:val="4"/>
    <w:uiPriority w:val="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character" w:customStyle="1" w:styleId="60">
    <w:name w:val="Заголовок 6 Знак"/>
    <w:basedOn w:val="a4"/>
    <w:link w:val="6"/>
    <w:uiPriority w:val="9"/>
    <w:semiHidden/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character" w:customStyle="1" w:styleId="70">
    <w:name w:val="Заголовок 7 Знак"/>
    <w:basedOn w:val="a4"/>
    <w:link w:val="7"/>
    <w:uiPriority w:val="9"/>
    <w:semiHidden/>
    <w:rPr>
      <w:rFonts w:asciiTheme="majorHAnsi" w:eastAsiaTheme="majorEastAsia" w:hAnsiTheme="majorHAnsi" w:cstheme="majorBidi"/>
      <w:i/>
      <w:iCs/>
      <w:lang w:val="en-US"/>
    </w:rPr>
  </w:style>
  <w:style w:type="character" w:customStyle="1" w:styleId="80">
    <w:name w:val="Заголовок 8 Знак"/>
    <w:basedOn w:val="a4"/>
    <w:link w:val="8"/>
    <w:uiPriority w:val="9"/>
    <w:semiHidden/>
    <w:rPr>
      <w:rFonts w:asciiTheme="majorHAnsi" w:eastAsiaTheme="majorEastAsia" w:hAnsiTheme="majorHAnsi" w:cstheme="majorBidi"/>
      <w:sz w:val="20"/>
      <w:szCs w:val="20"/>
      <w:lang w:val="en-US"/>
    </w:rPr>
  </w:style>
  <w:style w:type="character" w:customStyle="1" w:styleId="90">
    <w:name w:val="Заголовок 9 Знак"/>
    <w:basedOn w:val="a4"/>
    <w:link w:val="9"/>
    <w:uiPriority w:val="9"/>
    <w:semiHidden/>
    <w:rPr>
      <w:rFonts w:asciiTheme="majorHAnsi" w:eastAsiaTheme="majorEastAsia" w:hAnsiTheme="majorHAnsi" w:cstheme="majorBidi"/>
      <w:i/>
      <w:iCs/>
      <w:spacing w:val="5"/>
      <w:sz w:val="20"/>
      <w:szCs w:val="20"/>
      <w:lang w:val="en-US"/>
    </w:rPr>
  </w:style>
  <w:style w:type="paragraph" w:styleId="af1">
    <w:name w:val="List Paragraph"/>
    <w:basedOn w:val="a2"/>
    <w:link w:val="af2"/>
    <w:uiPriority w:val="34"/>
    <w:qFormat/>
    <w:pPr>
      <w:ind w:left="720"/>
      <w:contextualSpacing/>
    </w:pPr>
  </w:style>
  <w:style w:type="character" w:customStyle="1" w:styleId="af2">
    <w:name w:val="Абзац списка Знак"/>
    <w:basedOn w:val="a4"/>
    <w:link w:val="af1"/>
    <w:uiPriority w:val="34"/>
  </w:style>
  <w:style w:type="table" w:styleId="af3">
    <w:name w:val="Table Grid"/>
    <w:basedOn w:val="a5"/>
    <w:uiPriority w:val="59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4">
    <w:name w:val="Balloon Text"/>
    <w:basedOn w:val="a2"/>
    <w:link w:val="af5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4"/>
    <w:link w:val="af4"/>
    <w:uiPriority w:val="99"/>
    <w:semiHidden/>
    <w:rPr>
      <w:rFonts w:ascii="Tahoma" w:hAnsi="Tahoma" w:cs="Tahoma"/>
      <w:sz w:val="16"/>
      <w:szCs w:val="16"/>
    </w:rPr>
  </w:style>
  <w:style w:type="paragraph" w:styleId="af6">
    <w:name w:val="header"/>
    <w:basedOn w:val="a2"/>
    <w:link w:val="af7"/>
    <w:uiPriority w:val="99"/>
    <w:unhideWhenUsed/>
    <w:pPr>
      <w:tabs>
        <w:tab w:val="center" w:pos="4677"/>
        <w:tab w:val="right" w:pos="9355"/>
      </w:tabs>
      <w:spacing w:after="0"/>
    </w:pPr>
  </w:style>
  <w:style w:type="character" w:customStyle="1" w:styleId="af7">
    <w:name w:val="Верхний колонтитул Знак"/>
    <w:basedOn w:val="a4"/>
    <w:link w:val="af6"/>
    <w:uiPriority w:val="99"/>
  </w:style>
  <w:style w:type="paragraph" w:styleId="af8">
    <w:name w:val="footer"/>
    <w:basedOn w:val="a2"/>
    <w:link w:val="af9"/>
    <w:uiPriority w:val="99"/>
    <w:unhideWhenUsed/>
    <w:pPr>
      <w:tabs>
        <w:tab w:val="center" w:pos="4677"/>
        <w:tab w:val="right" w:pos="9355"/>
      </w:tabs>
      <w:spacing w:after="0"/>
    </w:pPr>
  </w:style>
  <w:style w:type="character" w:customStyle="1" w:styleId="af9">
    <w:name w:val="Нижний колонтитул Знак"/>
    <w:basedOn w:val="a4"/>
    <w:link w:val="af8"/>
    <w:uiPriority w:val="99"/>
  </w:style>
  <w:style w:type="paragraph" w:styleId="afa">
    <w:name w:val="Title"/>
    <w:basedOn w:val="a2"/>
    <w:next w:val="a2"/>
    <w:link w:val="afb"/>
    <w:uiPriority w:val="10"/>
    <w:qFormat/>
    <w:pPr>
      <w:spacing w:before="240" w:after="60"/>
      <w:outlineLvl w:val="0"/>
    </w:pPr>
    <w:rPr>
      <w:rFonts w:ascii="Arial" w:eastAsia="Times New Roman" w:hAnsi="Arial" w:cs="Arial"/>
      <w:b/>
      <w:bCs/>
      <w:smallCaps/>
      <w:sz w:val="40"/>
      <w:szCs w:val="32"/>
      <w:lang w:val="en-US"/>
    </w:rPr>
  </w:style>
  <w:style w:type="character" w:customStyle="1" w:styleId="afb">
    <w:name w:val="Заголовок Знак"/>
    <w:basedOn w:val="a4"/>
    <w:link w:val="afa"/>
    <w:uiPriority w:val="10"/>
    <w:rPr>
      <w:rFonts w:ascii="Arial" w:eastAsia="Times New Roman" w:hAnsi="Arial" w:cs="Arial"/>
      <w:b/>
      <w:bCs/>
      <w:smallCaps/>
      <w:sz w:val="40"/>
      <w:szCs w:val="32"/>
      <w:lang w:val="en-US"/>
    </w:rPr>
  </w:style>
  <w:style w:type="character" w:customStyle="1" w:styleId="apple-converted-space">
    <w:name w:val="apple-converted-space"/>
    <w:basedOn w:val="a4"/>
  </w:style>
  <w:style w:type="character" w:styleId="afc">
    <w:name w:val="Hyperlink"/>
    <w:basedOn w:val="a4"/>
    <w:uiPriority w:val="99"/>
    <w:unhideWhenUsed/>
    <w:rPr>
      <w:color w:val="0000FF"/>
      <w:u w:val="single"/>
    </w:rPr>
  </w:style>
  <w:style w:type="character" w:styleId="afd">
    <w:name w:val="FollowedHyperlink"/>
    <w:basedOn w:val="a4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5">
    <w:name w:val="font5"/>
    <w:basedOn w:val="a2"/>
    <w:pP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8">
    <w:name w:val="xl68"/>
    <w:basedOn w:val="a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2"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0">
    <w:name w:val="xl70"/>
    <w:basedOn w:val="a2"/>
    <w:pPr>
      <w:pBdr>
        <w:bottom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2"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2">
    <w:name w:val="xl72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3">
    <w:name w:val="xl73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4">
    <w:name w:val="xl74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5">
    <w:name w:val="xl75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color w:val="FF0000"/>
      <w:sz w:val="24"/>
      <w:szCs w:val="24"/>
      <w:lang w:eastAsia="ru-RU"/>
    </w:rPr>
  </w:style>
  <w:style w:type="paragraph" w:customStyle="1" w:styleId="xl76">
    <w:name w:val="xl76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77">
    <w:name w:val="xl77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8">
    <w:name w:val="xl78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9">
    <w:name w:val="xl79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80">
    <w:name w:val="xl80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color w:val="FF0000"/>
      <w:sz w:val="24"/>
      <w:szCs w:val="24"/>
      <w:lang w:eastAsia="ru-RU"/>
    </w:rPr>
  </w:style>
  <w:style w:type="paragraph" w:customStyle="1" w:styleId="xl81">
    <w:name w:val="xl81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82">
    <w:name w:val="xl82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3">
    <w:name w:val="xl83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4">
    <w:name w:val="xl84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5">
    <w:name w:val="xl85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6">
    <w:name w:val="xl86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7">
    <w:name w:val="xl87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8">
    <w:name w:val="xl88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89">
    <w:name w:val="xl89"/>
    <w:basedOn w:val="a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90">
    <w:name w:val="xl90"/>
    <w:basedOn w:val="a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1">
    <w:name w:val="xl91"/>
    <w:basedOn w:val="a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2">
    <w:name w:val="xl92"/>
    <w:basedOn w:val="a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3">
    <w:name w:val="xl93"/>
    <w:basedOn w:val="a2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4">
    <w:name w:val="xl94"/>
    <w:basedOn w:val="a2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fe">
    <w:name w:val="TOC Heading"/>
    <w:basedOn w:val="10"/>
    <w:next w:val="a2"/>
    <w:uiPriority w:val="39"/>
    <w:unhideWhenUsed/>
    <w:qFormat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lang w:val="ru-RU" w:eastAsia="ru-RU"/>
    </w:rPr>
  </w:style>
  <w:style w:type="character" w:customStyle="1" w:styleId="aff">
    <w:name w:val="Определения"/>
    <w:basedOn w:val="a4"/>
    <w:rPr>
      <w:rFonts w:ascii="Courier New" w:hAnsi="Courier New"/>
      <w:i/>
      <w:caps/>
      <w:sz w:val="24"/>
      <w:u w:val="none"/>
    </w:rPr>
  </w:style>
  <w:style w:type="paragraph" w:styleId="a">
    <w:name w:val="List"/>
    <w:basedOn w:val="a2"/>
    <w:pPr>
      <w:numPr>
        <w:numId w:val="2"/>
      </w:numPr>
      <w:spacing w:after="0"/>
    </w:pPr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Default">
    <w:name w:val="Default"/>
    <w:basedOn w:val="a2"/>
    <w:pPr>
      <w:spacing w:after="220" w:line="288" w:lineRule="auto"/>
      <w:ind w:left="0"/>
    </w:pPr>
    <w:rPr>
      <w:rFonts w:ascii="Arial" w:eastAsiaTheme="minorEastAsia" w:hAnsi="Arial" w:cs="Arial"/>
      <w:color w:val="404040" w:themeColor="text1" w:themeTint="BF"/>
      <w:lang w:eastAsia="ru-RU"/>
    </w:rPr>
  </w:style>
  <w:style w:type="paragraph" w:customStyle="1" w:styleId="2">
    <w:name w:val="МАРКИРОВАННЫЙ СПИСОК 2"/>
    <w:basedOn w:val="af1"/>
    <w:pPr>
      <w:numPr>
        <w:ilvl w:val="4"/>
        <w:numId w:val="3"/>
      </w:numPr>
      <w:spacing w:after="220" w:line="288" w:lineRule="auto"/>
    </w:pPr>
    <w:rPr>
      <w:rFonts w:ascii="Arial" w:eastAsiaTheme="minorEastAsia" w:hAnsi="Arial" w:cs="Arial"/>
      <w:color w:val="404040" w:themeColor="text1" w:themeTint="BF"/>
      <w:lang w:eastAsia="ru-RU"/>
    </w:rPr>
  </w:style>
  <w:style w:type="paragraph" w:styleId="13">
    <w:name w:val="toc 1"/>
    <w:basedOn w:val="a2"/>
    <w:next w:val="a2"/>
    <w:uiPriority w:val="39"/>
    <w:unhideWhenUsed/>
    <w:pPr>
      <w:tabs>
        <w:tab w:val="left" w:pos="440"/>
        <w:tab w:val="right" w:leader="dot" w:pos="10456"/>
      </w:tabs>
      <w:spacing w:after="0"/>
    </w:pPr>
  </w:style>
  <w:style w:type="paragraph" w:styleId="aff0">
    <w:name w:val="No Spacing"/>
    <w:link w:val="aff1"/>
    <w:uiPriority w:val="1"/>
    <w:qFormat/>
    <w:pPr>
      <w:spacing w:after="0"/>
    </w:pPr>
    <w:rPr>
      <w:rFonts w:eastAsiaTheme="minorEastAsia"/>
      <w:lang w:eastAsia="ru-RU"/>
    </w:rPr>
  </w:style>
  <w:style w:type="character" w:customStyle="1" w:styleId="aff1">
    <w:name w:val="Без интервала Знак"/>
    <w:basedOn w:val="a4"/>
    <w:link w:val="aff0"/>
    <w:uiPriority w:val="1"/>
    <w:rPr>
      <w:rFonts w:eastAsiaTheme="minorEastAsia"/>
      <w:lang w:eastAsia="ru-RU"/>
    </w:rPr>
  </w:style>
  <w:style w:type="paragraph" w:styleId="25">
    <w:name w:val="toc 2"/>
    <w:basedOn w:val="a2"/>
    <w:next w:val="a2"/>
    <w:uiPriority w:val="39"/>
    <w:unhideWhenUsed/>
    <w:pPr>
      <w:tabs>
        <w:tab w:val="left" w:pos="880"/>
        <w:tab w:val="right" w:leader="dot" w:pos="10466"/>
      </w:tabs>
      <w:spacing w:after="100" w:line="259" w:lineRule="auto"/>
      <w:ind w:left="220"/>
    </w:pPr>
    <w:rPr>
      <w:rFonts w:eastAsiaTheme="minorEastAsia" w:cs="Times New Roman"/>
      <w:lang w:eastAsia="ru-RU"/>
    </w:rPr>
  </w:style>
  <w:style w:type="paragraph" w:styleId="32">
    <w:name w:val="toc 3"/>
    <w:basedOn w:val="a2"/>
    <w:next w:val="a2"/>
    <w:uiPriority w:val="39"/>
    <w:unhideWhenUsed/>
    <w:pPr>
      <w:spacing w:after="100" w:line="259" w:lineRule="auto"/>
      <w:ind w:left="440"/>
    </w:pPr>
    <w:rPr>
      <w:rFonts w:eastAsiaTheme="minorEastAsia" w:cs="Times New Roman"/>
      <w:lang w:eastAsia="ru-RU"/>
    </w:rPr>
  </w:style>
  <w:style w:type="character" w:styleId="aff2">
    <w:name w:val="Strong"/>
    <w:uiPriority w:val="22"/>
    <w:qFormat/>
    <w:rPr>
      <w:b/>
      <w:bCs/>
    </w:rPr>
  </w:style>
  <w:style w:type="paragraph" w:styleId="aff3">
    <w:name w:val="footnote text"/>
    <w:basedOn w:val="a2"/>
    <w:link w:val="aff4"/>
    <w:uiPriority w:val="99"/>
    <w:semiHidden/>
    <w:unhideWhenUsed/>
    <w:pPr>
      <w:spacing w:after="0"/>
    </w:pPr>
    <w:rPr>
      <w:sz w:val="20"/>
      <w:szCs w:val="20"/>
      <w:lang w:val="en-US"/>
    </w:rPr>
  </w:style>
  <w:style w:type="character" w:customStyle="1" w:styleId="aff4">
    <w:name w:val="Текст сноски Знак"/>
    <w:basedOn w:val="a4"/>
    <w:link w:val="aff3"/>
    <w:uiPriority w:val="99"/>
    <w:semiHidden/>
    <w:rPr>
      <w:sz w:val="20"/>
      <w:szCs w:val="20"/>
      <w:lang w:val="en-US"/>
    </w:rPr>
  </w:style>
  <w:style w:type="character" w:styleId="aff5">
    <w:name w:val="footnote reference"/>
    <w:basedOn w:val="a4"/>
    <w:uiPriority w:val="99"/>
    <w:semiHidden/>
    <w:unhideWhenUsed/>
    <w:rPr>
      <w:vertAlign w:val="superscript"/>
    </w:rPr>
  </w:style>
  <w:style w:type="character" w:customStyle="1" w:styleId="alt-edited">
    <w:name w:val="alt-edited"/>
    <w:basedOn w:val="a4"/>
  </w:style>
  <w:style w:type="character" w:customStyle="1" w:styleId="shorttext">
    <w:name w:val="short_text"/>
    <w:basedOn w:val="a4"/>
  </w:style>
  <w:style w:type="paragraph" w:customStyle="1" w:styleId="bul">
    <w:name w:val="bul"/>
    <w:basedOn w:val="a2"/>
    <w:pPr>
      <w:widowControl w:val="0"/>
      <w:spacing w:after="0"/>
      <w:ind w:left="456" w:hanging="208"/>
    </w:pPr>
    <w:rPr>
      <w:rFonts w:ascii="Arial" w:eastAsia="Times New Roman" w:hAnsi="Arial" w:cs="Times New Roman"/>
      <w:color w:val="000000"/>
      <w:sz w:val="18"/>
      <w:szCs w:val="18"/>
      <w:lang w:bidi="en-US"/>
    </w:rPr>
  </w:style>
  <w:style w:type="character" w:styleId="aff6">
    <w:name w:val="annotation reference"/>
    <w:basedOn w:val="a4"/>
    <w:uiPriority w:val="99"/>
    <w:semiHidden/>
    <w:unhideWhenUsed/>
    <w:rPr>
      <w:sz w:val="16"/>
      <w:szCs w:val="16"/>
    </w:rPr>
  </w:style>
  <w:style w:type="paragraph" w:styleId="aff7">
    <w:name w:val="annotation text"/>
    <w:basedOn w:val="a2"/>
    <w:link w:val="aff8"/>
    <w:uiPriority w:val="99"/>
    <w:unhideWhenUsed/>
    <w:rPr>
      <w:sz w:val="20"/>
      <w:szCs w:val="20"/>
    </w:rPr>
  </w:style>
  <w:style w:type="character" w:customStyle="1" w:styleId="aff8">
    <w:name w:val="Текст примечания Знак"/>
    <w:basedOn w:val="a4"/>
    <w:link w:val="aff7"/>
    <w:uiPriority w:val="99"/>
    <w:rPr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Pr>
      <w:b/>
      <w:bCs/>
      <w:sz w:val="20"/>
      <w:szCs w:val="20"/>
    </w:rPr>
  </w:style>
  <w:style w:type="character" w:customStyle="1" w:styleId="affb">
    <w:name w:val="Примечание"/>
    <w:basedOn w:val="a4"/>
    <w:uiPriority w:val="1"/>
    <w:qFormat/>
    <w:rPr>
      <w:b/>
      <w:i/>
    </w:rPr>
  </w:style>
  <w:style w:type="paragraph" w:customStyle="1" w:styleId="affc">
    <w:name w:val="Изображение"/>
    <w:basedOn w:val="a2"/>
    <w:qFormat/>
    <w:pPr>
      <w:spacing w:before="240" w:after="240"/>
      <w:jc w:val="center"/>
    </w:pPr>
    <w:rPr>
      <w:rFonts w:ascii="Segoe UI" w:hAnsi="Segoe UI"/>
      <w:color w:val="262626" w:themeColor="text1" w:themeTint="D9"/>
      <w:lang w:eastAsia="ru-RU"/>
    </w:rPr>
  </w:style>
  <w:style w:type="numbering" w:customStyle="1" w:styleId="1">
    <w:name w:val="Стиль1"/>
    <w:uiPriority w:val="99"/>
    <w:pPr>
      <w:numPr>
        <w:numId w:val="5"/>
      </w:numPr>
    </w:pPr>
  </w:style>
  <w:style w:type="paragraph" w:styleId="a0">
    <w:name w:val="List Bullet"/>
    <w:basedOn w:val="a2"/>
    <w:uiPriority w:val="99"/>
    <w:unhideWhenUsed/>
    <w:pPr>
      <w:numPr>
        <w:numId w:val="6"/>
      </w:numPr>
      <w:contextualSpacing/>
    </w:pPr>
  </w:style>
  <w:style w:type="paragraph" w:customStyle="1" w:styleId="affd">
    <w:name w:val="Ссылка"/>
    <w:basedOn w:val="a2"/>
    <w:qFormat/>
    <w:pPr>
      <w:pBdr>
        <w:top w:val="single" w:sz="12" w:space="1" w:color="2E74B5" w:themeColor="accent1" w:themeShade="BF"/>
        <w:left w:val="single" w:sz="12" w:space="4" w:color="2E74B5" w:themeColor="accent1" w:themeShade="BF"/>
        <w:bottom w:val="single" w:sz="12" w:space="1" w:color="2E74B5" w:themeColor="accent1" w:themeShade="BF"/>
        <w:right w:val="single" w:sz="12" w:space="4" w:color="2E74B5" w:themeColor="accent1" w:themeShade="BF"/>
      </w:pBdr>
      <w:spacing w:before="120"/>
      <w:jc w:val="center"/>
    </w:pPr>
    <w:rPr>
      <w:rFonts w:ascii="Segoe UI" w:hAnsi="Segoe UI"/>
      <w:color w:val="2E74B5" w:themeColor="accent1" w:themeShade="BF"/>
      <w:sz w:val="20"/>
      <w:lang w:val="en-US"/>
    </w:rPr>
  </w:style>
  <w:style w:type="paragraph" w:customStyle="1" w:styleId="affe">
    <w:name w:val="Таблица"/>
    <w:basedOn w:val="a2"/>
    <w:qFormat/>
    <w:pPr>
      <w:spacing w:before="240" w:after="0"/>
    </w:pPr>
    <w:rPr>
      <w:rFonts w:ascii="Segoe UI" w:hAnsi="Segoe UI"/>
      <w:color w:val="262626" w:themeColor="text1" w:themeTint="D9"/>
      <w:sz w:val="20"/>
    </w:rPr>
  </w:style>
  <w:style w:type="paragraph" w:customStyle="1" w:styleId="afff">
    <w:name w:val="Рисунок"/>
    <w:basedOn w:val="a2"/>
    <w:qFormat/>
    <w:pPr>
      <w:spacing w:before="240" w:after="240"/>
      <w:jc w:val="center"/>
    </w:pPr>
    <w:rPr>
      <w:rFonts w:ascii="Open Sans" w:hAnsi="Open Sans"/>
      <w:color w:val="282828"/>
      <w:sz w:val="20"/>
    </w:rPr>
  </w:style>
  <w:style w:type="paragraph" w:customStyle="1" w:styleId="afff0">
    <w:name w:val="Таблица_Основной"/>
    <w:basedOn w:val="a2"/>
    <w:qFormat/>
    <w:pPr>
      <w:spacing w:after="0"/>
    </w:pPr>
    <w:rPr>
      <w:rFonts w:ascii="Open Sans" w:hAnsi="Open Sans"/>
      <w:color w:val="282828"/>
      <w:sz w:val="20"/>
    </w:rPr>
  </w:style>
  <w:style w:type="paragraph" w:customStyle="1" w:styleId="afff1">
    <w:name w:val="Таблица_Заголовок"/>
    <w:basedOn w:val="afff0"/>
    <w:qFormat/>
    <w:pPr>
      <w:jc w:val="center"/>
    </w:pPr>
    <w:rPr>
      <w:lang w:val="en-US"/>
    </w:rPr>
  </w:style>
  <w:style w:type="paragraph" w:customStyle="1" w:styleId="a1">
    <w:name w:val="Таблица_Нумерация"/>
    <w:basedOn w:val="afff0"/>
    <w:qFormat/>
    <w:pPr>
      <w:numPr>
        <w:numId w:val="7"/>
      </w:numPr>
      <w:jc w:val="center"/>
    </w:pPr>
    <w:rPr>
      <w:sz w:val="16"/>
      <w:szCs w:val="16"/>
    </w:rPr>
  </w:style>
  <w:style w:type="paragraph" w:customStyle="1" w:styleId="OMDEV">
    <w:name w:val="OMDEV"/>
    <w:basedOn w:val="10"/>
    <w:next w:val="OMDV2"/>
    <w:link w:val="OMDEV0"/>
    <w:qFormat/>
    <w:rsid w:val="00A149DD"/>
    <w:pPr>
      <w:keepLines/>
      <w:numPr>
        <w:numId w:val="64"/>
      </w:numPr>
      <w:pBdr>
        <w:top w:val="single" w:sz="18" w:space="0" w:color="422225"/>
        <w:bottom w:val="single" w:sz="18" w:space="1" w:color="422225"/>
      </w:pBdr>
      <w:shd w:val="clear" w:color="auto" w:fill="auto"/>
      <w:spacing w:before="240" w:after="240" w:line="259" w:lineRule="auto"/>
    </w:pPr>
    <w:rPr>
      <w:rFonts w:asciiTheme="minorHAnsi" w:hAnsiTheme="minorHAnsi" w:cstheme="minorHAnsi"/>
      <w:color w:val="000000" w:themeColor="text1"/>
      <w:spacing w:val="-1"/>
      <w:sz w:val="32"/>
      <w:lang w:val="ru-RU"/>
    </w:rPr>
  </w:style>
  <w:style w:type="paragraph" w:customStyle="1" w:styleId="OMDEV1">
    <w:name w:val="OMDEV_Для оглавления"/>
    <w:basedOn w:val="OMDEV"/>
    <w:link w:val="OMDEV2"/>
    <w:qFormat/>
    <w:rsid w:val="00A149DD"/>
    <w:pPr>
      <w:numPr>
        <w:numId w:val="0"/>
      </w:numPr>
    </w:pPr>
  </w:style>
  <w:style w:type="character" w:customStyle="1" w:styleId="OMDEV0">
    <w:name w:val="OMDEV Знак"/>
    <w:basedOn w:val="11"/>
    <w:link w:val="OMDEV"/>
    <w:rsid w:val="00A149DD"/>
    <w:rPr>
      <w:rFonts w:ascii="Arial" w:eastAsia="Times New Roman" w:hAnsi="Arial" w:cstheme="minorHAnsi"/>
      <w:b/>
      <w:bCs/>
      <w:caps/>
      <w:color w:val="000000" w:themeColor="text1"/>
      <w:spacing w:val="-1"/>
      <w:sz w:val="32"/>
      <w:szCs w:val="32"/>
      <w:shd w:val="clear" w:color="auto" w:fill="58B249"/>
      <w:lang w:val="en-US"/>
    </w:rPr>
  </w:style>
  <w:style w:type="character" w:customStyle="1" w:styleId="OMDEV2">
    <w:name w:val="OMDEV_Для оглавления Знак"/>
    <w:basedOn w:val="OMDEV0"/>
    <w:link w:val="OMDEV1"/>
    <w:rsid w:val="00A149DD"/>
    <w:rPr>
      <w:rFonts w:ascii="Arial" w:eastAsia="Times New Roman" w:hAnsi="Arial" w:cstheme="minorHAnsi"/>
      <w:b/>
      <w:bCs/>
      <w:caps/>
      <w:color w:val="000000" w:themeColor="text1"/>
      <w:spacing w:val="-1"/>
      <w:sz w:val="32"/>
      <w:szCs w:val="32"/>
      <w:shd w:val="clear" w:color="auto" w:fill="58B249"/>
      <w:lang w:val="en-US"/>
    </w:rPr>
  </w:style>
  <w:style w:type="paragraph" w:customStyle="1" w:styleId="OM">
    <w:name w:val="OM список"/>
    <w:basedOn w:val="53"/>
    <w:link w:val="OM0"/>
    <w:qFormat/>
    <w:rsid w:val="002B572E"/>
    <w:pPr>
      <w:numPr>
        <w:numId w:val="4"/>
      </w:numPr>
    </w:pPr>
  </w:style>
  <w:style w:type="character" w:customStyle="1" w:styleId="OM0">
    <w:name w:val="OM список Знак"/>
    <w:basedOn w:val="af2"/>
    <w:link w:val="OM"/>
  </w:style>
  <w:style w:type="paragraph" w:styleId="53">
    <w:name w:val="List 5"/>
    <w:basedOn w:val="a2"/>
    <w:uiPriority w:val="99"/>
    <w:semiHidden/>
    <w:unhideWhenUsed/>
    <w:pPr>
      <w:ind w:left="1415" w:hanging="283"/>
      <w:contextualSpacing/>
    </w:pPr>
  </w:style>
  <w:style w:type="paragraph" w:customStyle="1" w:styleId="OMDEV20">
    <w:name w:val="OMDEV2"/>
    <w:basedOn w:val="OMDEV"/>
    <w:link w:val="OMDEV21"/>
    <w:qFormat/>
    <w:rsid w:val="00A149DD"/>
    <w:pPr>
      <w:pBdr>
        <w:top w:val="none" w:sz="0" w:space="0" w:color="auto"/>
        <w:left w:val="single" w:sz="18" w:space="4" w:color="422225"/>
        <w:bottom w:val="none" w:sz="0" w:space="0" w:color="auto"/>
      </w:pBdr>
    </w:pPr>
    <w:rPr>
      <w:rFonts w:asciiTheme="majorHAnsi" w:hAnsiTheme="majorHAnsi"/>
      <w:b w:val="0"/>
      <w:sz w:val="22"/>
    </w:rPr>
  </w:style>
  <w:style w:type="character" w:customStyle="1" w:styleId="OMDEV21">
    <w:name w:val="OMDEV2 Знак"/>
    <w:basedOn w:val="a4"/>
    <w:link w:val="OMDEV20"/>
    <w:rsid w:val="00A149DD"/>
    <w:rPr>
      <w:rFonts w:asciiTheme="majorHAnsi" w:eastAsia="Times New Roman" w:hAnsiTheme="majorHAnsi" w:cstheme="minorHAnsi"/>
      <w:bCs/>
      <w:caps/>
      <w:color w:val="000000" w:themeColor="text1"/>
      <w:spacing w:val="-1"/>
      <w:szCs w:val="32"/>
    </w:rPr>
  </w:style>
  <w:style w:type="character" w:customStyle="1" w:styleId="14">
    <w:name w:val="Неразрешенное упоминание1"/>
    <w:basedOn w:val="a4"/>
    <w:uiPriority w:val="99"/>
    <w:semiHidden/>
    <w:unhideWhenUsed/>
    <w:rPr>
      <w:color w:val="605E5C"/>
      <w:shd w:val="clear" w:color="auto" w:fill="E1DFDD"/>
    </w:rPr>
  </w:style>
  <w:style w:type="paragraph" w:styleId="afff2">
    <w:name w:val="Revision"/>
    <w:hidden/>
    <w:uiPriority w:val="99"/>
    <w:semiHidden/>
    <w:pPr>
      <w:spacing w:after="0"/>
    </w:pPr>
  </w:style>
  <w:style w:type="character" w:customStyle="1" w:styleId="docdata">
    <w:name w:val="docdata"/>
    <w:basedOn w:val="a4"/>
  </w:style>
  <w:style w:type="paragraph" w:customStyle="1" w:styleId="T">
    <w:name w:val="Tабл. заголовок"/>
    <w:pPr>
      <w:spacing w:before="60" w:after="60"/>
      <w:jc w:val="center"/>
    </w:pPr>
    <w:rPr>
      <w:rFonts w:ascii="Tahoma" w:eastAsia="Times New Roman" w:hAnsi="Tahoma" w:cs="Tahoma"/>
      <w:b/>
      <w:szCs w:val="24"/>
      <w:lang w:eastAsia="ru-RU" w:bidi="ru-RU"/>
    </w:rPr>
  </w:style>
  <w:style w:type="character" w:styleId="afff3">
    <w:name w:val="Subtle Emphasis"/>
    <w:basedOn w:val="a4"/>
    <w:uiPriority w:val="19"/>
    <w:qFormat/>
    <w:rPr>
      <w:i/>
      <w:iCs/>
      <w:color w:val="404040" w:themeColor="text1" w:themeTint="BF"/>
    </w:rPr>
  </w:style>
  <w:style w:type="character" w:styleId="afff4">
    <w:name w:val="Emphasis"/>
    <w:basedOn w:val="a4"/>
    <w:uiPriority w:val="20"/>
    <w:qFormat/>
    <w:rPr>
      <w:i/>
      <w:iCs/>
    </w:rPr>
  </w:style>
  <w:style w:type="character" w:styleId="afff5">
    <w:name w:val="Unresolved Mention"/>
    <w:basedOn w:val="a4"/>
    <w:uiPriority w:val="99"/>
    <w:semiHidden/>
    <w:unhideWhenUsed/>
    <w:rsid w:val="00BA2102"/>
    <w:rPr>
      <w:color w:val="605E5C"/>
      <w:shd w:val="clear" w:color="auto" w:fill="E1DFDD"/>
    </w:rPr>
  </w:style>
  <w:style w:type="paragraph" w:customStyle="1" w:styleId="OMDV2">
    <w:name w:val="OMDV_Уровень 2"/>
    <w:basedOn w:val="a2"/>
    <w:next w:val="a2"/>
    <w:link w:val="OMDV20"/>
    <w:qFormat/>
    <w:rsid w:val="00587828"/>
    <w:pPr>
      <w:numPr>
        <w:ilvl w:val="1"/>
        <w:numId w:val="64"/>
      </w:numPr>
    </w:pPr>
    <w:rPr>
      <w:rFonts w:eastAsiaTheme="minorEastAsia"/>
      <w:lang w:val="en-US" w:eastAsia="fr-FR"/>
    </w:rPr>
  </w:style>
  <w:style w:type="character" w:customStyle="1" w:styleId="OMDV20">
    <w:name w:val="OMDV_Уровень 2 Знак"/>
    <w:basedOn w:val="OMDEV0"/>
    <w:link w:val="OMDV2"/>
    <w:rsid w:val="00587828"/>
    <w:rPr>
      <w:rFonts w:ascii="Arial" w:eastAsiaTheme="minorEastAsia" w:hAnsi="Arial" w:cstheme="minorHAnsi"/>
      <w:b w:val="0"/>
      <w:bCs w:val="0"/>
      <w:caps w:val="0"/>
      <w:color w:val="000000" w:themeColor="text1"/>
      <w:spacing w:val="-1"/>
      <w:sz w:val="32"/>
      <w:szCs w:val="32"/>
      <w:shd w:val="clear" w:color="auto" w:fill="58B249"/>
      <w:lang w:val="en-US" w:eastAsia="fr-FR"/>
    </w:rPr>
  </w:style>
  <w:style w:type="paragraph" w:customStyle="1" w:styleId="OMDV3">
    <w:name w:val="OMDV_Уровень 3"/>
    <w:basedOn w:val="OMDV2"/>
    <w:link w:val="OMDV30"/>
    <w:qFormat/>
    <w:rsid w:val="00BB5349"/>
    <w:pPr>
      <w:numPr>
        <w:ilvl w:val="2"/>
      </w:numPr>
      <w:ind w:left="851" w:hanging="851"/>
      <w:pPrChange w:id="0" w:author="D.Kambarov" w:date="2026-04-23T17:39:00Z">
        <w:pPr>
          <w:numPr>
            <w:ilvl w:val="2"/>
            <w:numId w:val="64"/>
          </w:numPr>
          <w:spacing w:after="120"/>
          <w:ind w:left="1134" w:hanging="850"/>
          <w:jc w:val="both"/>
        </w:pPr>
      </w:pPrChange>
    </w:pPr>
    <w:rPr>
      <w:rPrChange w:id="0" w:author="D.Kambarov" w:date="2026-04-23T17:39:00Z">
        <w:rPr>
          <w:rFonts w:asciiTheme="minorHAnsi" w:eastAsiaTheme="minorEastAsia" w:hAnsiTheme="minorHAnsi" w:cstheme="minorBidi"/>
          <w:sz w:val="22"/>
          <w:szCs w:val="22"/>
          <w:lang w:val="en-US" w:eastAsia="fr-FR" w:bidi="ar-SA"/>
        </w:rPr>
      </w:rPrChange>
    </w:rPr>
  </w:style>
  <w:style w:type="character" w:customStyle="1" w:styleId="OMDV30">
    <w:name w:val="OMDV_Уровень 3 Знак"/>
    <w:basedOn w:val="OMDV20"/>
    <w:link w:val="OMDV3"/>
    <w:rsid w:val="00BB5349"/>
    <w:rPr>
      <w:rFonts w:ascii="Arial" w:eastAsiaTheme="minorEastAsia" w:hAnsi="Arial" w:cstheme="minorHAnsi"/>
      <w:b w:val="0"/>
      <w:bCs w:val="0"/>
      <w:caps w:val="0"/>
      <w:color w:val="000000" w:themeColor="text1"/>
      <w:spacing w:val="-1"/>
      <w:sz w:val="32"/>
      <w:szCs w:val="32"/>
      <w:shd w:val="clear" w:color="auto" w:fill="58B249"/>
      <w:lang w:val="en-US" w:eastAsia="fr-FR"/>
    </w:rPr>
  </w:style>
  <w:style w:type="paragraph" w:customStyle="1" w:styleId="OMDV">
    <w:name w:val="OMDV_Таблица"/>
    <w:basedOn w:val="a2"/>
    <w:link w:val="OMDV0"/>
    <w:qFormat/>
    <w:rsid w:val="003D2902"/>
    <w:pPr>
      <w:spacing w:after="0"/>
      <w:ind w:left="0"/>
      <w:jc w:val="left"/>
    </w:pPr>
  </w:style>
  <w:style w:type="character" w:customStyle="1" w:styleId="OMDV0">
    <w:name w:val="OMDV_Таблица Знак"/>
    <w:basedOn w:val="a4"/>
    <w:link w:val="OMDV"/>
    <w:rsid w:val="003D2902"/>
  </w:style>
  <w:style w:type="paragraph" w:customStyle="1" w:styleId="OMDV4">
    <w:name w:val="OMDV_Уровень 4"/>
    <w:basedOn w:val="OMDV3"/>
    <w:link w:val="OMDV40"/>
    <w:qFormat/>
    <w:rsid w:val="00160201"/>
    <w:pPr>
      <w:numPr>
        <w:ilvl w:val="3"/>
      </w:numPr>
      <w:ind w:left="851" w:hanging="851"/>
      <w:pPrChange w:id="1" w:author="D.Kambarov" w:date="2026-04-24T11:54:00Z">
        <w:pPr>
          <w:numPr>
            <w:ilvl w:val="3"/>
            <w:numId w:val="64"/>
          </w:numPr>
          <w:spacing w:after="120"/>
          <w:ind w:left="1134" w:hanging="567"/>
          <w:jc w:val="both"/>
        </w:pPr>
      </w:pPrChange>
    </w:pPr>
    <w:rPr>
      <w:rFonts w:cstheme="minorHAnsi"/>
      <w:rPrChange w:id="1" w:author="D.Kambarov" w:date="2026-04-24T11:54:00Z">
        <w:rPr>
          <w:rFonts w:asciiTheme="minorHAnsi" w:eastAsiaTheme="minorEastAsia" w:hAnsiTheme="minorHAnsi" w:cstheme="minorHAnsi"/>
          <w:sz w:val="22"/>
          <w:szCs w:val="22"/>
          <w:lang w:val="en-US" w:eastAsia="fr-FR" w:bidi="ar-SA"/>
        </w:rPr>
      </w:rPrChange>
    </w:rPr>
  </w:style>
  <w:style w:type="character" w:customStyle="1" w:styleId="OMDV40">
    <w:name w:val="OMDV_Уровень 4 Знак"/>
    <w:basedOn w:val="OMDV30"/>
    <w:link w:val="OMDV4"/>
    <w:rsid w:val="00160201"/>
    <w:rPr>
      <w:rFonts w:ascii="Arial" w:eastAsiaTheme="minorEastAsia" w:hAnsi="Arial" w:cstheme="minorHAnsi"/>
      <w:b w:val="0"/>
      <w:bCs w:val="0"/>
      <w:caps w:val="0"/>
      <w:color w:val="000000" w:themeColor="text1"/>
      <w:spacing w:val="-1"/>
      <w:sz w:val="32"/>
      <w:szCs w:val="32"/>
      <w:shd w:val="clear" w:color="auto" w:fill="58B249"/>
      <w:lang w:val="en-US" w:eastAsia="fr-FR"/>
    </w:rPr>
  </w:style>
  <w:style w:type="paragraph" w:styleId="afff6">
    <w:name w:val="Normal (Web)"/>
    <w:basedOn w:val="a2"/>
    <w:uiPriority w:val="99"/>
    <w:semiHidden/>
    <w:unhideWhenUsed/>
    <w:rsid w:val="00624E5F"/>
    <w:pPr>
      <w:spacing w:before="100" w:beforeAutospacing="1" w:after="100" w:afterAutospacing="1"/>
      <w:ind w:left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4"/>
    <w:uiPriority w:val="99"/>
    <w:semiHidden/>
    <w:unhideWhenUsed/>
    <w:rsid w:val="00624E5F"/>
    <w:rPr>
      <w:rFonts w:ascii="Courier New" w:eastAsia="Times New Roman" w:hAnsi="Courier New" w:cs="Courier New"/>
      <w:sz w:val="20"/>
      <w:szCs w:val="20"/>
    </w:rPr>
  </w:style>
  <w:style w:type="paragraph" w:customStyle="1" w:styleId="OMDV1">
    <w:name w:val="OMDV_Примечание"/>
    <w:basedOn w:val="OMDV"/>
    <w:link w:val="OMDV5"/>
    <w:qFormat/>
    <w:rsid w:val="00F773DB"/>
    <w:pPr>
      <w:spacing w:before="120" w:after="120"/>
      <w:ind w:left="567"/>
      <w:contextualSpacing/>
    </w:pPr>
    <w:rPr>
      <w:lang w:eastAsia="ru-RU"/>
    </w:rPr>
  </w:style>
  <w:style w:type="character" w:customStyle="1" w:styleId="OMDV5">
    <w:name w:val="OMDV_Примечание Знак"/>
    <w:basedOn w:val="OMDV0"/>
    <w:link w:val="OMDV1"/>
    <w:rsid w:val="00F773DB"/>
    <w:rPr>
      <w:lang w:eastAsia="ru-RU"/>
    </w:rPr>
  </w:style>
  <w:style w:type="paragraph" w:customStyle="1" w:styleId="OMDV6">
    <w:name w:val="OMDV_Обычный"/>
    <w:basedOn w:val="a2"/>
    <w:link w:val="OMDV7"/>
    <w:qFormat/>
    <w:rsid w:val="00360ADF"/>
    <w:pPr>
      <w:spacing w:before="120"/>
    </w:pPr>
    <w:rPr>
      <w:color w:val="000000" w:themeColor="text1"/>
    </w:rPr>
  </w:style>
  <w:style w:type="character" w:customStyle="1" w:styleId="OMDV7">
    <w:name w:val="OMDV_Обычный Знак"/>
    <w:basedOn w:val="a4"/>
    <w:link w:val="OMDV6"/>
    <w:rsid w:val="00360ADF"/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microsoft.com/office/2011/relationships/commentsExtended" Target="commentsExtended.xml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comments" Target="comments.xml"/><Relationship Id="rId25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18/08/relationships/commentsExtensible" Target="commentsExtensible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image" Target="media/image4.png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image" Target="media/image3.png"/><Relationship Id="rId28" Type="http://schemas.openxmlformats.org/officeDocument/2006/relationships/header" Target="header5.xml"/><Relationship Id="rId10" Type="http://schemas.openxmlformats.org/officeDocument/2006/relationships/webSettings" Target="webSettings.xml"/><Relationship Id="rId19" Type="http://schemas.microsoft.com/office/2016/09/relationships/commentsIds" Target="commentsIds.xm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image" Target="media/image2.jpg"/><Relationship Id="rId27" Type="http://schemas.openxmlformats.org/officeDocument/2006/relationships/footer" Target="footer4.xml"/><Relationship Id="rId30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47B2A23922943A66F6344FD96F504" ma:contentTypeVersion="11" ma:contentTypeDescription="Create a new document." ma:contentTypeScope="" ma:versionID="a86849b850189f43f1583fd5b5d232ce">
  <xsd:schema xmlns:xsd="http://www.w3.org/2001/XMLSchema" xmlns:xs="http://www.w3.org/2001/XMLSchema" xmlns:p="http://schemas.microsoft.com/office/2006/metadata/properties" xmlns:ns2="fbc4826c-7b91-4f34-b16a-38705a3da1b3" xmlns:ns3="7ce66bc7-80dc-4931-a714-5d8bc3a7880c" targetNamespace="http://schemas.microsoft.com/office/2006/metadata/properties" ma:root="true" ma:fieldsID="76d14381d577df98e3a9b7400c7bb60e" ns2:_="" ns3:_="">
    <xsd:import namespace="fbc4826c-7b91-4f34-b16a-38705a3da1b3"/>
    <xsd:import namespace="7ce66bc7-80dc-4931-a714-5d8bc3a788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_x0413__x0438__x043f__x0435__x0440__x0441__x0441__x044b__x043b__x043a__x043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c4826c-7b91-4f34-b16a-38705a3da1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x0413__x0438__x043f__x0435__x0440__x0441__x0441__x044b__x043b__x043a__x0430_" ma:index="18" nillable="true" ma:displayName="Гиперссылка" ma:format="Hyperlink" ma:internalName="_x0413__x0438__x043f__x0435__x0440__x0441__x0441__x044b__x043b__x043a__x0430_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e66bc7-80dc-4931-a714-5d8bc3a7880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w:settings xmlns:w="http://schemas.openxmlformats.org/wordprocessingml/2006/main">
  <w:SpecialFormsHighlight w:val="c9c8ff"/>
</w:setting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13__x0438__x043f__x0435__x0440__x0441__x0441__x044b__x043b__x043a__x0430_ xmlns="fbc4826c-7b91-4f34-b16a-38705a3da1b3">
      <Url xsi:nil="true"/>
      <Description xsi:nil="true"/>
    </_x0413__x0438__x043f__x0435__x0440__x0441__x0441__x044b__x043b__x043a__x0430_>
  </documentManagement>
</p:properties>
</file>

<file path=customXml/item6.xml><?xml version="1.0" encoding="utf-8"?>
<CoverPageProperties xmlns="http://schemas.microsoft.com/office/2006/coverPageProps">
  <PublishDate>2016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E6D2672B-FD93-4425-B6C2-A5827111AA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621D78-5BF9-465F-A974-B7EA434E58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c4826c-7b91-4f34-b16a-38705a3da1b3"/>
    <ds:schemaRef ds:uri="7ce66bc7-80dc-4931-a714-5d8bc3a788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4.xml><?xml version="1.0" encoding="utf-8"?>
<ds:datastoreItem xmlns:ds="http://schemas.openxmlformats.org/officeDocument/2006/customXml" ds:itemID="{4C2E9CF3-1E6B-468F-8C3F-F57281A43DB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5F3CCB2-002B-43E5-8DCB-FEAAFCA9B973}">
  <ds:schemaRefs>
    <ds:schemaRef ds:uri="http://schemas.microsoft.com/office/2006/metadata/properties"/>
    <ds:schemaRef ds:uri="http://schemas.microsoft.com/office/infopath/2007/PartnerControls"/>
    <ds:schemaRef ds:uri="fbc4826c-7b91-4f34-b16a-38705a3da1b3"/>
  </ds:schemaRefs>
</ds:datastoreItem>
</file>

<file path=customXml/itemProps6.xml><?xml version="1.0" encoding="utf-8"?>
<ds:datastoreItem xmlns:ds="http://schemas.openxmlformats.org/officeDocument/2006/customXml" ds:itemID="{84E1F4A7-CFF4-4E96-BE36-938FC183E6CC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4522</TotalTime>
  <Pages>20</Pages>
  <Words>5466</Words>
  <Characters>31158</Characters>
  <Application>Microsoft Office Word</Application>
  <DocSecurity>0</DocSecurity>
  <Lines>259</Lines>
  <Paragraphs>73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9</vt:i4>
      </vt:variant>
    </vt:vector>
  </HeadingPairs>
  <TitlesOfParts>
    <vt:vector size="10" baseType="lpstr">
      <vt:lpstr/>
      <vt:lpstr>&lt;Оглавление</vt:lpstr>
      <vt:lpstr/>
      <vt:lpstr>Основные положения</vt:lpstr>
      <vt:lpstr>Сценарии использования BIM-моделей</vt:lpstr>
      <vt:lpstr>Контрольные состояния модели</vt:lpstr>
      <vt:lpstr>Общие требования</vt:lpstr>
      <vt:lpstr/>
      <vt:lpstr>Разграничение разработки документации в BIM-Модели и других программных средах</vt:lpstr>
      <vt:lpstr>Терминология</vt:lpstr>
    </vt:vector>
  </TitlesOfParts>
  <Company/>
  <LinksUpToDate>false</LinksUpToDate>
  <CharactersWithSpaces>36551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Буцыкин Роман Юрьевич</dc:creator>
  <cp:keywords/>
  <dc:description/>
  <cp:lastModifiedBy>D.Kambarov</cp:lastModifiedBy>
  <cp:revision>20</cp:revision>
  <dcterms:created xsi:type="dcterms:W3CDTF">2025-02-17T14:41:00Z</dcterms:created>
  <dcterms:modified xsi:type="dcterms:W3CDTF">2026-04-24T13:38:00Z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0x010100D1247B2A23922943A66F6344FD96F504</vt:lpwstr>
  </property>
  <property fmtid="{D5CDD505-2E9C-101B-9397-08002B2CF9AE}" pid="3" name="Гиперссылка">
    <vt:lpwstr>, </vt:lpwstr>
  </property>
</Properties>
</file>